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A73A" w14:textId="77777777" w:rsidR="00863342" w:rsidRPr="00863342" w:rsidRDefault="00863342" w:rsidP="00863342">
      <w:pPr>
        <w:autoSpaceDE w:val="0"/>
        <w:autoSpaceDN w:val="0"/>
        <w:adjustRightInd w:val="0"/>
        <w:spacing w:after="0" w:line="240" w:lineRule="auto"/>
        <w:jc w:val="center"/>
        <w:rPr>
          <w:rFonts w:ascii="Arial" w:hAnsi="Arial" w:cs="Arial"/>
          <w:b/>
          <w:bCs/>
          <w:i/>
          <w:iCs/>
          <w:color w:val="000000"/>
          <w:sz w:val="56"/>
          <w:szCs w:val="72"/>
        </w:rPr>
      </w:pPr>
    </w:p>
    <w:p w14:paraId="1F6B5575" w14:textId="77777777" w:rsidR="00863342" w:rsidRPr="00863342" w:rsidRDefault="00863342" w:rsidP="00863342">
      <w:pPr>
        <w:autoSpaceDE w:val="0"/>
        <w:autoSpaceDN w:val="0"/>
        <w:adjustRightInd w:val="0"/>
        <w:spacing w:after="0" w:line="240" w:lineRule="auto"/>
        <w:jc w:val="center"/>
        <w:rPr>
          <w:rFonts w:ascii="Arial" w:hAnsi="Arial" w:cs="Arial"/>
          <w:b/>
          <w:bCs/>
          <w:i/>
          <w:iCs/>
          <w:color w:val="000000"/>
          <w:sz w:val="56"/>
          <w:szCs w:val="72"/>
        </w:rPr>
      </w:pPr>
      <w:r w:rsidRPr="00863342">
        <w:rPr>
          <w:rFonts w:ascii="Arial" w:hAnsi="Arial" w:cs="Arial"/>
          <w:b/>
          <w:bCs/>
          <w:i/>
          <w:iCs/>
          <w:color w:val="000000"/>
          <w:sz w:val="56"/>
          <w:szCs w:val="72"/>
        </w:rPr>
        <w:t>REGLAMENTO INTERNO ESPECIFICO DE MINERÍA</w:t>
      </w:r>
    </w:p>
    <w:p w14:paraId="73BA26DE" w14:textId="77777777" w:rsidR="00863342" w:rsidRPr="00863342" w:rsidRDefault="00863342" w:rsidP="00863342">
      <w:pPr>
        <w:autoSpaceDE w:val="0"/>
        <w:autoSpaceDN w:val="0"/>
        <w:adjustRightInd w:val="0"/>
        <w:spacing w:after="0" w:line="240" w:lineRule="auto"/>
        <w:jc w:val="center"/>
        <w:rPr>
          <w:rFonts w:ascii="Arial" w:hAnsi="Arial" w:cs="Arial"/>
          <w:b/>
          <w:bCs/>
          <w:i/>
          <w:iCs/>
          <w:color w:val="000000"/>
          <w:sz w:val="36"/>
          <w:szCs w:val="72"/>
        </w:rPr>
      </w:pPr>
    </w:p>
    <w:p w14:paraId="477209C9" w14:textId="77777777" w:rsidR="00863342" w:rsidRPr="00863342" w:rsidRDefault="00863342" w:rsidP="00863342">
      <w:pPr>
        <w:autoSpaceDE w:val="0"/>
        <w:autoSpaceDN w:val="0"/>
        <w:adjustRightInd w:val="0"/>
        <w:spacing w:after="0" w:line="240" w:lineRule="auto"/>
        <w:jc w:val="center"/>
        <w:rPr>
          <w:rFonts w:ascii="Arial" w:hAnsi="Arial" w:cs="Arial"/>
          <w:b/>
          <w:bCs/>
          <w:i/>
          <w:iCs/>
          <w:color w:val="000000"/>
          <w:sz w:val="36"/>
          <w:szCs w:val="72"/>
        </w:rPr>
      </w:pPr>
    </w:p>
    <w:p w14:paraId="7CEE36A9" w14:textId="77777777" w:rsidR="00863342" w:rsidRPr="00863342" w:rsidRDefault="00863342" w:rsidP="00863342">
      <w:pPr>
        <w:autoSpaceDE w:val="0"/>
        <w:autoSpaceDN w:val="0"/>
        <w:adjustRightInd w:val="0"/>
        <w:spacing w:after="0" w:line="240" w:lineRule="auto"/>
        <w:jc w:val="center"/>
        <w:rPr>
          <w:rFonts w:ascii="Arial" w:hAnsi="Arial" w:cs="Arial"/>
          <w:b/>
          <w:bCs/>
          <w:i/>
          <w:iCs/>
          <w:color w:val="000000"/>
          <w:sz w:val="36"/>
          <w:szCs w:val="72"/>
        </w:rPr>
      </w:pPr>
    </w:p>
    <w:p w14:paraId="59B3FF02" w14:textId="77777777" w:rsidR="00863342" w:rsidRPr="00863342" w:rsidRDefault="00863342" w:rsidP="00863342">
      <w:pPr>
        <w:autoSpaceDE w:val="0"/>
        <w:autoSpaceDN w:val="0"/>
        <w:adjustRightInd w:val="0"/>
        <w:spacing w:after="0" w:line="240" w:lineRule="auto"/>
        <w:jc w:val="center"/>
        <w:rPr>
          <w:rFonts w:ascii="Arial" w:hAnsi="Arial" w:cs="Arial"/>
          <w:b/>
          <w:bCs/>
          <w:i/>
          <w:iCs/>
          <w:color w:val="000000"/>
          <w:sz w:val="96"/>
          <w:szCs w:val="72"/>
        </w:rPr>
      </w:pPr>
      <w:r w:rsidRPr="00863342">
        <w:rPr>
          <w:rFonts w:ascii="Arial" w:hAnsi="Arial" w:cs="Arial"/>
          <w:b/>
          <w:bCs/>
          <w:i/>
          <w:iCs/>
          <w:color w:val="000000"/>
          <w:sz w:val="96"/>
          <w:szCs w:val="72"/>
        </w:rPr>
        <w:t>R-026</w:t>
      </w:r>
    </w:p>
    <w:p w14:paraId="694AD541" w14:textId="77777777" w:rsidR="00863342" w:rsidRPr="00863342" w:rsidRDefault="00863342" w:rsidP="00863342">
      <w:pPr>
        <w:autoSpaceDE w:val="0"/>
        <w:autoSpaceDN w:val="0"/>
        <w:adjustRightInd w:val="0"/>
        <w:spacing w:after="0" w:line="240" w:lineRule="auto"/>
        <w:jc w:val="center"/>
        <w:rPr>
          <w:rFonts w:ascii="Arial" w:hAnsi="Arial" w:cs="Arial"/>
          <w:b/>
          <w:bCs/>
          <w:i/>
          <w:iCs/>
          <w:color w:val="000000"/>
          <w:sz w:val="72"/>
          <w:szCs w:val="72"/>
        </w:rPr>
      </w:pPr>
    </w:p>
    <w:p w14:paraId="76E3FD2B" w14:textId="77777777" w:rsidR="00F01086" w:rsidRPr="00863342" w:rsidRDefault="00F01086" w:rsidP="00863342">
      <w:pPr>
        <w:autoSpaceDE w:val="0"/>
        <w:autoSpaceDN w:val="0"/>
        <w:adjustRightInd w:val="0"/>
        <w:spacing w:after="0" w:line="240" w:lineRule="auto"/>
        <w:jc w:val="center"/>
        <w:rPr>
          <w:rFonts w:ascii="Arial" w:hAnsi="Arial" w:cs="Arial"/>
          <w:b/>
          <w:bCs/>
          <w:i/>
          <w:iCs/>
          <w:color w:val="000000"/>
          <w:sz w:val="56"/>
          <w:szCs w:val="72"/>
        </w:rPr>
      </w:pPr>
      <w:r w:rsidRPr="00863342">
        <w:rPr>
          <w:rFonts w:ascii="Arial" w:hAnsi="Arial" w:cs="Arial"/>
          <w:b/>
          <w:bCs/>
          <w:i/>
          <w:iCs/>
          <w:color w:val="000000"/>
          <w:sz w:val="56"/>
          <w:szCs w:val="72"/>
        </w:rPr>
        <w:t>Medidas de Seguridad</w:t>
      </w:r>
    </w:p>
    <w:p w14:paraId="237463AB" w14:textId="77777777" w:rsidR="00F01086" w:rsidRPr="00863342" w:rsidRDefault="00F01086" w:rsidP="00863342">
      <w:pPr>
        <w:autoSpaceDE w:val="0"/>
        <w:autoSpaceDN w:val="0"/>
        <w:adjustRightInd w:val="0"/>
        <w:spacing w:after="0" w:line="240" w:lineRule="auto"/>
        <w:jc w:val="center"/>
        <w:rPr>
          <w:rFonts w:ascii="Arial" w:hAnsi="Arial" w:cs="Arial"/>
          <w:b/>
          <w:bCs/>
          <w:i/>
          <w:iCs/>
          <w:color w:val="000000"/>
          <w:sz w:val="72"/>
          <w:szCs w:val="72"/>
        </w:rPr>
      </w:pPr>
      <w:del w:id="0" w:author="Angelo Mondaca Vergara" w:date="2020-02-21T14:30:00Z">
        <w:r w:rsidRPr="00863342" w:rsidDel="009D4931">
          <w:rPr>
            <w:rFonts w:ascii="Arial" w:hAnsi="Arial" w:cs="Arial"/>
            <w:b/>
            <w:bCs/>
            <w:i/>
            <w:iCs/>
            <w:color w:val="000000"/>
            <w:sz w:val="56"/>
            <w:szCs w:val="72"/>
          </w:rPr>
          <w:delText xml:space="preserve">en </w:delText>
        </w:r>
      </w:del>
      <w:r w:rsidRPr="00863342">
        <w:rPr>
          <w:rFonts w:ascii="Arial" w:hAnsi="Arial" w:cs="Arial"/>
          <w:b/>
          <w:bCs/>
          <w:i/>
          <w:iCs/>
          <w:color w:val="000000"/>
          <w:sz w:val="56"/>
          <w:szCs w:val="72"/>
        </w:rPr>
        <w:t>Plantas de Oxígeno</w:t>
      </w:r>
    </w:p>
    <w:p w14:paraId="43205324" w14:textId="77777777" w:rsidR="00F01086" w:rsidRPr="00863342" w:rsidRDefault="00F01086" w:rsidP="00F01086">
      <w:pPr>
        <w:autoSpaceDE w:val="0"/>
        <w:autoSpaceDN w:val="0"/>
        <w:adjustRightInd w:val="0"/>
        <w:spacing w:after="0" w:line="240" w:lineRule="auto"/>
        <w:rPr>
          <w:rFonts w:ascii="Arial" w:hAnsi="Arial" w:cs="Arial"/>
          <w:b/>
          <w:bCs/>
          <w:i/>
          <w:iCs/>
          <w:color w:val="FFFFFF"/>
          <w:sz w:val="72"/>
          <w:szCs w:val="72"/>
        </w:rPr>
      </w:pPr>
      <w:r w:rsidRPr="00863342">
        <w:rPr>
          <w:rFonts w:ascii="Arial" w:hAnsi="Arial" w:cs="Arial"/>
          <w:b/>
          <w:bCs/>
          <w:i/>
          <w:iCs/>
          <w:color w:val="FFFFFF"/>
          <w:sz w:val="72"/>
          <w:szCs w:val="72"/>
        </w:rPr>
        <w:t>Reglamento Interno Específico de Minería</w:t>
      </w:r>
    </w:p>
    <w:p w14:paraId="4A225283" w14:textId="77777777" w:rsidR="00863342" w:rsidRPr="00863342" w:rsidRDefault="00863342" w:rsidP="00F01086">
      <w:pPr>
        <w:autoSpaceDE w:val="0"/>
        <w:autoSpaceDN w:val="0"/>
        <w:adjustRightInd w:val="0"/>
        <w:spacing w:after="0" w:line="240" w:lineRule="auto"/>
        <w:rPr>
          <w:rFonts w:ascii="Arial" w:hAnsi="Arial" w:cs="Arial"/>
          <w:b/>
          <w:bCs/>
          <w:i/>
          <w:iCs/>
          <w:color w:val="FFFFFF"/>
          <w:sz w:val="72"/>
          <w:szCs w:val="72"/>
        </w:rPr>
      </w:pPr>
    </w:p>
    <w:p w14:paraId="21C43B8A" w14:textId="77777777" w:rsidR="00863342" w:rsidRPr="00863342" w:rsidRDefault="00863342" w:rsidP="00F01086">
      <w:pPr>
        <w:autoSpaceDE w:val="0"/>
        <w:autoSpaceDN w:val="0"/>
        <w:adjustRightInd w:val="0"/>
        <w:spacing w:after="0" w:line="240" w:lineRule="auto"/>
        <w:rPr>
          <w:rFonts w:ascii="Arial" w:hAnsi="Arial" w:cs="Arial"/>
          <w:b/>
          <w:bCs/>
          <w:i/>
          <w:iCs/>
          <w:color w:val="FFFFFF"/>
          <w:sz w:val="72"/>
          <w:szCs w:val="72"/>
        </w:rPr>
      </w:pPr>
    </w:p>
    <w:p w14:paraId="002CEFB5" w14:textId="77777777" w:rsidR="00F01086" w:rsidRPr="00863342" w:rsidRDefault="00F01086" w:rsidP="00863342">
      <w:pPr>
        <w:autoSpaceDE w:val="0"/>
        <w:autoSpaceDN w:val="0"/>
        <w:adjustRightInd w:val="0"/>
        <w:spacing w:after="0" w:line="240" w:lineRule="auto"/>
        <w:jc w:val="center"/>
        <w:rPr>
          <w:rFonts w:ascii="Arial" w:hAnsi="Arial" w:cs="Arial"/>
          <w:b/>
          <w:bCs/>
          <w:color w:val="000000"/>
          <w:sz w:val="48"/>
          <w:szCs w:val="48"/>
        </w:rPr>
      </w:pPr>
      <w:r w:rsidRPr="00863342">
        <w:rPr>
          <w:rFonts w:ascii="Arial" w:hAnsi="Arial" w:cs="Arial"/>
          <w:b/>
          <w:bCs/>
          <w:color w:val="000000"/>
          <w:sz w:val="48"/>
          <w:szCs w:val="48"/>
        </w:rPr>
        <w:t xml:space="preserve">División </w:t>
      </w:r>
      <w:del w:id="1" w:author="Angelo Mondaca Vergara" w:date="2020-02-10T15:22:00Z">
        <w:r w:rsidRPr="00863342" w:rsidDel="00157813">
          <w:rPr>
            <w:rFonts w:ascii="Arial" w:hAnsi="Arial" w:cs="Arial"/>
            <w:b/>
            <w:bCs/>
            <w:color w:val="000000"/>
            <w:sz w:val="48"/>
            <w:szCs w:val="48"/>
          </w:rPr>
          <w:delText>C</w:delText>
        </w:r>
        <w:r w:rsidR="008228AC" w:rsidDel="00157813">
          <w:rPr>
            <w:rFonts w:ascii="Arial" w:hAnsi="Arial" w:cs="Arial"/>
            <w:b/>
            <w:bCs/>
            <w:color w:val="000000"/>
            <w:sz w:val="48"/>
            <w:szCs w:val="48"/>
          </w:rPr>
          <w:delText>ODELCO Norte</w:delText>
        </w:r>
      </w:del>
      <w:ins w:id="2" w:author="Angelo Mondaca Vergara" w:date="2020-02-10T15:22:00Z">
        <w:r w:rsidR="00157813">
          <w:rPr>
            <w:rFonts w:ascii="Arial" w:hAnsi="Arial" w:cs="Arial"/>
            <w:b/>
            <w:bCs/>
            <w:color w:val="000000"/>
            <w:sz w:val="48"/>
            <w:szCs w:val="48"/>
          </w:rPr>
          <w:t>CHUQUICAMATA</w:t>
        </w:r>
      </w:ins>
    </w:p>
    <w:p w14:paraId="56F4ACAC" w14:textId="77777777" w:rsidR="00F01086" w:rsidRPr="00863342" w:rsidRDefault="00F01086" w:rsidP="00863342">
      <w:pPr>
        <w:autoSpaceDE w:val="0"/>
        <w:autoSpaceDN w:val="0"/>
        <w:adjustRightInd w:val="0"/>
        <w:spacing w:after="0" w:line="240" w:lineRule="auto"/>
        <w:jc w:val="center"/>
        <w:rPr>
          <w:rFonts w:ascii="Arial" w:hAnsi="Arial" w:cs="Arial"/>
          <w:b/>
          <w:bCs/>
          <w:color w:val="000000"/>
          <w:sz w:val="48"/>
          <w:szCs w:val="48"/>
        </w:rPr>
      </w:pPr>
      <w:r w:rsidRPr="00863342">
        <w:rPr>
          <w:rFonts w:ascii="Arial" w:hAnsi="Arial" w:cs="Arial"/>
          <w:b/>
          <w:bCs/>
          <w:color w:val="000000"/>
          <w:sz w:val="48"/>
          <w:szCs w:val="48"/>
        </w:rPr>
        <w:t>CODELCO - Chile</w:t>
      </w:r>
    </w:p>
    <w:p w14:paraId="03912BFD" w14:textId="77777777" w:rsidR="00863342" w:rsidRPr="00863342" w:rsidRDefault="00863342" w:rsidP="00F01086">
      <w:pPr>
        <w:autoSpaceDE w:val="0"/>
        <w:autoSpaceDN w:val="0"/>
        <w:adjustRightInd w:val="0"/>
        <w:spacing w:after="0" w:line="240" w:lineRule="auto"/>
        <w:rPr>
          <w:rFonts w:ascii="Arial" w:hAnsi="Arial" w:cs="Arial"/>
          <w:b/>
          <w:bCs/>
          <w:color w:val="000000"/>
          <w:sz w:val="28"/>
          <w:szCs w:val="28"/>
        </w:rPr>
      </w:pPr>
    </w:p>
    <w:p w14:paraId="7351412E" w14:textId="77777777" w:rsidR="00863342" w:rsidRPr="00863342" w:rsidRDefault="00863342" w:rsidP="00F01086">
      <w:pPr>
        <w:autoSpaceDE w:val="0"/>
        <w:autoSpaceDN w:val="0"/>
        <w:adjustRightInd w:val="0"/>
        <w:spacing w:after="0" w:line="240" w:lineRule="auto"/>
        <w:rPr>
          <w:rFonts w:ascii="Arial" w:hAnsi="Arial" w:cs="Arial"/>
          <w:b/>
          <w:bCs/>
          <w:color w:val="000000"/>
          <w:sz w:val="28"/>
          <w:szCs w:val="28"/>
        </w:rPr>
      </w:pPr>
    </w:p>
    <w:p w14:paraId="0F3E6B5D" w14:textId="77777777" w:rsidR="00863342" w:rsidRPr="00863342" w:rsidRDefault="00863342" w:rsidP="00F01086">
      <w:pPr>
        <w:autoSpaceDE w:val="0"/>
        <w:autoSpaceDN w:val="0"/>
        <w:adjustRightInd w:val="0"/>
        <w:spacing w:after="0" w:line="240" w:lineRule="auto"/>
        <w:rPr>
          <w:rFonts w:ascii="Arial" w:hAnsi="Arial" w:cs="Arial"/>
          <w:b/>
          <w:bCs/>
          <w:color w:val="000000"/>
          <w:sz w:val="28"/>
          <w:szCs w:val="28"/>
        </w:rPr>
      </w:pPr>
    </w:p>
    <w:p w14:paraId="68A986C1" w14:textId="77777777" w:rsidR="00863342" w:rsidRPr="00863342" w:rsidRDefault="00863342" w:rsidP="00F01086">
      <w:pPr>
        <w:autoSpaceDE w:val="0"/>
        <w:autoSpaceDN w:val="0"/>
        <w:adjustRightInd w:val="0"/>
        <w:spacing w:after="0" w:line="240" w:lineRule="auto"/>
        <w:rPr>
          <w:rFonts w:ascii="Arial" w:hAnsi="Arial" w:cs="Arial"/>
          <w:b/>
          <w:bCs/>
          <w:color w:val="000000"/>
          <w:sz w:val="28"/>
          <w:szCs w:val="28"/>
        </w:rPr>
      </w:pPr>
    </w:p>
    <w:p w14:paraId="4AA38E40"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7F951BEA"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165CEB14"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05B3168A"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42746F6B"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07E33A0F"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3337114A"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629F146E"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0BDFA3EB"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1DA02DB0"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25057F13"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5EE8AFFA"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1FB3ECE1"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54932C29"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2D11F21E"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24823ED8"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33B1A50F"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115F9F4"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0322E6C0"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CFB16CF"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77A6F2D7"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5ABF2BBF"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72FE3226"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1CD6CDFF"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77A98294"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3D036AE4"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72881DF"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780B2811"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5F0D0F22"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130A680A"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11461590" w14:textId="77777777" w:rsidR="00863342" w:rsidRPr="00863342" w:rsidRDefault="00863342" w:rsidP="00863342">
      <w:pPr>
        <w:autoSpaceDE w:val="0"/>
        <w:autoSpaceDN w:val="0"/>
        <w:adjustRightInd w:val="0"/>
        <w:spacing w:after="0" w:line="240" w:lineRule="auto"/>
        <w:rPr>
          <w:rFonts w:ascii="Arial" w:hAnsi="Arial" w:cs="Arial"/>
          <w:b/>
          <w:bCs/>
          <w:color w:val="000000"/>
          <w:sz w:val="24"/>
          <w:szCs w:val="24"/>
        </w:rPr>
      </w:pPr>
      <w:r w:rsidRPr="00863342">
        <w:rPr>
          <w:rFonts w:ascii="Arial" w:hAnsi="Arial" w:cs="Arial"/>
          <w:b/>
          <w:bCs/>
          <w:color w:val="000000"/>
          <w:sz w:val="24"/>
          <w:szCs w:val="24"/>
        </w:rPr>
        <w:t>R - 026</w:t>
      </w:r>
    </w:p>
    <w:p w14:paraId="48B5E531" w14:textId="77777777" w:rsidR="00863342" w:rsidRPr="00863342" w:rsidRDefault="00863342" w:rsidP="00863342">
      <w:pPr>
        <w:autoSpaceDE w:val="0"/>
        <w:autoSpaceDN w:val="0"/>
        <w:adjustRightInd w:val="0"/>
        <w:spacing w:after="0" w:line="240" w:lineRule="auto"/>
        <w:rPr>
          <w:rFonts w:ascii="Arial" w:hAnsi="Arial" w:cs="Arial"/>
          <w:b/>
          <w:bCs/>
          <w:color w:val="000000"/>
          <w:sz w:val="24"/>
          <w:szCs w:val="24"/>
        </w:rPr>
      </w:pPr>
      <w:r w:rsidRPr="00863342">
        <w:rPr>
          <w:rFonts w:ascii="Arial" w:hAnsi="Arial" w:cs="Arial"/>
          <w:b/>
          <w:bCs/>
          <w:color w:val="000000"/>
          <w:sz w:val="24"/>
          <w:szCs w:val="24"/>
        </w:rPr>
        <w:t>Reglamento Interno Específico de Minería</w:t>
      </w:r>
    </w:p>
    <w:p w14:paraId="05266544" w14:textId="77777777" w:rsidR="00863342" w:rsidRDefault="00863342" w:rsidP="00F01086">
      <w:pPr>
        <w:autoSpaceDE w:val="0"/>
        <w:autoSpaceDN w:val="0"/>
        <w:adjustRightInd w:val="0"/>
        <w:spacing w:after="0" w:line="240" w:lineRule="auto"/>
        <w:rPr>
          <w:rFonts w:ascii="Arial" w:hAnsi="Arial" w:cs="Arial"/>
          <w:color w:val="000000"/>
          <w:sz w:val="24"/>
          <w:szCs w:val="24"/>
        </w:rPr>
      </w:pPr>
    </w:p>
    <w:p w14:paraId="2D079ABA" w14:textId="77777777" w:rsidR="00863342" w:rsidRPr="00863342" w:rsidRDefault="00863342" w:rsidP="00F01086">
      <w:pPr>
        <w:autoSpaceDE w:val="0"/>
        <w:autoSpaceDN w:val="0"/>
        <w:adjustRightInd w:val="0"/>
        <w:spacing w:after="0" w:line="240" w:lineRule="auto"/>
        <w:rPr>
          <w:rFonts w:ascii="Arial" w:hAnsi="Arial" w:cs="Arial"/>
          <w:color w:val="000000"/>
          <w:sz w:val="24"/>
          <w:szCs w:val="24"/>
        </w:rPr>
      </w:pPr>
    </w:p>
    <w:p w14:paraId="17C78DD1" w14:textId="77777777" w:rsidR="00F01086" w:rsidRDefault="00F01086" w:rsidP="00F01086">
      <w:pPr>
        <w:autoSpaceDE w:val="0"/>
        <w:autoSpaceDN w:val="0"/>
        <w:adjustRightInd w:val="0"/>
        <w:spacing w:after="0" w:line="240" w:lineRule="auto"/>
        <w:rPr>
          <w:rFonts w:ascii="Arial" w:hAnsi="Arial" w:cs="Arial"/>
          <w:b/>
          <w:bCs/>
          <w:color w:val="000000"/>
          <w:sz w:val="24"/>
          <w:szCs w:val="24"/>
        </w:rPr>
      </w:pPr>
      <w:r w:rsidRPr="00863342">
        <w:rPr>
          <w:rFonts w:ascii="Arial" w:hAnsi="Arial" w:cs="Arial"/>
          <w:b/>
          <w:bCs/>
          <w:color w:val="000000"/>
          <w:sz w:val="24"/>
          <w:szCs w:val="24"/>
        </w:rPr>
        <w:t xml:space="preserve">Medidas de </w:t>
      </w:r>
      <w:r w:rsidR="00863342">
        <w:rPr>
          <w:rFonts w:ascii="Arial" w:hAnsi="Arial" w:cs="Arial"/>
          <w:b/>
          <w:bCs/>
          <w:color w:val="000000"/>
          <w:sz w:val="24"/>
          <w:szCs w:val="24"/>
        </w:rPr>
        <w:t>Seguridad en Plantas de Oxígeno</w:t>
      </w:r>
    </w:p>
    <w:p w14:paraId="5D983FE6" w14:textId="77777777" w:rsidR="00863342" w:rsidRPr="00863342" w:rsidRDefault="00863342" w:rsidP="00F01086">
      <w:pPr>
        <w:autoSpaceDE w:val="0"/>
        <w:autoSpaceDN w:val="0"/>
        <w:adjustRightInd w:val="0"/>
        <w:spacing w:after="0" w:line="240" w:lineRule="auto"/>
        <w:rPr>
          <w:rFonts w:ascii="Arial" w:hAnsi="Arial" w:cs="Arial"/>
          <w:b/>
          <w:bCs/>
          <w:color w:val="000000"/>
          <w:sz w:val="24"/>
          <w:szCs w:val="24"/>
        </w:rPr>
      </w:pPr>
    </w:p>
    <w:p w14:paraId="34D84481" w14:textId="33377455" w:rsidR="00F01086" w:rsidRPr="00863342" w:rsidRDefault="00F01086" w:rsidP="00F01086">
      <w:pPr>
        <w:autoSpaceDE w:val="0"/>
        <w:autoSpaceDN w:val="0"/>
        <w:adjustRightInd w:val="0"/>
        <w:spacing w:after="0" w:line="240" w:lineRule="auto"/>
        <w:rPr>
          <w:rFonts w:ascii="Arial" w:hAnsi="Arial" w:cs="Arial"/>
          <w:color w:val="000000"/>
          <w:sz w:val="24"/>
          <w:szCs w:val="24"/>
        </w:rPr>
      </w:pPr>
      <w:r w:rsidRPr="00863342">
        <w:rPr>
          <w:rFonts w:ascii="Arial" w:hAnsi="Arial" w:cs="Arial"/>
          <w:color w:val="000000"/>
          <w:sz w:val="24"/>
          <w:szCs w:val="24"/>
        </w:rPr>
        <w:t xml:space="preserve">Edición: </w:t>
      </w:r>
      <w:del w:id="3" w:author="Angelo Mondaca Vergara" w:date="2020-02-10T15:23:00Z">
        <w:r w:rsidR="008228AC" w:rsidDel="00157813">
          <w:rPr>
            <w:rFonts w:ascii="Arial" w:hAnsi="Arial" w:cs="Arial"/>
            <w:color w:val="000000"/>
            <w:sz w:val="24"/>
            <w:szCs w:val="24"/>
          </w:rPr>
          <w:delText>Abril</w:delText>
        </w:r>
      </w:del>
      <w:ins w:id="4" w:author="Angelo Mondaca Vergara" w:date="2020-02-10T15:23:00Z">
        <w:del w:id="5" w:author="Mondaca Vergara Angelo Rodolfo (Codelco-Chuquicamata)" w:date="2025-09-14T22:34:00Z" w16du:dateUtc="2025-09-15T01:34:00Z">
          <w:r w:rsidR="00157813" w:rsidDel="00956AA7">
            <w:rPr>
              <w:rFonts w:ascii="Arial" w:hAnsi="Arial" w:cs="Arial"/>
              <w:color w:val="000000"/>
              <w:sz w:val="24"/>
              <w:szCs w:val="24"/>
            </w:rPr>
            <w:delText>Febrero</w:delText>
          </w:r>
        </w:del>
      </w:ins>
      <w:ins w:id="6" w:author="Mondaca Vergara Angelo Rodolfo (Codelco-Chuquicamata)" w:date="2025-09-14T22:34:00Z" w16du:dateUtc="2025-09-15T01:34:00Z">
        <w:r w:rsidR="00956AA7">
          <w:rPr>
            <w:rFonts w:ascii="Arial" w:hAnsi="Arial" w:cs="Arial"/>
            <w:color w:val="000000"/>
            <w:sz w:val="24"/>
            <w:szCs w:val="24"/>
          </w:rPr>
          <w:t>Septiembre</w:t>
        </w:r>
      </w:ins>
      <w:r w:rsidRPr="00863342">
        <w:rPr>
          <w:rFonts w:ascii="Arial" w:hAnsi="Arial" w:cs="Arial"/>
          <w:color w:val="000000"/>
          <w:sz w:val="24"/>
          <w:szCs w:val="24"/>
        </w:rPr>
        <w:t xml:space="preserve">, </w:t>
      </w:r>
      <w:del w:id="7" w:author="Angelo Mondaca Vergara" w:date="2020-02-10T15:23:00Z">
        <w:r w:rsidRPr="00863342" w:rsidDel="00157813">
          <w:rPr>
            <w:rFonts w:ascii="Arial" w:hAnsi="Arial" w:cs="Arial"/>
            <w:color w:val="000000"/>
            <w:sz w:val="24"/>
            <w:szCs w:val="24"/>
          </w:rPr>
          <w:delText>200</w:delText>
        </w:r>
        <w:r w:rsidR="008228AC" w:rsidDel="00157813">
          <w:rPr>
            <w:rFonts w:ascii="Arial" w:hAnsi="Arial" w:cs="Arial"/>
            <w:color w:val="000000"/>
            <w:sz w:val="24"/>
            <w:szCs w:val="24"/>
          </w:rPr>
          <w:delText>3</w:delText>
        </w:r>
      </w:del>
      <w:ins w:id="8" w:author="Angelo Mondaca Vergara" w:date="2020-02-10T15:23:00Z">
        <w:r w:rsidR="00157813" w:rsidRPr="00863342">
          <w:rPr>
            <w:rFonts w:ascii="Arial" w:hAnsi="Arial" w:cs="Arial"/>
            <w:color w:val="000000"/>
            <w:sz w:val="24"/>
            <w:szCs w:val="24"/>
          </w:rPr>
          <w:t>20</w:t>
        </w:r>
        <w:r w:rsidR="00157813">
          <w:rPr>
            <w:rFonts w:ascii="Arial" w:hAnsi="Arial" w:cs="Arial"/>
            <w:color w:val="000000"/>
            <w:sz w:val="24"/>
            <w:szCs w:val="24"/>
          </w:rPr>
          <w:t>2</w:t>
        </w:r>
        <w:del w:id="9" w:author="Mondaca Vergara Angelo Rodolfo (Codelco-Chuquicamata)" w:date="2025-09-14T22:34:00Z" w16du:dateUtc="2025-09-15T01:34:00Z">
          <w:r w:rsidR="00157813" w:rsidDel="00956AA7">
            <w:rPr>
              <w:rFonts w:ascii="Arial" w:hAnsi="Arial" w:cs="Arial"/>
              <w:color w:val="000000"/>
              <w:sz w:val="24"/>
              <w:szCs w:val="24"/>
            </w:rPr>
            <w:delText>0</w:delText>
          </w:r>
        </w:del>
      </w:ins>
      <w:ins w:id="10" w:author="Mondaca Vergara Angelo Rodolfo (Codelco-Chuquicamata)" w:date="2025-09-14T22:34:00Z" w16du:dateUtc="2025-09-15T01:34:00Z">
        <w:r w:rsidR="00956AA7">
          <w:rPr>
            <w:rFonts w:ascii="Arial" w:hAnsi="Arial" w:cs="Arial"/>
            <w:color w:val="000000"/>
            <w:sz w:val="24"/>
            <w:szCs w:val="24"/>
          </w:rPr>
          <w:t>5</w:t>
        </w:r>
      </w:ins>
    </w:p>
    <w:p w14:paraId="67C8DC8E" w14:textId="77777777" w:rsidR="00F01086" w:rsidRDefault="008228AC" w:rsidP="00F01086">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Revisión: </w:t>
      </w:r>
      <w:ins w:id="11" w:author="Angelo Mondaca Vergara" w:date="2020-02-10T15:25:00Z">
        <w:r w:rsidR="00157813">
          <w:rPr>
            <w:rFonts w:ascii="Arial" w:hAnsi="Arial" w:cs="Arial"/>
            <w:color w:val="000000"/>
            <w:sz w:val="24"/>
            <w:szCs w:val="24"/>
          </w:rPr>
          <w:t>2</w:t>
        </w:r>
      </w:ins>
      <w:del w:id="12" w:author="Angelo Mondaca Vergara" w:date="2020-02-10T15:25:00Z">
        <w:r w:rsidDel="00157813">
          <w:rPr>
            <w:rFonts w:ascii="Arial" w:hAnsi="Arial" w:cs="Arial"/>
            <w:color w:val="000000"/>
            <w:sz w:val="24"/>
            <w:szCs w:val="24"/>
          </w:rPr>
          <w:delText>1</w:delText>
        </w:r>
      </w:del>
    </w:p>
    <w:p w14:paraId="1FC22FAB" w14:textId="77777777" w:rsidR="00863342" w:rsidRDefault="00863342" w:rsidP="00F01086">
      <w:pPr>
        <w:autoSpaceDE w:val="0"/>
        <w:autoSpaceDN w:val="0"/>
        <w:adjustRightInd w:val="0"/>
        <w:spacing w:after="0" w:line="240" w:lineRule="auto"/>
        <w:rPr>
          <w:rFonts w:ascii="Arial" w:hAnsi="Arial" w:cs="Arial"/>
          <w:color w:val="000000"/>
          <w:sz w:val="24"/>
          <w:szCs w:val="24"/>
        </w:rPr>
      </w:pPr>
    </w:p>
    <w:p w14:paraId="77AB852A" w14:textId="77777777" w:rsidR="00863342" w:rsidRPr="00863342" w:rsidRDefault="00863342" w:rsidP="00F01086">
      <w:pPr>
        <w:autoSpaceDE w:val="0"/>
        <w:autoSpaceDN w:val="0"/>
        <w:adjustRightInd w:val="0"/>
        <w:spacing w:after="0" w:line="240" w:lineRule="auto"/>
        <w:rPr>
          <w:rFonts w:ascii="Arial" w:hAnsi="Arial" w:cs="Arial"/>
          <w:color w:val="000000"/>
          <w:sz w:val="24"/>
          <w:szCs w:val="24"/>
        </w:rPr>
      </w:pPr>
    </w:p>
    <w:p w14:paraId="0A20987E" w14:textId="77777777" w:rsidR="00F01086" w:rsidRDefault="00F01086" w:rsidP="00863342">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Preparado por la </w:t>
      </w:r>
      <w:r w:rsidR="008228AC">
        <w:rPr>
          <w:rFonts w:ascii="Arial" w:hAnsi="Arial" w:cs="Arial"/>
          <w:color w:val="000000"/>
          <w:sz w:val="24"/>
          <w:szCs w:val="24"/>
        </w:rPr>
        <w:t>Gerencia de Fundición</w:t>
      </w:r>
      <w:r w:rsidRPr="00863342">
        <w:rPr>
          <w:rFonts w:ascii="Arial" w:hAnsi="Arial" w:cs="Arial"/>
          <w:color w:val="000000"/>
          <w:sz w:val="24"/>
          <w:szCs w:val="24"/>
        </w:rPr>
        <w:t xml:space="preserve"> y publicado por </w:t>
      </w:r>
      <w:r w:rsidR="008228AC">
        <w:rPr>
          <w:rFonts w:ascii="Arial" w:hAnsi="Arial" w:cs="Arial"/>
          <w:color w:val="000000"/>
          <w:sz w:val="24"/>
          <w:szCs w:val="24"/>
        </w:rPr>
        <w:t>el Departamento Gestión de Riesgo de la Gerencia de Riesgo, Ambiente y Calidad.</w:t>
      </w:r>
    </w:p>
    <w:p w14:paraId="1F86D38C" w14:textId="77777777" w:rsidR="00863342" w:rsidRDefault="00863342" w:rsidP="00F01086">
      <w:pPr>
        <w:autoSpaceDE w:val="0"/>
        <w:autoSpaceDN w:val="0"/>
        <w:adjustRightInd w:val="0"/>
        <w:spacing w:after="0" w:line="240" w:lineRule="auto"/>
        <w:rPr>
          <w:rFonts w:ascii="Arial" w:hAnsi="Arial" w:cs="Arial"/>
          <w:color w:val="000000"/>
          <w:sz w:val="24"/>
          <w:szCs w:val="24"/>
        </w:rPr>
      </w:pPr>
    </w:p>
    <w:p w14:paraId="126E5710" w14:textId="77777777" w:rsidR="00863342" w:rsidRPr="00863342" w:rsidRDefault="00863342" w:rsidP="00F01086">
      <w:pPr>
        <w:autoSpaceDE w:val="0"/>
        <w:autoSpaceDN w:val="0"/>
        <w:adjustRightInd w:val="0"/>
        <w:spacing w:after="0" w:line="240" w:lineRule="auto"/>
        <w:rPr>
          <w:rFonts w:ascii="Arial" w:hAnsi="Arial" w:cs="Arial"/>
          <w:color w:val="000000"/>
          <w:sz w:val="24"/>
          <w:szCs w:val="24"/>
        </w:rPr>
      </w:pPr>
    </w:p>
    <w:p w14:paraId="2E0EB2F1" w14:textId="77777777" w:rsidR="00F01086" w:rsidRPr="00863342" w:rsidRDefault="00F01086" w:rsidP="00F01086">
      <w:pPr>
        <w:autoSpaceDE w:val="0"/>
        <w:autoSpaceDN w:val="0"/>
        <w:adjustRightInd w:val="0"/>
        <w:spacing w:after="0" w:line="240" w:lineRule="auto"/>
        <w:rPr>
          <w:rFonts w:ascii="Arial" w:hAnsi="Arial" w:cs="Arial"/>
          <w:color w:val="000000"/>
          <w:sz w:val="24"/>
          <w:szCs w:val="24"/>
        </w:rPr>
      </w:pPr>
      <w:r w:rsidRPr="00863342">
        <w:rPr>
          <w:rFonts w:ascii="Arial" w:hAnsi="Arial" w:cs="Arial"/>
          <w:color w:val="000000"/>
          <w:sz w:val="24"/>
          <w:szCs w:val="24"/>
        </w:rPr>
        <w:t>CODELCO</w:t>
      </w:r>
      <w:del w:id="13" w:author="Angelo Mondaca Vergara" w:date="2020-02-10T15:25:00Z">
        <w:r w:rsidRPr="00863342" w:rsidDel="00157813">
          <w:rPr>
            <w:rFonts w:ascii="Arial" w:hAnsi="Arial" w:cs="Arial"/>
            <w:color w:val="000000"/>
            <w:sz w:val="24"/>
            <w:szCs w:val="24"/>
          </w:rPr>
          <w:delText>-</w:delText>
        </w:r>
        <w:r w:rsidR="008228AC" w:rsidDel="00157813">
          <w:rPr>
            <w:rFonts w:ascii="Arial" w:hAnsi="Arial" w:cs="Arial"/>
            <w:color w:val="000000"/>
            <w:sz w:val="24"/>
            <w:szCs w:val="24"/>
          </w:rPr>
          <w:delText>Norte</w:delText>
        </w:r>
      </w:del>
      <w:ins w:id="14" w:author="Angelo Mondaca Vergara" w:date="2020-02-10T15:25:00Z">
        <w:r w:rsidR="00157813">
          <w:rPr>
            <w:rFonts w:ascii="Arial" w:hAnsi="Arial" w:cs="Arial"/>
            <w:color w:val="000000"/>
            <w:sz w:val="24"/>
            <w:szCs w:val="24"/>
          </w:rPr>
          <w:t xml:space="preserve"> Chuquicamata</w:t>
        </w:r>
      </w:ins>
      <w:r w:rsidRPr="00863342">
        <w:rPr>
          <w:rFonts w:ascii="Arial" w:hAnsi="Arial" w:cs="Arial"/>
          <w:color w:val="000000"/>
          <w:sz w:val="24"/>
          <w:szCs w:val="24"/>
        </w:rPr>
        <w:t xml:space="preserve">, </w:t>
      </w:r>
      <w:r w:rsidR="008228AC">
        <w:rPr>
          <w:rFonts w:ascii="Arial" w:hAnsi="Arial" w:cs="Arial"/>
          <w:color w:val="000000"/>
          <w:sz w:val="24"/>
          <w:szCs w:val="24"/>
        </w:rPr>
        <w:t>de la Corporación Nacional del Cobre de Chile.</w:t>
      </w:r>
    </w:p>
    <w:p w14:paraId="04F38EE3"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0EBD4AF2"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0EF0ED66"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BD02078"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0A7A8133"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18BB40B2"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2ADA4DC"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3A9A6E9A"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5191EC40"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6213913"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23978856"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07561D71"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0DB4357F"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5574FA83"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03BB6855"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79E3834"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1BDF0CFE"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5702278A"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08B3CCFA"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74CB3F40"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34466F70"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0D2DF8D4"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37AF8806"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402320F"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3474829"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20A81727"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B8CE6DE"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1781B93A"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6ABB32B"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405754D"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071EE67"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DD3C0AE"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F93B630"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10C14DB2"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2CE5BB0"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21A0475B"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1CDE2E6D"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12A7C033"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8852BA2"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37E7CE27"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52DC8203"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707490BE"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2E1B931"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688A637E"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2017B8AF"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914D83B"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3FB8344A"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18BAC118" w14:textId="77777777" w:rsidR="00863342" w:rsidRDefault="00863342" w:rsidP="00F01086">
      <w:pPr>
        <w:autoSpaceDE w:val="0"/>
        <w:autoSpaceDN w:val="0"/>
        <w:adjustRightInd w:val="0"/>
        <w:spacing w:after="0" w:line="240" w:lineRule="auto"/>
        <w:rPr>
          <w:rFonts w:ascii="Arial" w:hAnsi="Arial" w:cs="Arial"/>
          <w:b/>
          <w:bCs/>
          <w:color w:val="000000"/>
          <w:sz w:val="24"/>
          <w:szCs w:val="24"/>
        </w:rPr>
      </w:pPr>
    </w:p>
    <w:p w14:paraId="4F8E70C3" w14:textId="77777777" w:rsidR="00A308D5" w:rsidRDefault="00A308D5" w:rsidP="00CB175E">
      <w:pPr>
        <w:autoSpaceDE w:val="0"/>
        <w:autoSpaceDN w:val="0"/>
        <w:adjustRightInd w:val="0"/>
        <w:spacing w:after="0" w:line="240" w:lineRule="auto"/>
        <w:jc w:val="both"/>
        <w:rPr>
          <w:rFonts w:ascii="Arial" w:hAnsi="Arial" w:cs="Arial"/>
          <w:color w:val="000000"/>
          <w:sz w:val="24"/>
          <w:szCs w:val="24"/>
        </w:rPr>
      </w:pPr>
    </w:p>
    <w:p w14:paraId="2688C7C7" w14:textId="77777777" w:rsidR="00F01086"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lastRenderedPageBreak/>
        <w:t>INDICE DE MATERIAS</w:t>
      </w:r>
    </w:p>
    <w:p w14:paraId="6864D616" w14:textId="77777777" w:rsidR="00A308D5" w:rsidRPr="00863342"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F75FE0D"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DE SEGURIDAD EN LAS OPERACIONES</w:t>
      </w:r>
    </w:p>
    <w:p w14:paraId="6CA046C9" w14:textId="77777777" w:rsidR="00F01086"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PLANTAS DE OXIGENO</w:t>
      </w:r>
    </w:p>
    <w:p w14:paraId="5BC875D8" w14:textId="77777777" w:rsidR="00A308D5" w:rsidRPr="00863342" w:rsidRDefault="00A308D5" w:rsidP="00A308D5">
      <w:pPr>
        <w:autoSpaceDE w:val="0"/>
        <w:autoSpaceDN w:val="0"/>
        <w:adjustRightInd w:val="0"/>
        <w:spacing w:after="0" w:line="240" w:lineRule="auto"/>
        <w:jc w:val="center"/>
        <w:rPr>
          <w:rFonts w:ascii="Arial" w:hAnsi="Arial" w:cs="Arial"/>
          <w:b/>
          <w:bCs/>
          <w:color w:val="000000"/>
          <w:sz w:val="24"/>
          <w:szCs w:val="24"/>
        </w:rPr>
      </w:pPr>
    </w:p>
    <w:p w14:paraId="345DBDCE"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TITULO I</w:t>
      </w:r>
    </w:p>
    <w:p w14:paraId="0B47559D" w14:textId="77777777" w:rsidR="00F01086"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DISPOSICIONES GENERALES</w:t>
      </w:r>
    </w:p>
    <w:p w14:paraId="4AAC3057" w14:textId="77777777" w:rsidR="00A308D5" w:rsidRPr="00863342" w:rsidRDefault="00A308D5" w:rsidP="00A308D5">
      <w:pPr>
        <w:autoSpaceDE w:val="0"/>
        <w:autoSpaceDN w:val="0"/>
        <w:adjustRightInd w:val="0"/>
        <w:spacing w:after="0" w:line="240" w:lineRule="auto"/>
        <w:jc w:val="center"/>
        <w:rPr>
          <w:rFonts w:ascii="Arial" w:hAnsi="Arial" w:cs="Arial"/>
          <w:b/>
          <w:bCs/>
          <w:color w:val="000000"/>
          <w:sz w:val="24"/>
          <w:szCs w:val="24"/>
        </w:rPr>
      </w:pPr>
    </w:p>
    <w:p w14:paraId="4AC75E4F"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Primero</w:t>
      </w:r>
    </w:p>
    <w:p w14:paraId="5D79DB55"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Propósito y Campo de Aplicación</w:t>
      </w:r>
    </w:p>
    <w:p w14:paraId="26E03588"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02725A3B"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Segundo</w:t>
      </w:r>
    </w:p>
    <w:p w14:paraId="77FC4945"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Definiciones Técnicas Aplicables</w:t>
      </w:r>
    </w:p>
    <w:p w14:paraId="2493D2FB"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5611BBC7"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Tercero</w:t>
      </w:r>
    </w:p>
    <w:p w14:paraId="015D9DE9"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Plantas de Oxígeno</w:t>
      </w:r>
    </w:p>
    <w:p w14:paraId="7F7F943C"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Proceso</w:t>
      </w:r>
    </w:p>
    <w:p w14:paraId="5C66C286"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D41764E"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TITULO II</w:t>
      </w:r>
    </w:p>
    <w:p w14:paraId="03647032"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DIRECCION Y MANEJO DE LAS OPERACIONES</w:t>
      </w:r>
    </w:p>
    <w:p w14:paraId="3F30EA55"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Y PROCESOS EN PLANTAS DE OXIGENO</w:t>
      </w:r>
    </w:p>
    <w:p w14:paraId="529A933F"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0F0FC5F6"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Primero</w:t>
      </w:r>
    </w:p>
    <w:p w14:paraId="6B2A1B52"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Obligaciones de la Línea de Mando</w:t>
      </w:r>
    </w:p>
    <w:p w14:paraId="49671864"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131F9B0F"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Segundo</w:t>
      </w:r>
    </w:p>
    <w:p w14:paraId="3E8C430D"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De las Obligaciones de los Trabajadores</w:t>
      </w:r>
    </w:p>
    <w:p w14:paraId="25F510D5"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45937D51"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Tercero</w:t>
      </w:r>
    </w:p>
    <w:p w14:paraId="463B6045"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De las Prohibiciones del Trabajador</w:t>
      </w:r>
    </w:p>
    <w:p w14:paraId="6EE91AB8"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FB2F502"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Cuarto</w:t>
      </w:r>
    </w:p>
    <w:p w14:paraId="0F6E4AC9"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Equipos y Elementos de Protección Personal</w:t>
      </w:r>
    </w:p>
    <w:p w14:paraId="1537BAA4"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15FFF335"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Quinto</w:t>
      </w:r>
    </w:p>
    <w:p w14:paraId="1721F2A0"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 xml:space="preserve">Equipos e Instalaciones Eléctricas </w:t>
      </w:r>
      <w:r w:rsidR="007A0260">
        <w:rPr>
          <w:rFonts w:ascii="Arial" w:hAnsi="Arial" w:cs="Arial"/>
          <w:bCs/>
          <w:color w:val="000000"/>
          <w:sz w:val="24"/>
          <w:szCs w:val="24"/>
        </w:rPr>
        <w:t>u</w:t>
      </w:r>
      <w:r w:rsidRPr="007A0260">
        <w:rPr>
          <w:rFonts w:ascii="Arial" w:hAnsi="Arial" w:cs="Arial"/>
          <w:bCs/>
          <w:color w:val="000000"/>
          <w:sz w:val="24"/>
          <w:szCs w:val="24"/>
        </w:rPr>
        <w:t>tilizados en Plantas de Oxígeno</w:t>
      </w:r>
    </w:p>
    <w:p w14:paraId="0C65AAB6"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3352BFA4"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Sexto</w:t>
      </w:r>
    </w:p>
    <w:p w14:paraId="088EC0E9"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Señalización e Identificación de Riesgos</w:t>
      </w:r>
    </w:p>
    <w:p w14:paraId="678B6550"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Avisos de Advertencia e Instrucciones de Seguridad en Equipos,</w:t>
      </w:r>
    </w:p>
    <w:p w14:paraId="69BA9084"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Instalaciones y Edificios de Plantas de Oxígeno</w:t>
      </w:r>
    </w:p>
    <w:p w14:paraId="35470BB8"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(Letreros - Señales -Etiquetas)</w:t>
      </w:r>
    </w:p>
    <w:p w14:paraId="01995DAD"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3AB626D"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Séptimo</w:t>
      </w:r>
    </w:p>
    <w:p w14:paraId="10EBF2BA" w14:textId="77777777" w:rsid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Con</w:t>
      </w:r>
      <w:r w:rsidR="007A0260">
        <w:rPr>
          <w:rFonts w:ascii="Arial" w:hAnsi="Arial" w:cs="Arial"/>
          <w:bCs/>
          <w:color w:val="000000"/>
          <w:sz w:val="24"/>
          <w:szCs w:val="24"/>
        </w:rPr>
        <w:t>diciones Generales de Seguridad</w:t>
      </w:r>
    </w:p>
    <w:p w14:paraId="46CB83A4"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en Plantas de Oxígeno</w:t>
      </w:r>
    </w:p>
    <w:p w14:paraId="0885FBA7"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1713FDAD" w14:textId="77777777" w:rsidR="007A0260" w:rsidRDefault="007A0260" w:rsidP="00A308D5">
      <w:pPr>
        <w:autoSpaceDE w:val="0"/>
        <w:autoSpaceDN w:val="0"/>
        <w:adjustRightInd w:val="0"/>
        <w:spacing w:after="0" w:line="240" w:lineRule="auto"/>
        <w:jc w:val="center"/>
        <w:rPr>
          <w:rFonts w:ascii="Arial" w:hAnsi="Arial" w:cs="Arial"/>
          <w:b/>
          <w:bCs/>
          <w:color w:val="000000"/>
          <w:sz w:val="24"/>
          <w:szCs w:val="24"/>
        </w:rPr>
      </w:pPr>
    </w:p>
    <w:p w14:paraId="74F79EAD"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lastRenderedPageBreak/>
        <w:t>Capítulo Octavo</w:t>
      </w:r>
    </w:p>
    <w:p w14:paraId="5A8F41F7"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Condiciones Sanitarias y Ambientales Básicas</w:t>
      </w:r>
    </w:p>
    <w:p w14:paraId="44E288F5"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en los Lugares de Trabajo</w:t>
      </w:r>
    </w:p>
    <w:p w14:paraId="41ACEBE1"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1E1FE84"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Noveno</w:t>
      </w:r>
    </w:p>
    <w:p w14:paraId="75EDD761"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Prevención y Protección Contra Incendios</w:t>
      </w:r>
    </w:p>
    <w:p w14:paraId="406CA4BE"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2F8D448"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TITULO III</w:t>
      </w:r>
    </w:p>
    <w:p w14:paraId="3EF49E08"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GENERALES DE SEGURIDAD</w:t>
      </w:r>
    </w:p>
    <w:p w14:paraId="495F6482"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B9FB3A1"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Primero</w:t>
      </w:r>
    </w:p>
    <w:p w14:paraId="68BB109C"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Del Tránsito Peatonal</w:t>
      </w:r>
    </w:p>
    <w:p w14:paraId="6B792AE1"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26EDD65"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Segundo</w:t>
      </w:r>
    </w:p>
    <w:p w14:paraId="123035A6"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De las Herramientas</w:t>
      </w:r>
    </w:p>
    <w:p w14:paraId="5E86DF7E"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738DBD5"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Tercero</w:t>
      </w:r>
    </w:p>
    <w:p w14:paraId="5B566C45"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Situaciones de Emergencia</w:t>
      </w:r>
    </w:p>
    <w:p w14:paraId="1D847081"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CDCCBBE"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Cuarto</w:t>
      </w:r>
    </w:p>
    <w:p w14:paraId="3D8131C8"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Sistema de Bloqueo con Candado y Tarjeta</w:t>
      </w:r>
    </w:p>
    <w:p w14:paraId="205FA5F1"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en la Intervención de Equipos e Instalaciones</w:t>
      </w:r>
    </w:p>
    <w:p w14:paraId="106DD1B1"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0121D2F"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TITULO IV</w:t>
      </w:r>
    </w:p>
    <w:p w14:paraId="31F68285"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DE SEGURIDAD</w:t>
      </w:r>
    </w:p>
    <w:p w14:paraId="58F9F81D"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EN LAS OPERACIONES PLANTAS DE OXIGENO</w:t>
      </w:r>
    </w:p>
    <w:p w14:paraId="08B05B89"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0B458EE"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Primero</w:t>
      </w:r>
    </w:p>
    <w:p w14:paraId="51C48B36" w14:textId="77777777" w:rsidR="00F01086" w:rsidRPr="007A0260" w:rsidRDefault="00F01086" w:rsidP="00A308D5">
      <w:pPr>
        <w:autoSpaceDE w:val="0"/>
        <w:autoSpaceDN w:val="0"/>
        <w:adjustRightInd w:val="0"/>
        <w:spacing w:after="0" w:line="240" w:lineRule="auto"/>
        <w:jc w:val="center"/>
        <w:rPr>
          <w:rFonts w:ascii="Arial" w:hAnsi="Arial" w:cs="Arial"/>
          <w:bCs/>
          <w:color w:val="000000"/>
          <w:sz w:val="24"/>
          <w:szCs w:val="24"/>
        </w:rPr>
      </w:pPr>
      <w:r w:rsidRPr="007A0260">
        <w:rPr>
          <w:rFonts w:ascii="Arial" w:hAnsi="Arial" w:cs="Arial"/>
          <w:bCs/>
          <w:color w:val="000000"/>
          <w:sz w:val="24"/>
          <w:szCs w:val="24"/>
        </w:rPr>
        <w:t>Medidas de Seguridad de Aplicación General</w:t>
      </w:r>
    </w:p>
    <w:p w14:paraId="7C1D6E0E"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10140E51"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Segundo</w:t>
      </w:r>
    </w:p>
    <w:p w14:paraId="6C75FD62"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Medidas de Seguridad Aplicables</w:t>
      </w:r>
    </w:p>
    <w:p w14:paraId="05868F24"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a las Operaciones con Oxígeno y Nitrógeno</w:t>
      </w:r>
    </w:p>
    <w:p w14:paraId="162E1958"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018F0077"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Tercero</w:t>
      </w:r>
    </w:p>
    <w:p w14:paraId="6611913F"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Medidas de Seguridad Aplicables</w:t>
      </w:r>
    </w:p>
    <w:p w14:paraId="4AFE0AAF"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a la Entrega de Líquidos Criogénicos</w:t>
      </w:r>
    </w:p>
    <w:p w14:paraId="0EECB6FD"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A34D277"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Cuarto</w:t>
      </w:r>
    </w:p>
    <w:p w14:paraId="477AEECE"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Medidas de Seguridad Aplicables</w:t>
      </w:r>
    </w:p>
    <w:p w14:paraId="52282AEE"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a las Operaciones de Rutina</w:t>
      </w:r>
    </w:p>
    <w:p w14:paraId="6A03BAFC"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C293D2D"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Quinto</w:t>
      </w:r>
    </w:p>
    <w:p w14:paraId="451CA2D7"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Medidas de Seguridad Aplicables</w:t>
      </w:r>
    </w:p>
    <w:p w14:paraId="769FF47C" w14:textId="77777777" w:rsidR="00513E5C" w:rsidRPr="00513E5C" w:rsidRDefault="00513E5C"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al Transporte y Almacenamiento</w:t>
      </w:r>
    </w:p>
    <w:p w14:paraId="717325D7"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de Oxígeno y/o Nitrógeno</w:t>
      </w:r>
    </w:p>
    <w:p w14:paraId="697F9F6A"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0139E84" w14:textId="77777777" w:rsidR="00513E5C" w:rsidRDefault="00513E5C" w:rsidP="00A308D5">
      <w:pPr>
        <w:autoSpaceDE w:val="0"/>
        <w:autoSpaceDN w:val="0"/>
        <w:adjustRightInd w:val="0"/>
        <w:spacing w:after="0" w:line="240" w:lineRule="auto"/>
        <w:jc w:val="center"/>
        <w:rPr>
          <w:rFonts w:ascii="Arial" w:hAnsi="Arial" w:cs="Arial"/>
          <w:b/>
          <w:bCs/>
          <w:color w:val="000000"/>
          <w:sz w:val="24"/>
          <w:szCs w:val="24"/>
        </w:rPr>
      </w:pPr>
    </w:p>
    <w:p w14:paraId="6BB51534"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lastRenderedPageBreak/>
        <w:t>Capítulo Sexto</w:t>
      </w:r>
    </w:p>
    <w:p w14:paraId="1CFB5145"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Medidas de Seguridad Aplicables</w:t>
      </w:r>
    </w:p>
    <w:p w14:paraId="706994C3" w14:textId="77777777" w:rsidR="00513E5C"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a Oper</w:t>
      </w:r>
      <w:r w:rsidR="00513E5C" w:rsidRPr="00513E5C">
        <w:rPr>
          <w:rFonts w:ascii="Arial" w:hAnsi="Arial" w:cs="Arial"/>
          <w:bCs/>
          <w:color w:val="000000"/>
          <w:sz w:val="24"/>
          <w:szCs w:val="24"/>
        </w:rPr>
        <w:t>aciones de Mantención</w:t>
      </w:r>
    </w:p>
    <w:p w14:paraId="1D7CEEBC"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y Reparación en General</w:t>
      </w:r>
    </w:p>
    <w:p w14:paraId="5CDF595E"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F745864"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Séptimo</w:t>
      </w:r>
    </w:p>
    <w:p w14:paraId="2D6FEE17"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De la Distribución de Oxígeno y Nitrógeno</w:t>
      </w:r>
    </w:p>
    <w:p w14:paraId="3A0DA247"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381740EE"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Octavo</w:t>
      </w:r>
    </w:p>
    <w:p w14:paraId="6F22BAB5"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Condiciones de Seguridad en la Construcción</w:t>
      </w:r>
    </w:p>
    <w:p w14:paraId="2261A033" w14:textId="77777777" w:rsidR="00513E5C" w:rsidRPr="00513E5C" w:rsidRDefault="00513E5C"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de Estanques de Almacenamiento</w:t>
      </w:r>
    </w:p>
    <w:p w14:paraId="164B947B" w14:textId="77777777" w:rsidR="00F01086" w:rsidRPr="00513E5C" w:rsidRDefault="00F01086" w:rsidP="00A308D5">
      <w:pPr>
        <w:autoSpaceDE w:val="0"/>
        <w:autoSpaceDN w:val="0"/>
        <w:adjustRightInd w:val="0"/>
        <w:spacing w:after="0" w:line="240" w:lineRule="auto"/>
        <w:jc w:val="center"/>
        <w:rPr>
          <w:rFonts w:ascii="Arial" w:hAnsi="Arial" w:cs="Arial"/>
          <w:bCs/>
          <w:color w:val="000000"/>
          <w:sz w:val="24"/>
          <w:szCs w:val="24"/>
        </w:rPr>
      </w:pPr>
      <w:r w:rsidRPr="00513E5C">
        <w:rPr>
          <w:rFonts w:ascii="Arial" w:hAnsi="Arial" w:cs="Arial"/>
          <w:bCs/>
          <w:color w:val="000000"/>
          <w:sz w:val="24"/>
          <w:szCs w:val="24"/>
        </w:rPr>
        <w:t>de Oxígeno o Nitrógeno</w:t>
      </w:r>
    </w:p>
    <w:p w14:paraId="6C8BDEE4" w14:textId="77777777" w:rsidR="00A308D5" w:rsidRDefault="00A308D5" w:rsidP="00CB175E">
      <w:pPr>
        <w:autoSpaceDE w:val="0"/>
        <w:autoSpaceDN w:val="0"/>
        <w:adjustRightInd w:val="0"/>
        <w:spacing w:after="0" w:line="240" w:lineRule="auto"/>
        <w:jc w:val="both"/>
        <w:rPr>
          <w:rFonts w:ascii="Arial" w:hAnsi="Arial" w:cs="Arial"/>
          <w:b/>
          <w:bCs/>
          <w:color w:val="000000"/>
          <w:sz w:val="24"/>
          <w:szCs w:val="24"/>
        </w:rPr>
      </w:pPr>
    </w:p>
    <w:p w14:paraId="4CF2B11C"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158168C0"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09C3E9B"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51A8445"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05511B3E"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138EDAA4"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A667322"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75BC9F9"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17604182"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2BDC901"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5D50EB8"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9A27D23"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9A78ED0"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5C1EBF5E"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2A05204"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B772743"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52A1DF1"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5BCB6FE7"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690EA74"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07F2F72"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4A4BF0F2"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5E674728"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3B21C22B"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1922B009"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2C7F686"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C4967CB"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171FACEB"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35396281"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584AC00"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7DC78497"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A369A27"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4BC4A967"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52A3A916"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6B9A9492"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4428E3E"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285794E6" w14:textId="77777777" w:rsidR="00A308D5"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lastRenderedPageBreak/>
        <w:t>M</w:t>
      </w:r>
      <w:r w:rsidR="00513E5C">
        <w:rPr>
          <w:rFonts w:ascii="Arial" w:hAnsi="Arial" w:cs="Arial"/>
          <w:b/>
          <w:bCs/>
          <w:color w:val="000000"/>
          <w:sz w:val="24"/>
          <w:szCs w:val="24"/>
        </w:rPr>
        <w:t>EDIDAS DE SEGURIDAD EN PLANTAS DE OXÍGENO</w:t>
      </w:r>
    </w:p>
    <w:p w14:paraId="42F8141F" w14:textId="77777777" w:rsidR="00513E5C" w:rsidRPr="00863342" w:rsidRDefault="00513E5C" w:rsidP="00A308D5">
      <w:pPr>
        <w:autoSpaceDE w:val="0"/>
        <w:autoSpaceDN w:val="0"/>
        <w:adjustRightInd w:val="0"/>
        <w:spacing w:after="0" w:line="240" w:lineRule="auto"/>
        <w:jc w:val="center"/>
        <w:rPr>
          <w:rFonts w:ascii="Arial" w:hAnsi="Arial" w:cs="Arial"/>
          <w:b/>
          <w:bCs/>
          <w:color w:val="000000"/>
          <w:sz w:val="24"/>
          <w:szCs w:val="24"/>
        </w:rPr>
      </w:pPr>
    </w:p>
    <w:p w14:paraId="4228B790"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TITULO I</w:t>
      </w:r>
    </w:p>
    <w:p w14:paraId="2F16E209"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DISPOSICIONES GENERALES</w:t>
      </w:r>
    </w:p>
    <w:p w14:paraId="1BEA3B21" w14:textId="77777777" w:rsidR="00A308D5" w:rsidRDefault="00A308D5" w:rsidP="00A308D5">
      <w:pPr>
        <w:autoSpaceDE w:val="0"/>
        <w:autoSpaceDN w:val="0"/>
        <w:adjustRightInd w:val="0"/>
        <w:spacing w:after="0" w:line="240" w:lineRule="auto"/>
        <w:jc w:val="center"/>
        <w:rPr>
          <w:rFonts w:ascii="Arial" w:hAnsi="Arial" w:cs="Arial"/>
          <w:b/>
          <w:bCs/>
          <w:color w:val="000000"/>
          <w:sz w:val="24"/>
          <w:szCs w:val="24"/>
        </w:rPr>
      </w:pPr>
    </w:p>
    <w:p w14:paraId="03EB1BE3"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Primero</w:t>
      </w:r>
    </w:p>
    <w:p w14:paraId="6D997E19" w14:textId="77777777" w:rsidR="00F01086"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Propósito y Campo de Aplicación</w:t>
      </w:r>
    </w:p>
    <w:p w14:paraId="34876C7C" w14:textId="77777777" w:rsidR="00A308D5" w:rsidRPr="00863342" w:rsidRDefault="00A308D5" w:rsidP="00A308D5">
      <w:pPr>
        <w:autoSpaceDE w:val="0"/>
        <w:autoSpaceDN w:val="0"/>
        <w:adjustRightInd w:val="0"/>
        <w:spacing w:after="0" w:line="240" w:lineRule="auto"/>
        <w:jc w:val="center"/>
        <w:rPr>
          <w:rFonts w:ascii="Arial" w:hAnsi="Arial" w:cs="Arial"/>
          <w:b/>
          <w:bCs/>
          <w:color w:val="000000"/>
          <w:sz w:val="24"/>
          <w:szCs w:val="24"/>
        </w:rPr>
      </w:pPr>
    </w:p>
    <w:p w14:paraId="4A599DFF"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w:t>
      </w:r>
    </w:p>
    <w:p w14:paraId="6B0F2E61"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40732AE9"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presente Reglamento tiene por objeto fijar normas que establecen las medidas de seguridad, prevención y</w:t>
      </w:r>
      <w:r w:rsidR="00A308D5">
        <w:rPr>
          <w:rFonts w:ascii="Arial" w:hAnsi="Arial" w:cs="Arial"/>
          <w:color w:val="000000"/>
          <w:sz w:val="24"/>
          <w:szCs w:val="24"/>
        </w:rPr>
        <w:t xml:space="preserve"> </w:t>
      </w:r>
      <w:r w:rsidRPr="00863342">
        <w:rPr>
          <w:rFonts w:ascii="Arial" w:hAnsi="Arial" w:cs="Arial"/>
          <w:color w:val="000000"/>
          <w:sz w:val="24"/>
          <w:szCs w:val="24"/>
        </w:rPr>
        <w:t xml:space="preserve">control de riesgos aplicables en las operaciones o procesos que se realicen en </w:t>
      </w:r>
      <w:del w:id="15" w:author="Angelo Mondaca Vergara" w:date="2020-02-10T15:27:00Z">
        <w:r w:rsidRPr="00863342" w:rsidDel="00157813">
          <w:rPr>
            <w:rFonts w:ascii="Arial" w:hAnsi="Arial" w:cs="Arial"/>
            <w:color w:val="000000"/>
            <w:sz w:val="24"/>
            <w:szCs w:val="24"/>
          </w:rPr>
          <w:delText>la Unidad</w:delText>
        </w:r>
      </w:del>
      <w:ins w:id="16" w:author="Angelo Mondaca Vergara" w:date="2020-02-10T15:27:00Z">
        <w:r w:rsidR="00157813">
          <w:rPr>
            <w:rFonts w:ascii="Arial" w:hAnsi="Arial" w:cs="Arial"/>
            <w:color w:val="000000"/>
            <w:sz w:val="24"/>
            <w:szCs w:val="24"/>
          </w:rPr>
          <w:t xml:space="preserve">el área </w:t>
        </w:r>
      </w:ins>
      <w:del w:id="17" w:author="Angelo Mondaca Vergara" w:date="2020-02-10T15:27:00Z">
        <w:r w:rsidRPr="00863342" w:rsidDel="00157813">
          <w:rPr>
            <w:rFonts w:ascii="Arial" w:hAnsi="Arial" w:cs="Arial"/>
            <w:color w:val="000000"/>
            <w:sz w:val="24"/>
            <w:szCs w:val="24"/>
          </w:rPr>
          <w:delText xml:space="preserve"> </w:delText>
        </w:r>
      </w:del>
      <w:r w:rsidRPr="00863342">
        <w:rPr>
          <w:rFonts w:ascii="Arial" w:hAnsi="Arial" w:cs="Arial"/>
          <w:color w:val="000000"/>
          <w:sz w:val="24"/>
          <w:szCs w:val="24"/>
        </w:rPr>
        <w:t>Plantas de Oxígeno de la</w:t>
      </w:r>
      <w:r w:rsidR="00A308D5">
        <w:rPr>
          <w:rFonts w:ascii="Arial" w:hAnsi="Arial" w:cs="Arial"/>
          <w:color w:val="000000"/>
          <w:sz w:val="24"/>
          <w:szCs w:val="24"/>
        </w:rPr>
        <w:t xml:space="preserve"> </w:t>
      </w:r>
      <w:r w:rsidR="00513E5C">
        <w:rPr>
          <w:rFonts w:ascii="Arial" w:hAnsi="Arial" w:cs="Arial"/>
          <w:color w:val="000000"/>
          <w:sz w:val="24"/>
          <w:szCs w:val="24"/>
        </w:rPr>
        <w:t>Gerencia de Fundición</w:t>
      </w:r>
      <w:r w:rsidRPr="00863342">
        <w:rPr>
          <w:rFonts w:ascii="Arial" w:hAnsi="Arial" w:cs="Arial"/>
          <w:color w:val="000000"/>
          <w:sz w:val="24"/>
          <w:szCs w:val="24"/>
        </w:rPr>
        <w:t xml:space="preserve">, División </w:t>
      </w:r>
      <w:r w:rsidR="00513E5C">
        <w:rPr>
          <w:rFonts w:ascii="Arial" w:hAnsi="Arial" w:cs="Arial"/>
          <w:color w:val="000000"/>
          <w:sz w:val="24"/>
          <w:szCs w:val="24"/>
        </w:rPr>
        <w:t xml:space="preserve">CODELCO </w:t>
      </w:r>
      <w:del w:id="18" w:author="Angelo Mondaca Vergara" w:date="2020-02-10T15:27:00Z">
        <w:r w:rsidR="00513E5C" w:rsidDel="00A45BAE">
          <w:rPr>
            <w:rFonts w:ascii="Arial" w:hAnsi="Arial" w:cs="Arial"/>
            <w:color w:val="000000"/>
            <w:sz w:val="24"/>
            <w:szCs w:val="24"/>
          </w:rPr>
          <w:delText>Norte</w:delText>
        </w:r>
      </w:del>
      <w:ins w:id="19" w:author="Angelo Mondaca Vergara" w:date="2020-02-10T15:27:00Z">
        <w:r w:rsidR="00A45BAE">
          <w:rPr>
            <w:rFonts w:ascii="Arial" w:hAnsi="Arial" w:cs="Arial"/>
            <w:color w:val="000000"/>
            <w:sz w:val="24"/>
            <w:szCs w:val="24"/>
          </w:rPr>
          <w:t>Chuquicamata</w:t>
        </w:r>
      </w:ins>
      <w:r w:rsidR="00513E5C">
        <w:rPr>
          <w:rFonts w:ascii="Arial" w:hAnsi="Arial" w:cs="Arial"/>
          <w:color w:val="000000"/>
          <w:sz w:val="24"/>
          <w:szCs w:val="24"/>
        </w:rPr>
        <w:t xml:space="preserve"> de la Corporación Nacional del Cobre de Chile</w:t>
      </w:r>
      <w:r w:rsidRPr="00863342">
        <w:rPr>
          <w:rFonts w:ascii="Arial" w:hAnsi="Arial" w:cs="Arial"/>
          <w:color w:val="000000"/>
          <w:sz w:val="24"/>
          <w:szCs w:val="24"/>
        </w:rPr>
        <w:t>, y que tiene como propósito:</w:t>
      </w:r>
    </w:p>
    <w:p w14:paraId="1D42073C"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091C536E" w14:textId="77777777" w:rsidR="00F01086" w:rsidRDefault="00F01086" w:rsidP="00513E5C">
      <w:pPr>
        <w:pStyle w:val="Prrafodelista"/>
        <w:numPr>
          <w:ilvl w:val="0"/>
          <w:numId w:val="1"/>
        </w:numPr>
        <w:autoSpaceDE w:val="0"/>
        <w:autoSpaceDN w:val="0"/>
        <w:adjustRightInd w:val="0"/>
        <w:spacing w:after="0" w:line="240" w:lineRule="auto"/>
        <w:jc w:val="both"/>
        <w:rPr>
          <w:rFonts w:ascii="Arial" w:hAnsi="Arial" w:cs="Arial"/>
          <w:color w:val="000000"/>
          <w:sz w:val="24"/>
          <w:szCs w:val="24"/>
        </w:rPr>
      </w:pPr>
      <w:r w:rsidRPr="00513E5C">
        <w:rPr>
          <w:rFonts w:ascii="Arial" w:hAnsi="Arial" w:cs="Arial"/>
          <w:color w:val="000000"/>
          <w:sz w:val="24"/>
          <w:szCs w:val="24"/>
        </w:rPr>
        <w:t>La protección de la integridad y salud de los trabajadores propios de la División y de terceros, cuyas actividades</w:t>
      </w:r>
      <w:r w:rsidR="00A308D5" w:rsidRPr="00513E5C">
        <w:rPr>
          <w:rFonts w:ascii="Arial" w:hAnsi="Arial" w:cs="Arial"/>
          <w:color w:val="000000"/>
          <w:sz w:val="24"/>
          <w:szCs w:val="24"/>
        </w:rPr>
        <w:t xml:space="preserve"> </w:t>
      </w:r>
      <w:r w:rsidRPr="00513E5C">
        <w:rPr>
          <w:rFonts w:ascii="Arial" w:hAnsi="Arial" w:cs="Arial"/>
          <w:color w:val="000000"/>
          <w:sz w:val="24"/>
          <w:szCs w:val="24"/>
        </w:rPr>
        <w:t>están vinculadas a las operaciones en Plantas de Oxígeno de la División.</w:t>
      </w:r>
    </w:p>
    <w:p w14:paraId="1EB95324" w14:textId="77777777" w:rsidR="00513E5C" w:rsidRPr="00513E5C" w:rsidRDefault="00513E5C" w:rsidP="00513E5C">
      <w:pPr>
        <w:pStyle w:val="Prrafodelista"/>
        <w:autoSpaceDE w:val="0"/>
        <w:autoSpaceDN w:val="0"/>
        <w:adjustRightInd w:val="0"/>
        <w:spacing w:after="0" w:line="240" w:lineRule="auto"/>
        <w:jc w:val="both"/>
        <w:rPr>
          <w:rFonts w:ascii="Arial" w:hAnsi="Arial" w:cs="Arial"/>
          <w:color w:val="000000"/>
          <w:sz w:val="24"/>
          <w:szCs w:val="24"/>
        </w:rPr>
      </w:pPr>
    </w:p>
    <w:p w14:paraId="46B75E0D" w14:textId="77777777" w:rsidR="00F01086" w:rsidRDefault="00F01086" w:rsidP="00513E5C">
      <w:pPr>
        <w:pStyle w:val="Prrafodelista"/>
        <w:numPr>
          <w:ilvl w:val="0"/>
          <w:numId w:val="1"/>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protección de las operaciones de Plantas de Oxígeno, equipos, instalaciones, maquinarias, edificios,</w:t>
      </w:r>
      <w:r w:rsidR="00A308D5">
        <w:rPr>
          <w:rFonts w:ascii="Arial" w:hAnsi="Arial" w:cs="Arial"/>
          <w:color w:val="000000"/>
          <w:sz w:val="24"/>
          <w:szCs w:val="24"/>
        </w:rPr>
        <w:t xml:space="preserve"> </w:t>
      </w:r>
      <w:r w:rsidRPr="00863342">
        <w:rPr>
          <w:rFonts w:ascii="Arial" w:hAnsi="Arial" w:cs="Arial"/>
          <w:color w:val="000000"/>
          <w:sz w:val="24"/>
          <w:szCs w:val="24"/>
        </w:rPr>
        <w:t>herramientas y materiales, con un enfoque ambientalmente sustentable.</w:t>
      </w:r>
    </w:p>
    <w:p w14:paraId="039FE7A0" w14:textId="77777777" w:rsidR="00513E5C" w:rsidRPr="00513E5C" w:rsidRDefault="00513E5C" w:rsidP="00513E5C">
      <w:pPr>
        <w:pStyle w:val="Prrafodelista"/>
        <w:rPr>
          <w:rFonts w:ascii="Arial" w:hAnsi="Arial" w:cs="Arial"/>
          <w:color w:val="000000"/>
          <w:sz w:val="24"/>
          <w:szCs w:val="24"/>
        </w:rPr>
      </w:pPr>
    </w:p>
    <w:p w14:paraId="2885A2DE" w14:textId="77777777" w:rsidR="00F01086" w:rsidRDefault="00F01086" w:rsidP="00513E5C">
      <w:pPr>
        <w:pStyle w:val="Prrafodelista"/>
        <w:numPr>
          <w:ilvl w:val="0"/>
          <w:numId w:val="1"/>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Mantener los riesgos operacionales asociados a todos los procesos bajo control permanente, a través de un</w:t>
      </w:r>
      <w:r w:rsidR="00A308D5">
        <w:rPr>
          <w:rFonts w:ascii="Arial" w:hAnsi="Arial" w:cs="Arial"/>
          <w:color w:val="000000"/>
          <w:sz w:val="24"/>
          <w:szCs w:val="24"/>
        </w:rPr>
        <w:t xml:space="preserve"> </w:t>
      </w:r>
      <w:r w:rsidRPr="00863342">
        <w:rPr>
          <w:rFonts w:ascii="Arial" w:hAnsi="Arial" w:cs="Arial"/>
          <w:color w:val="000000"/>
          <w:sz w:val="24"/>
          <w:szCs w:val="24"/>
        </w:rPr>
        <w:t>desarrollo constante y planificado de identificación de peligros y evaluación de los riesgos operacionales.</w:t>
      </w:r>
    </w:p>
    <w:p w14:paraId="29C5EBE7" w14:textId="77777777" w:rsidR="00513E5C" w:rsidRPr="00513E5C" w:rsidRDefault="00513E5C" w:rsidP="00513E5C">
      <w:pPr>
        <w:autoSpaceDE w:val="0"/>
        <w:autoSpaceDN w:val="0"/>
        <w:adjustRightInd w:val="0"/>
        <w:spacing w:after="0" w:line="240" w:lineRule="auto"/>
        <w:jc w:val="both"/>
        <w:rPr>
          <w:rFonts w:ascii="Arial" w:hAnsi="Arial" w:cs="Arial"/>
          <w:color w:val="000000"/>
          <w:sz w:val="24"/>
          <w:szCs w:val="24"/>
        </w:rPr>
      </w:pPr>
    </w:p>
    <w:p w14:paraId="28F7BACF" w14:textId="77777777" w:rsidR="00F01086" w:rsidRDefault="00F01086" w:rsidP="00513E5C">
      <w:pPr>
        <w:pStyle w:val="Prrafodelista"/>
        <w:numPr>
          <w:ilvl w:val="0"/>
          <w:numId w:val="1"/>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Propender en forma permanente al mejoramiento continuo de la gestión de seguridad y salud ocupacional en</w:t>
      </w:r>
      <w:r w:rsidR="00A308D5">
        <w:rPr>
          <w:rFonts w:ascii="Arial" w:hAnsi="Arial" w:cs="Arial"/>
          <w:color w:val="000000"/>
          <w:sz w:val="24"/>
          <w:szCs w:val="24"/>
        </w:rPr>
        <w:t xml:space="preserve"> </w:t>
      </w:r>
      <w:r w:rsidRPr="00863342">
        <w:rPr>
          <w:rFonts w:ascii="Arial" w:hAnsi="Arial" w:cs="Arial"/>
          <w:color w:val="000000"/>
          <w:sz w:val="24"/>
          <w:szCs w:val="24"/>
        </w:rPr>
        <w:t>Plantas de Oxígeno.</w:t>
      </w:r>
    </w:p>
    <w:p w14:paraId="42C67263"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521F1BFA"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w:t>
      </w:r>
    </w:p>
    <w:p w14:paraId="0E8121C3"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0AF8E473"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Este Reglamento concuerda con las normas establecidas en el Decreto Supremo </w:t>
      </w:r>
      <w:del w:id="20" w:author="Angelo Mondaca Vergara" w:date="2020-02-10T15:28:00Z">
        <w:r w:rsidR="00D260C2" w:rsidDel="00A45BAE">
          <w:rPr>
            <w:rFonts w:ascii="Arial" w:hAnsi="Arial" w:cs="Arial"/>
            <w:color w:val="000000"/>
            <w:sz w:val="24"/>
            <w:szCs w:val="24"/>
          </w:rPr>
          <w:delText>Nº 72</w:delText>
        </w:r>
      </w:del>
      <w:ins w:id="21"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Reglamento de Seguridad</w:t>
      </w:r>
      <w:r w:rsidR="00A308D5">
        <w:rPr>
          <w:rFonts w:ascii="Arial" w:hAnsi="Arial" w:cs="Arial"/>
          <w:color w:val="000000"/>
          <w:sz w:val="24"/>
          <w:szCs w:val="24"/>
        </w:rPr>
        <w:t xml:space="preserve"> </w:t>
      </w:r>
      <w:r w:rsidRPr="00863342">
        <w:rPr>
          <w:rFonts w:ascii="Arial" w:hAnsi="Arial" w:cs="Arial"/>
          <w:color w:val="000000"/>
          <w:sz w:val="24"/>
          <w:szCs w:val="24"/>
        </w:rPr>
        <w:t xml:space="preserve">Minera del Ministerio de Minería, debiendo la </w:t>
      </w:r>
      <w:r w:rsidR="00513E5C">
        <w:rPr>
          <w:rFonts w:ascii="Arial" w:hAnsi="Arial" w:cs="Arial"/>
          <w:color w:val="000000"/>
          <w:sz w:val="24"/>
          <w:szCs w:val="24"/>
        </w:rPr>
        <w:t>Gerencia de Fundición</w:t>
      </w:r>
      <w:r w:rsidRPr="00863342">
        <w:rPr>
          <w:rFonts w:ascii="Arial" w:hAnsi="Arial" w:cs="Arial"/>
          <w:color w:val="000000"/>
          <w:sz w:val="24"/>
          <w:szCs w:val="24"/>
        </w:rPr>
        <w:t xml:space="preserve"> cumplir con todas aquéllas que le sean</w:t>
      </w:r>
      <w:r w:rsidR="00A308D5">
        <w:rPr>
          <w:rFonts w:ascii="Arial" w:hAnsi="Arial" w:cs="Arial"/>
          <w:color w:val="000000"/>
          <w:sz w:val="24"/>
          <w:szCs w:val="24"/>
        </w:rPr>
        <w:t xml:space="preserve"> </w:t>
      </w:r>
      <w:r w:rsidRPr="00863342">
        <w:rPr>
          <w:rFonts w:ascii="Arial" w:hAnsi="Arial" w:cs="Arial"/>
          <w:color w:val="000000"/>
          <w:sz w:val="24"/>
          <w:szCs w:val="24"/>
        </w:rPr>
        <w:t>aplicables en sus operaciones y procesos.</w:t>
      </w:r>
    </w:p>
    <w:p w14:paraId="0960C282" w14:textId="77777777" w:rsidR="00D260C2" w:rsidRPr="00863342" w:rsidRDefault="00D260C2" w:rsidP="00CB175E">
      <w:pPr>
        <w:autoSpaceDE w:val="0"/>
        <w:autoSpaceDN w:val="0"/>
        <w:adjustRightInd w:val="0"/>
        <w:spacing w:after="0" w:line="240" w:lineRule="auto"/>
        <w:jc w:val="both"/>
        <w:rPr>
          <w:rFonts w:ascii="Arial" w:hAnsi="Arial" w:cs="Arial"/>
          <w:color w:val="000000"/>
          <w:sz w:val="24"/>
          <w:szCs w:val="24"/>
        </w:rPr>
      </w:pPr>
    </w:p>
    <w:p w14:paraId="6012A794"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presente Reglamento da cumplimiento a l</w:t>
      </w:r>
      <w:r w:rsidR="00D260C2">
        <w:rPr>
          <w:rFonts w:ascii="Arial" w:hAnsi="Arial" w:cs="Arial"/>
          <w:color w:val="000000"/>
          <w:sz w:val="24"/>
          <w:szCs w:val="24"/>
        </w:rPr>
        <w:t xml:space="preserve">os Artículos Nº </w:t>
      </w:r>
      <w:del w:id="22" w:author="Angelo Mondaca Vergara" w:date="2020-02-10T15:30:00Z">
        <w:r w:rsidR="00D260C2" w:rsidDel="00C73E2C">
          <w:rPr>
            <w:rFonts w:ascii="Arial" w:hAnsi="Arial" w:cs="Arial"/>
            <w:color w:val="000000"/>
            <w:sz w:val="24"/>
            <w:szCs w:val="24"/>
          </w:rPr>
          <w:delText>16</w:delText>
        </w:r>
        <w:r w:rsidRPr="00863342" w:rsidDel="00C73E2C">
          <w:rPr>
            <w:rFonts w:ascii="Arial" w:hAnsi="Arial" w:cs="Arial"/>
            <w:color w:val="000000"/>
            <w:sz w:val="24"/>
            <w:szCs w:val="24"/>
          </w:rPr>
          <w:delText xml:space="preserve"> </w:delText>
        </w:r>
      </w:del>
      <w:ins w:id="23" w:author="Angelo Mondaca Vergara" w:date="2020-02-10T15:30:00Z">
        <w:r w:rsidR="00C73E2C">
          <w:rPr>
            <w:rFonts w:ascii="Arial" w:hAnsi="Arial" w:cs="Arial"/>
            <w:color w:val="000000"/>
            <w:sz w:val="24"/>
            <w:szCs w:val="24"/>
          </w:rPr>
          <w:t>25</w:t>
        </w:r>
        <w:r w:rsidR="00C73E2C" w:rsidRPr="00863342">
          <w:rPr>
            <w:rFonts w:ascii="Arial" w:hAnsi="Arial" w:cs="Arial"/>
            <w:color w:val="000000"/>
            <w:sz w:val="24"/>
            <w:szCs w:val="24"/>
          </w:rPr>
          <w:t xml:space="preserve"> </w:t>
        </w:r>
      </w:ins>
      <w:r w:rsidRPr="00863342">
        <w:rPr>
          <w:rFonts w:ascii="Arial" w:hAnsi="Arial" w:cs="Arial"/>
          <w:color w:val="000000"/>
          <w:sz w:val="24"/>
          <w:szCs w:val="24"/>
        </w:rPr>
        <w:t xml:space="preserve">y Nº </w:t>
      </w:r>
      <w:ins w:id="24" w:author="Angelo Mondaca Vergara" w:date="2020-02-10T19:05:00Z">
        <w:r w:rsidR="00357471">
          <w:rPr>
            <w:rFonts w:ascii="Arial" w:hAnsi="Arial" w:cs="Arial"/>
            <w:color w:val="000000"/>
            <w:sz w:val="24"/>
            <w:szCs w:val="24"/>
          </w:rPr>
          <w:t>330</w:t>
        </w:r>
      </w:ins>
      <w:del w:id="25" w:author="Angelo Mondaca Vergara" w:date="2020-02-10T19:05:00Z">
        <w:r w:rsidRPr="00863342" w:rsidDel="00357471">
          <w:rPr>
            <w:rFonts w:ascii="Arial" w:hAnsi="Arial" w:cs="Arial"/>
            <w:color w:val="000000"/>
            <w:sz w:val="24"/>
            <w:szCs w:val="24"/>
          </w:rPr>
          <w:delText>294</w:delText>
        </w:r>
      </w:del>
      <w:r w:rsidRPr="00863342">
        <w:rPr>
          <w:rFonts w:ascii="Arial" w:hAnsi="Arial" w:cs="Arial"/>
          <w:color w:val="000000"/>
          <w:sz w:val="24"/>
          <w:szCs w:val="24"/>
        </w:rPr>
        <w:t>, respecto a la elaboración de un Reglamento</w:t>
      </w:r>
      <w:r w:rsidR="00A308D5">
        <w:rPr>
          <w:rFonts w:ascii="Arial" w:hAnsi="Arial" w:cs="Arial"/>
          <w:color w:val="000000"/>
          <w:sz w:val="24"/>
          <w:szCs w:val="24"/>
        </w:rPr>
        <w:t xml:space="preserve"> </w:t>
      </w:r>
      <w:r w:rsidRPr="00863342">
        <w:rPr>
          <w:rFonts w:ascii="Arial" w:hAnsi="Arial" w:cs="Arial"/>
          <w:color w:val="000000"/>
          <w:sz w:val="24"/>
          <w:szCs w:val="24"/>
        </w:rPr>
        <w:t>Interno Específico de Minería que contenga las medidas de seguridad aplicables a las operaciones en Plantas de</w:t>
      </w:r>
      <w:r w:rsidR="00A308D5">
        <w:rPr>
          <w:rFonts w:ascii="Arial" w:hAnsi="Arial" w:cs="Arial"/>
          <w:color w:val="000000"/>
          <w:sz w:val="24"/>
          <w:szCs w:val="24"/>
        </w:rPr>
        <w:t xml:space="preserve"> </w:t>
      </w:r>
      <w:r w:rsidRPr="00863342">
        <w:rPr>
          <w:rFonts w:ascii="Arial" w:hAnsi="Arial" w:cs="Arial"/>
          <w:color w:val="000000"/>
          <w:sz w:val="24"/>
          <w:szCs w:val="24"/>
        </w:rPr>
        <w:t>Oxígeno.</w:t>
      </w:r>
    </w:p>
    <w:p w14:paraId="46B3B501" w14:textId="77777777" w:rsidR="00D260C2" w:rsidRPr="00863342" w:rsidRDefault="00D260C2" w:rsidP="00CB175E">
      <w:pPr>
        <w:autoSpaceDE w:val="0"/>
        <w:autoSpaceDN w:val="0"/>
        <w:adjustRightInd w:val="0"/>
        <w:spacing w:after="0" w:line="240" w:lineRule="auto"/>
        <w:jc w:val="both"/>
        <w:rPr>
          <w:rFonts w:ascii="Arial" w:hAnsi="Arial" w:cs="Arial"/>
          <w:color w:val="000000"/>
          <w:sz w:val="24"/>
          <w:szCs w:val="24"/>
        </w:rPr>
      </w:pPr>
    </w:p>
    <w:p w14:paraId="7733B1D7"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Este Reglamento concuerda totalmente con las normas establecidas en el Reglamento Interno de Orden, Higiene</w:t>
      </w:r>
      <w:r w:rsidR="00A308D5">
        <w:rPr>
          <w:rFonts w:ascii="Arial" w:hAnsi="Arial" w:cs="Arial"/>
          <w:color w:val="000000"/>
          <w:sz w:val="24"/>
          <w:szCs w:val="24"/>
        </w:rPr>
        <w:t xml:space="preserve"> </w:t>
      </w:r>
      <w:r w:rsidRPr="00863342">
        <w:rPr>
          <w:rFonts w:ascii="Arial" w:hAnsi="Arial" w:cs="Arial"/>
          <w:color w:val="000000"/>
          <w:sz w:val="24"/>
          <w:szCs w:val="24"/>
        </w:rPr>
        <w:t xml:space="preserve">y Seguridad vigente de la División </w:t>
      </w:r>
      <w:r w:rsidR="00D260C2">
        <w:rPr>
          <w:rFonts w:ascii="Arial" w:hAnsi="Arial" w:cs="Arial"/>
          <w:color w:val="000000"/>
          <w:sz w:val="24"/>
          <w:szCs w:val="24"/>
        </w:rPr>
        <w:t xml:space="preserve">CODELCO </w:t>
      </w:r>
      <w:del w:id="26" w:author="Angelo Mondaca Vergara" w:date="2020-02-10T15:27:00Z">
        <w:r w:rsidR="00D260C2" w:rsidDel="00A45BAE">
          <w:rPr>
            <w:rFonts w:ascii="Arial" w:hAnsi="Arial" w:cs="Arial"/>
            <w:color w:val="000000"/>
            <w:sz w:val="24"/>
            <w:szCs w:val="24"/>
          </w:rPr>
          <w:delText>Norte</w:delText>
        </w:r>
      </w:del>
      <w:ins w:id="27" w:author="Angelo Mondaca Vergara" w:date="2020-02-10T15:27:00Z">
        <w:r w:rsidR="00A45BAE">
          <w:rPr>
            <w:rFonts w:ascii="Arial" w:hAnsi="Arial" w:cs="Arial"/>
            <w:color w:val="000000"/>
            <w:sz w:val="24"/>
            <w:szCs w:val="24"/>
          </w:rPr>
          <w:t>Chuquicamata</w:t>
        </w:r>
      </w:ins>
      <w:r w:rsidRPr="00863342">
        <w:rPr>
          <w:rFonts w:ascii="Arial" w:hAnsi="Arial" w:cs="Arial"/>
          <w:color w:val="000000"/>
          <w:sz w:val="24"/>
          <w:szCs w:val="24"/>
        </w:rPr>
        <w:t>.</w:t>
      </w:r>
    </w:p>
    <w:p w14:paraId="153A7414" w14:textId="77777777" w:rsidR="00D260C2" w:rsidRDefault="00D260C2" w:rsidP="00CB175E">
      <w:pPr>
        <w:autoSpaceDE w:val="0"/>
        <w:autoSpaceDN w:val="0"/>
        <w:adjustRightInd w:val="0"/>
        <w:spacing w:after="0" w:line="240" w:lineRule="auto"/>
        <w:jc w:val="both"/>
        <w:rPr>
          <w:rFonts w:ascii="Arial" w:hAnsi="Arial" w:cs="Arial"/>
          <w:color w:val="000000"/>
          <w:sz w:val="24"/>
          <w:szCs w:val="24"/>
        </w:rPr>
      </w:pPr>
    </w:p>
    <w:p w14:paraId="7E83D730" w14:textId="77777777" w:rsidR="00D260C2" w:rsidRDefault="00D260C2" w:rsidP="00CB175E">
      <w:pPr>
        <w:autoSpaceDE w:val="0"/>
        <w:autoSpaceDN w:val="0"/>
        <w:adjustRightInd w:val="0"/>
        <w:spacing w:after="0" w:line="240" w:lineRule="auto"/>
        <w:jc w:val="both"/>
        <w:rPr>
          <w:rFonts w:ascii="Arial" w:hAnsi="Arial" w:cs="Arial"/>
          <w:color w:val="000000"/>
          <w:sz w:val="24"/>
          <w:szCs w:val="24"/>
        </w:rPr>
      </w:pPr>
    </w:p>
    <w:p w14:paraId="22E347EC"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044AE967"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lastRenderedPageBreak/>
        <w:t>Capítulo Segundo</w:t>
      </w:r>
    </w:p>
    <w:p w14:paraId="48E8BE87" w14:textId="77777777" w:rsidR="00F01086"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Definiciones Técnicas Aplicables</w:t>
      </w:r>
    </w:p>
    <w:p w14:paraId="23E21E08" w14:textId="77777777" w:rsidR="00A308D5" w:rsidRPr="00863342" w:rsidRDefault="00A308D5" w:rsidP="00A308D5">
      <w:pPr>
        <w:autoSpaceDE w:val="0"/>
        <w:autoSpaceDN w:val="0"/>
        <w:adjustRightInd w:val="0"/>
        <w:spacing w:after="0" w:line="240" w:lineRule="auto"/>
        <w:jc w:val="center"/>
        <w:rPr>
          <w:rFonts w:ascii="Arial" w:hAnsi="Arial" w:cs="Arial"/>
          <w:b/>
          <w:bCs/>
          <w:color w:val="000000"/>
          <w:sz w:val="24"/>
          <w:szCs w:val="24"/>
        </w:rPr>
      </w:pPr>
    </w:p>
    <w:p w14:paraId="34A6DC5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w:t>
      </w:r>
    </w:p>
    <w:p w14:paraId="005FE1BB"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79637A87" w14:textId="7ADD26BF"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Las Plantas producen oxígeno y nitrógeno, gases </w:t>
      </w:r>
      <w:del w:id="28" w:author="Angelo Mondaca Vergara" w:date="2020-02-10T19:06:00Z">
        <w:r w:rsidRPr="00863342" w:rsidDel="00357471">
          <w:rPr>
            <w:rFonts w:ascii="Arial" w:hAnsi="Arial" w:cs="Arial"/>
            <w:color w:val="000000"/>
            <w:sz w:val="24"/>
            <w:szCs w:val="24"/>
          </w:rPr>
          <w:delText xml:space="preserve">compuestos </w:delText>
        </w:r>
      </w:del>
      <w:ins w:id="29" w:author="Angelo Mondaca Vergara" w:date="2020-02-10T19:06:00Z">
        <w:r w:rsidR="00357471">
          <w:rPr>
            <w:rFonts w:ascii="Arial" w:hAnsi="Arial" w:cs="Arial"/>
            <w:color w:val="000000"/>
            <w:sz w:val="24"/>
            <w:szCs w:val="24"/>
          </w:rPr>
          <w:t>constitutivos</w:t>
        </w:r>
        <w:r w:rsidR="00357471" w:rsidRPr="00863342">
          <w:rPr>
            <w:rFonts w:ascii="Arial" w:hAnsi="Arial" w:cs="Arial"/>
            <w:color w:val="000000"/>
            <w:sz w:val="24"/>
            <w:szCs w:val="24"/>
          </w:rPr>
          <w:t xml:space="preserve"> </w:t>
        </w:r>
      </w:ins>
      <w:r w:rsidRPr="00863342">
        <w:rPr>
          <w:rFonts w:ascii="Arial" w:hAnsi="Arial" w:cs="Arial"/>
          <w:color w:val="000000"/>
          <w:sz w:val="24"/>
          <w:szCs w:val="24"/>
        </w:rPr>
        <w:t>del aire</w:t>
      </w:r>
      <w:del w:id="30" w:author="Angelo Mondaca Vergara" w:date="2020-02-10T19:06:00Z">
        <w:r w:rsidRPr="00863342" w:rsidDel="00357471">
          <w:rPr>
            <w:rFonts w:ascii="Arial" w:hAnsi="Arial" w:cs="Arial"/>
            <w:color w:val="000000"/>
            <w:sz w:val="24"/>
            <w:szCs w:val="24"/>
          </w:rPr>
          <w:delText xml:space="preserve"> ambiente</w:delText>
        </w:r>
      </w:del>
      <w:r w:rsidRPr="00863342">
        <w:rPr>
          <w:rFonts w:ascii="Arial" w:hAnsi="Arial" w:cs="Arial"/>
          <w:color w:val="000000"/>
          <w:sz w:val="24"/>
          <w:szCs w:val="24"/>
        </w:rPr>
        <w:t xml:space="preserve">, cuyas fórmulas </w:t>
      </w:r>
      <w:del w:id="31" w:author="Mondaca Vergara Angelo Rodolfo (Codelco-Chuquicamata)" w:date="2025-09-14T22:39:00Z" w16du:dateUtc="2025-09-15T01:39:00Z">
        <w:r w:rsidRPr="00863342" w:rsidDel="00956AA7">
          <w:rPr>
            <w:rFonts w:ascii="Arial" w:hAnsi="Arial" w:cs="Arial"/>
            <w:color w:val="000000"/>
            <w:sz w:val="24"/>
            <w:szCs w:val="24"/>
          </w:rPr>
          <w:delText>son:</w:delText>
        </w:r>
      </w:del>
      <w:ins w:id="32" w:author="Mondaca Vergara Angelo Rodolfo (Codelco-Chuquicamata)" w:date="2025-09-14T22:39:00Z" w16du:dateUtc="2025-09-15T01:39:00Z">
        <w:r w:rsidR="00956AA7">
          <w:rPr>
            <w:rFonts w:ascii="Arial" w:hAnsi="Arial" w:cs="Arial"/>
            <w:color w:val="000000"/>
            <w:sz w:val="24"/>
            <w:szCs w:val="24"/>
          </w:rPr>
          <w:t>químicas son</w:t>
        </w:r>
      </w:ins>
      <w:r w:rsidRPr="00863342">
        <w:rPr>
          <w:rFonts w:ascii="Arial" w:hAnsi="Arial" w:cs="Arial"/>
          <w:color w:val="000000"/>
          <w:sz w:val="24"/>
          <w:szCs w:val="24"/>
        </w:rPr>
        <w:t xml:space="preserve"> </w:t>
      </w:r>
      <w:r w:rsidR="00AE572A">
        <w:rPr>
          <w:rFonts w:ascii="Arial" w:hAnsi="Arial" w:cs="Arial"/>
          <w:color w:val="000000"/>
          <w:sz w:val="24"/>
          <w:szCs w:val="24"/>
        </w:rPr>
        <w:t>O</w:t>
      </w:r>
      <w:r w:rsidR="00AE572A" w:rsidRPr="00AE572A">
        <w:rPr>
          <w:rFonts w:ascii="Arial" w:hAnsi="Arial" w:cs="Arial"/>
          <w:color w:val="000000"/>
          <w:sz w:val="24"/>
          <w:szCs w:val="24"/>
          <w:vertAlign w:val="subscript"/>
        </w:rPr>
        <w:t>2</w:t>
      </w:r>
      <w:r w:rsidRPr="00863342">
        <w:rPr>
          <w:rFonts w:ascii="Arial" w:hAnsi="Arial" w:cs="Arial"/>
          <w:color w:val="000000"/>
          <w:sz w:val="24"/>
          <w:szCs w:val="24"/>
        </w:rPr>
        <w:t xml:space="preserve"> y N</w:t>
      </w:r>
      <w:r w:rsidRPr="00AE572A">
        <w:rPr>
          <w:rFonts w:ascii="Arial" w:hAnsi="Arial" w:cs="Arial"/>
          <w:color w:val="000000"/>
          <w:sz w:val="24"/>
          <w:szCs w:val="24"/>
          <w:vertAlign w:val="subscript"/>
        </w:rPr>
        <w:t>2</w:t>
      </w:r>
      <w:r w:rsidR="00A308D5">
        <w:rPr>
          <w:rFonts w:ascii="Arial" w:hAnsi="Arial" w:cs="Arial"/>
          <w:color w:val="000000"/>
          <w:sz w:val="24"/>
          <w:szCs w:val="24"/>
        </w:rPr>
        <w:t xml:space="preserve"> </w:t>
      </w:r>
      <w:r w:rsidRPr="00863342">
        <w:rPr>
          <w:rFonts w:ascii="Arial" w:hAnsi="Arial" w:cs="Arial"/>
          <w:color w:val="000000"/>
          <w:sz w:val="24"/>
          <w:szCs w:val="24"/>
        </w:rPr>
        <w:t>respectivamente.</w:t>
      </w:r>
    </w:p>
    <w:p w14:paraId="786084B4" w14:textId="77777777" w:rsidR="00D260C2" w:rsidRPr="00863342" w:rsidRDefault="00D260C2" w:rsidP="00CB175E">
      <w:pPr>
        <w:autoSpaceDE w:val="0"/>
        <w:autoSpaceDN w:val="0"/>
        <w:adjustRightInd w:val="0"/>
        <w:spacing w:after="0" w:line="240" w:lineRule="auto"/>
        <w:jc w:val="both"/>
        <w:rPr>
          <w:rFonts w:ascii="Arial" w:hAnsi="Arial" w:cs="Arial"/>
          <w:color w:val="000000"/>
          <w:sz w:val="24"/>
          <w:szCs w:val="24"/>
        </w:rPr>
      </w:pPr>
    </w:p>
    <w:p w14:paraId="29CFD8C4"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oxígeno es un gas normal a 15 ºC y 760 mm Hg, es indispensable para la vida y la combustión. Es incoloro,</w:t>
      </w:r>
      <w:r w:rsidR="00A308D5">
        <w:rPr>
          <w:rFonts w:ascii="Arial" w:hAnsi="Arial" w:cs="Arial"/>
          <w:color w:val="000000"/>
          <w:sz w:val="24"/>
          <w:szCs w:val="24"/>
        </w:rPr>
        <w:t xml:space="preserve"> </w:t>
      </w:r>
      <w:r w:rsidRPr="00863342">
        <w:rPr>
          <w:rFonts w:ascii="Arial" w:hAnsi="Arial" w:cs="Arial"/>
          <w:color w:val="000000"/>
          <w:sz w:val="24"/>
          <w:szCs w:val="24"/>
        </w:rPr>
        <w:t>inodoro e insípido, que constituye un 20,9% (en volumen) del aire que respiramos. A la presión atmosférica y</w:t>
      </w:r>
      <w:r w:rsidR="00A308D5">
        <w:rPr>
          <w:rFonts w:ascii="Arial" w:hAnsi="Arial" w:cs="Arial"/>
          <w:color w:val="000000"/>
          <w:sz w:val="24"/>
          <w:szCs w:val="24"/>
        </w:rPr>
        <w:t xml:space="preserve"> </w:t>
      </w:r>
      <w:r w:rsidRPr="00863342">
        <w:rPr>
          <w:rFonts w:ascii="Arial" w:hAnsi="Arial" w:cs="Arial"/>
          <w:color w:val="000000"/>
          <w:sz w:val="24"/>
          <w:szCs w:val="24"/>
        </w:rPr>
        <w:t>temperaturas bajo los –183 ºC es un líquido celeste pálido y más pesado que el agua.</w:t>
      </w:r>
    </w:p>
    <w:p w14:paraId="25BB95EC" w14:textId="77777777" w:rsidR="00D260C2" w:rsidRPr="00863342" w:rsidRDefault="00D260C2" w:rsidP="00CB175E">
      <w:pPr>
        <w:autoSpaceDE w:val="0"/>
        <w:autoSpaceDN w:val="0"/>
        <w:adjustRightInd w:val="0"/>
        <w:spacing w:after="0" w:line="240" w:lineRule="auto"/>
        <w:jc w:val="both"/>
        <w:rPr>
          <w:rFonts w:ascii="Arial" w:hAnsi="Arial" w:cs="Arial"/>
          <w:color w:val="000000"/>
          <w:sz w:val="24"/>
          <w:szCs w:val="24"/>
        </w:rPr>
      </w:pPr>
    </w:p>
    <w:p w14:paraId="2873337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oxígeno gas es altamente reactivo que se combina directamente con muchos elementos para formar óxidos, de</w:t>
      </w:r>
      <w:r w:rsidR="00A308D5">
        <w:rPr>
          <w:rFonts w:ascii="Arial" w:hAnsi="Arial" w:cs="Arial"/>
          <w:color w:val="000000"/>
          <w:sz w:val="24"/>
          <w:szCs w:val="24"/>
        </w:rPr>
        <w:t xml:space="preserve"> </w:t>
      </w:r>
      <w:r w:rsidRPr="00863342">
        <w:rPr>
          <w:rFonts w:ascii="Arial" w:hAnsi="Arial" w:cs="Arial"/>
          <w:color w:val="000000"/>
          <w:sz w:val="24"/>
          <w:szCs w:val="24"/>
        </w:rPr>
        <w:t>acuerdo a las condiciones de temperatura. Ciertos elementos como el fósforo y el magnesio se inflam</w:t>
      </w:r>
      <w:ins w:id="33" w:author="Angelo Mondaca Vergara" w:date="2020-02-10T19:07:00Z">
        <w:r w:rsidR="00357471">
          <w:rPr>
            <w:rFonts w:ascii="Arial" w:hAnsi="Arial" w:cs="Arial"/>
            <w:color w:val="000000"/>
            <w:sz w:val="24"/>
            <w:szCs w:val="24"/>
          </w:rPr>
          <w:t>a</w:t>
        </w:r>
      </w:ins>
      <w:del w:id="34" w:author="Angelo Mondaca Vergara" w:date="2020-02-10T19:07:00Z">
        <w:r w:rsidRPr="00863342" w:rsidDel="00357471">
          <w:rPr>
            <w:rFonts w:ascii="Arial" w:hAnsi="Arial" w:cs="Arial"/>
            <w:color w:val="000000"/>
            <w:sz w:val="24"/>
            <w:szCs w:val="24"/>
          </w:rPr>
          <w:delText>e</w:delText>
        </w:r>
      </w:del>
      <w:r w:rsidRPr="00863342">
        <w:rPr>
          <w:rFonts w:ascii="Arial" w:hAnsi="Arial" w:cs="Arial"/>
          <w:color w:val="000000"/>
          <w:sz w:val="24"/>
          <w:szCs w:val="24"/>
        </w:rPr>
        <w:t>n espontáneamente</w:t>
      </w:r>
      <w:r w:rsidR="00A308D5">
        <w:rPr>
          <w:rFonts w:ascii="Arial" w:hAnsi="Arial" w:cs="Arial"/>
          <w:color w:val="000000"/>
          <w:sz w:val="24"/>
          <w:szCs w:val="24"/>
        </w:rPr>
        <w:t xml:space="preserve"> </w:t>
      </w:r>
      <w:r w:rsidRPr="00863342">
        <w:rPr>
          <w:rFonts w:ascii="Arial" w:hAnsi="Arial" w:cs="Arial"/>
          <w:color w:val="000000"/>
          <w:sz w:val="24"/>
          <w:szCs w:val="24"/>
        </w:rPr>
        <w:t>con el oxígeno, y algunos metales nobles son oxidados solamente a altas temperaturas.</w:t>
      </w:r>
    </w:p>
    <w:p w14:paraId="668AF117" w14:textId="77777777" w:rsidR="00D260C2" w:rsidRPr="00863342" w:rsidRDefault="00D260C2" w:rsidP="00CB175E">
      <w:pPr>
        <w:autoSpaceDE w:val="0"/>
        <w:autoSpaceDN w:val="0"/>
        <w:adjustRightInd w:val="0"/>
        <w:spacing w:after="0" w:line="240" w:lineRule="auto"/>
        <w:jc w:val="both"/>
        <w:rPr>
          <w:rFonts w:ascii="Arial" w:hAnsi="Arial" w:cs="Arial"/>
          <w:color w:val="000000"/>
          <w:sz w:val="24"/>
          <w:szCs w:val="24"/>
        </w:rPr>
      </w:pPr>
    </w:p>
    <w:p w14:paraId="7B4FDF69"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oxígeno es indispensable para la combustión, y puede reaccionar violentamente con sustancias orgánicas.</w:t>
      </w:r>
    </w:p>
    <w:p w14:paraId="423ABA1A" w14:textId="77777777" w:rsidR="00D260C2" w:rsidRPr="00863342" w:rsidRDefault="00D260C2" w:rsidP="00CB175E">
      <w:pPr>
        <w:autoSpaceDE w:val="0"/>
        <w:autoSpaceDN w:val="0"/>
        <w:adjustRightInd w:val="0"/>
        <w:spacing w:after="0" w:line="240" w:lineRule="auto"/>
        <w:jc w:val="both"/>
        <w:rPr>
          <w:rFonts w:ascii="Arial" w:hAnsi="Arial" w:cs="Arial"/>
          <w:color w:val="000000"/>
          <w:sz w:val="24"/>
          <w:szCs w:val="24"/>
        </w:rPr>
      </w:pPr>
    </w:p>
    <w:p w14:paraId="6202542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oxígeno puede ser almacenado en cilindros como gas a altas presiones y como líquido a bajas presiones.</w:t>
      </w:r>
    </w:p>
    <w:p w14:paraId="0E626A48"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7093FC0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Propiedades y Características:</w:t>
      </w:r>
    </w:p>
    <w:p w14:paraId="7838C1BA"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346D0278" w14:textId="77777777" w:rsidR="00F01086" w:rsidRDefault="0017263C" w:rsidP="0017263C">
      <w:pPr>
        <w:pStyle w:val="Prrafodelista"/>
        <w:numPr>
          <w:ilvl w:val="0"/>
          <w:numId w:val="2"/>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Nombre químico</w:t>
      </w:r>
      <w:r>
        <w:rPr>
          <w:rFonts w:ascii="Arial" w:hAnsi="Arial" w:cs="Arial"/>
          <w:color w:val="000000"/>
          <w:sz w:val="24"/>
          <w:szCs w:val="24"/>
        </w:rPr>
        <w:tab/>
      </w:r>
      <w:r>
        <w:rPr>
          <w:rFonts w:ascii="Arial" w:hAnsi="Arial" w:cs="Arial"/>
          <w:color w:val="000000"/>
          <w:sz w:val="24"/>
          <w:szCs w:val="24"/>
        </w:rPr>
        <w:tab/>
      </w:r>
      <w:r w:rsidR="00F01086" w:rsidRPr="0017263C">
        <w:rPr>
          <w:rFonts w:ascii="Arial" w:hAnsi="Arial" w:cs="Arial"/>
          <w:color w:val="000000"/>
          <w:sz w:val="24"/>
          <w:szCs w:val="24"/>
        </w:rPr>
        <w:t>: Oxígeno</w:t>
      </w:r>
    </w:p>
    <w:p w14:paraId="55047FD9" w14:textId="77777777" w:rsidR="0017263C" w:rsidRPr="0017263C" w:rsidRDefault="0017263C" w:rsidP="0017263C">
      <w:pPr>
        <w:pStyle w:val="Prrafodelista"/>
        <w:autoSpaceDE w:val="0"/>
        <w:autoSpaceDN w:val="0"/>
        <w:adjustRightInd w:val="0"/>
        <w:spacing w:after="0" w:line="240" w:lineRule="auto"/>
        <w:jc w:val="both"/>
        <w:rPr>
          <w:rFonts w:ascii="Arial" w:hAnsi="Arial" w:cs="Arial"/>
          <w:color w:val="000000"/>
          <w:sz w:val="24"/>
          <w:szCs w:val="24"/>
        </w:rPr>
      </w:pPr>
    </w:p>
    <w:p w14:paraId="28A981E6" w14:textId="77777777" w:rsidR="00F01086" w:rsidRDefault="00F01086" w:rsidP="0017263C">
      <w:pPr>
        <w:pStyle w:val="Prrafodelista"/>
        <w:numPr>
          <w:ilvl w:val="0"/>
          <w:numId w:val="2"/>
        </w:numPr>
        <w:autoSpaceDE w:val="0"/>
        <w:autoSpaceDN w:val="0"/>
        <w:adjustRightInd w:val="0"/>
        <w:spacing w:after="0" w:line="240" w:lineRule="auto"/>
        <w:jc w:val="both"/>
        <w:rPr>
          <w:rFonts w:ascii="Arial" w:hAnsi="Arial" w:cs="Arial"/>
          <w:color w:val="000000"/>
          <w:sz w:val="24"/>
          <w:szCs w:val="24"/>
        </w:rPr>
      </w:pPr>
      <w:r w:rsidRPr="0017263C">
        <w:rPr>
          <w:rFonts w:ascii="Arial" w:hAnsi="Arial" w:cs="Arial"/>
          <w:color w:val="000000"/>
          <w:sz w:val="24"/>
          <w:szCs w:val="24"/>
        </w:rPr>
        <w:t>Fórmula</w:t>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r>
      <w:r w:rsidRPr="0017263C">
        <w:rPr>
          <w:rFonts w:ascii="Arial" w:hAnsi="Arial" w:cs="Arial"/>
          <w:color w:val="000000"/>
          <w:sz w:val="24"/>
          <w:szCs w:val="24"/>
        </w:rPr>
        <w:t xml:space="preserve">: </w:t>
      </w:r>
      <w:r w:rsidR="00AE572A">
        <w:rPr>
          <w:rFonts w:ascii="Arial" w:hAnsi="Arial" w:cs="Arial"/>
          <w:color w:val="000000"/>
          <w:sz w:val="24"/>
          <w:szCs w:val="24"/>
        </w:rPr>
        <w:t>O</w:t>
      </w:r>
      <w:r w:rsidR="00AE572A" w:rsidRPr="00AE572A">
        <w:rPr>
          <w:rFonts w:ascii="Arial" w:hAnsi="Arial" w:cs="Arial"/>
          <w:color w:val="000000"/>
          <w:sz w:val="24"/>
          <w:szCs w:val="24"/>
          <w:vertAlign w:val="subscript"/>
        </w:rPr>
        <w:t>2</w:t>
      </w:r>
    </w:p>
    <w:p w14:paraId="09E914C6"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4DCE9698" w14:textId="77777777" w:rsidR="00F01086" w:rsidRDefault="00F01086" w:rsidP="0017263C">
      <w:pPr>
        <w:pStyle w:val="Prrafodelista"/>
        <w:numPr>
          <w:ilvl w:val="0"/>
          <w:numId w:val="2"/>
        </w:numPr>
        <w:autoSpaceDE w:val="0"/>
        <w:autoSpaceDN w:val="0"/>
        <w:adjustRightInd w:val="0"/>
        <w:spacing w:after="0" w:line="240" w:lineRule="auto"/>
        <w:jc w:val="both"/>
        <w:rPr>
          <w:rFonts w:ascii="Arial" w:hAnsi="Arial" w:cs="Arial"/>
          <w:color w:val="000000"/>
          <w:sz w:val="24"/>
          <w:szCs w:val="24"/>
        </w:rPr>
      </w:pPr>
      <w:r w:rsidRPr="0017263C">
        <w:rPr>
          <w:rFonts w:ascii="Arial" w:hAnsi="Arial" w:cs="Arial"/>
          <w:color w:val="000000"/>
          <w:sz w:val="24"/>
          <w:szCs w:val="24"/>
        </w:rPr>
        <w:t>Estado físico</w:t>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t>: Gas</w:t>
      </w:r>
    </w:p>
    <w:p w14:paraId="09741492" w14:textId="77777777" w:rsidR="0017263C" w:rsidRPr="0017263C" w:rsidRDefault="0017263C" w:rsidP="0017263C">
      <w:pPr>
        <w:pStyle w:val="Prrafodelista"/>
        <w:autoSpaceDE w:val="0"/>
        <w:autoSpaceDN w:val="0"/>
        <w:adjustRightInd w:val="0"/>
        <w:spacing w:after="0" w:line="240" w:lineRule="auto"/>
        <w:jc w:val="both"/>
        <w:rPr>
          <w:rFonts w:ascii="Arial" w:hAnsi="Arial" w:cs="Arial"/>
          <w:color w:val="000000"/>
          <w:sz w:val="24"/>
          <w:szCs w:val="24"/>
        </w:rPr>
      </w:pPr>
    </w:p>
    <w:p w14:paraId="4545E63A" w14:textId="77777777" w:rsidR="00F01086" w:rsidRDefault="00F01086" w:rsidP="0017263C">
      <w:pPr>
        <w:pStyle w:val="Prrafodelista"/>
        <w:numPr>
          <w:ilvl w:val="0"/>
          <w:numId w:val="2"/>
        </w:numPr>
        <w:autoSpaceDE w:val="0"/>
        <w:autoSpaceDN w:val="0"/>
        <w:adjustRightInd w:val="0"/>
        <w:spacing w:after="0" w:line="240" w:lineRule="auto"/>
        <w:jc w:val="both"/>
        <w:rPr>
          <w:rFonts w:ascii="Arial" w:hAnsi="Arial" w:cs="Arial"/>
          <w:color w:val="000000"/>
          <w:sz w:val="24"/>
          <w:szCs w:val="24"/>
        </w:rPr>
      </w:pPr>
      <w:r w:rsidRPr="0017263C">
        <w:rPr>
          <w:rFonts w:ascii="Arial" w:hAnsi="Arial" w:cs="Arial"/>
          <w:color w:val="000000"/>
          <w:sz w:val="24"/>
          <w:szCs w:val="24"/>
        </w:rPr>
        <w:t>Color</w:t>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t>: Incoloro</w:t>
      </w:r>
    </w:p>
    <w:p w14:paraId="259E19F6"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3D56B282" w14:textId="77777777" w:rsidR="00F01086" w:rsidRDefault="00F01086" w:rsidP="0017263C">
      <w:pPr>
        <w:pStyle w:val="Prrafodelista"/>
        <w:numPr>
          <w:ilvl w:val="0"/>
          <w:numId w:val="2"/>
        </w:numPr>
        <w:autoSpaceDE w:val="0"/>
        <w:autoSpaceDN w:val="0"/>
        <w:adjustRightInd w:val="0"/>
        <w:spacing w:after="0" w:line="240" w:lineRule="auto"/>
        <w:jc w:val="both"/>
        <w:rPr>
          <w:rFonts w:ascii="Arial" w:hAnsi="Arial" w:cs="Arial"/>
          <w:color w:val="000000"/>
          <w:sz w:val="24"/>
          <w:szCs w:val="24"/>
        </w:rPr>
      </w:pPr>
      <w:r w:rsidRPr="0017263C">
        <w:rPr>
          <w:rFonts w:ascii="Arial" w:hAnsi="Arial" w:cs="Arial"/>
          <w:color w:val="000000"/>
          <w:sz w:val="24"/>
          <w:szCs w:val="24"/>
        </w:rPr>
        <w:t>Punto de inflamación</w:t>
      </w:r>
      <w:r w:rsidR="0017263C">
        <w:rPr>
          <w:rFonts w:ascii="Arial" w:hAnsi="Arial" w:cs="Arial"/>
          <w:color w:val="000000"/>
          <w:sz w:val="24"/>
          <w:szCs w:val="24"/>
        </w:rPr>
        <w:tab/>
      </w:r>
      <w:r w:rsidRPr="0017263C">
        <w:rPr>
          <w:rFonts w:ascii="Arial" w:hAnsi="Arial" w:cs="Arial"/>
          <w:color w:val="000000"/>
          <w:sz w:val="24"/>
          <w:szCs w:val="24"/>
        </w:rPr>
        <w:t>: No tiene por ser comburente. Debe tener otro componente para su inflamación.</w:t>
      </w:r>
    </w:p>
    <w:p w14:paraId="420AEB49"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37F122FE" w14:textId="77777777" w:rsidR="00F01086" w:rsidRDefault="00F01086" w:rsidP="0017263C">
      <w:pPr>
        <w:pStyle w:val="Prrafodelista"/>
        <w:numPr>
          <w:ilvl w:val="0"/>
          <w:numId w:val="2"/>
        </w:numPr>
        <w:autoSpaceDE w:val="0"/>
        <w:autoSpaceDN w:val="0"/>
        <w:adjustRightInd w:val="0"/>
        <w:spacing w:after="0" w:line="240" w:lineRule="auto"/>
        <w:jc w:val="both"/>
        <w:rPr>
          <w:rFonts w:ascii="Arial" w:hAnsi="Arial" w:cs="Arial"/>
          <w:color w:val="000000"/>
          <w:sz w:val="24"/>
          <w:szCs w:val="24"/>
        </w:rPr>
      </w:pPr>
      <w:r w:rsidRPr="0017263C">
        <w:rPr>
          <w:rFonts w:ascii="Arial" w:hAnsi="Arial" w:cs="Arial"/>
          <w:color w:val="000000"/>
          <w:sz w:val="24"/>
          <w:szCs w:val="24"/>
        </w:rPr>
        <w:t>Corrosivas</w:t>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r>
      <w:r w:rsidRPr="0017263C">
        <w:rPr>
          <w:rFonts w:ascii="Arial" w:hAnsi="Arial" w:cs="Arial"/>
          <w:color w:val="000000"/>
          <w:sz w:val="24"/>
          <w:szCs w:val="24"/>
        </w:rPr>
        <w:t>: No es corrosivo.</w:t>
      </w:r>
    </w:p>
    <w:p w14:paraId="38D82B16"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57F9C967" w14:textId="77777777" w:rsidR="00F01086" w:rsidRDefault="00F01086" w:rsidP="0017263C">
      <w:pPr>
        <w:pStyle w:val="Prrafodelista"/>
        <w:numPr>
          <w:ilvl w:val="0"/>
          <w:numId w:val="2"/>
        </w:numPr>
        <w:autoSpaceDE w:val="0"/>
        <w:autoSpaceDN w:val="0"/>
        <w:adjustRightInd w:val="0"/>
        <w:spacing w:after="0" w:line="240" w:lineRule="auto"/>
        <w:jc w:val="both"/>
        <w:rPr>
          <w:rFonts w:ascii="Arial" w:hAnsi="Arial" w:cs="Arial"/>
          <w:color w:val="000000"/>
          <w:sz w:val="24"/>
          <w:szCs w:val="24"/>
        </w:rPr>
      </w:pPr>
      <w:r w:rsidRPr="0017263C">
        <w:rPr>
          <w:rFonts w:ascii="Arial" w:hAnsi="Arial" w:cs="Arial"/>
          <w:color w:val="000000"/>
          <w:sz w:val="24"/>
          <w:szCs w:val="24"/>
        </w:rPr>
        <w:t>Reactividad</w:t>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r>
      <w:r w:rsidRPr="0017263C">
        <w:rPr>
          <w:rFonts w:ascii="Arial" w:hAnsi="Arial" w:cs="Arial"/>
          <w:color w:val="000000"/>
          <w:sz w:val="24"/>
          <w:szCs w:val="24"/>
        </w:rPr>
        <w:t>: Es un oxidante fuerte.</w:t>
      </w:r>
    </w:p>
    <w:p w14:paraId="24B0492A"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19F39472" w14:textId="77777777" w:rsidR="00F01086" w:rsidRDefault="00F01086" w:rsidP="0017263C">
      <w:pPr>
        <w:pStyle w:val="Prrafodelista"/>
        <w:numPr>
          <w:ilvl w:val="0"/>
          <w:numId w:val="2"/>
        </w:numPr>
        <w:autoSpaceDE w:val="0"/>
        <w:autoSpaceDN w:val="0"/>
        <w:adjustRightInd w:val="0"/>
        <w:spacing w:after="0" w:line="240" w:lineRule="auto"/>
        <w:jc w:val="both"/>
        <w:rPr>
          <w:rFonts w:ascii="Arial" w:hAnsi="Arial" w:cs="Arial"/>
          <w:color w:val="000000"/>
          <w:sz w:val="24"/>
          <w:szCs w:val="24"/>
        </w:rPr>
      </w:pPr>
      <w:r w:rsidRPr="0017263C">
        <w:rPr>
          <w:rFonts w:ascii="Arial" w:hAnsi="Arial" w:cs="Arial"/>
          <w:color w:val="000000"/>
          <w:sz w:val="24"/>
          <w:szCs w:val="24"/>
        </w:rPr>
        <w:t>Higroscopicidad</w:t>
      </w:r>
      <w:r w:rsidR="0017263C">
        <w:rPr>
          <w:rFonts w:ascii="Arial" w:hAnsi="Arial" w:cs="Arial"/>
          <w:color w:val="000000"/>
          <w:sz w:val="24"/>
          <w:szCs w:val="24"/>
        </w:rPr>
        <w:tab/>
      </w:r>
      <w:r w:rsidR="0017263C">
        <w:rPr>
          <w:rFonts w:ascii="Arial" w:hAnsi="Arial" w:cs="Arial"/>
          <w:color w:val="000000"/>
          <w:sz w:val="24"/>
          <w:szCs w:val="24"/>
        </w:rPr>
        <w:tab/>
      </w:r>
      <w:r w:rsidRPr="0017263C">
        <w:rPr>
          <w:rFonts w:ascii="Arial" w:hAnsi="Arial" w:cs="Arial"/>
          <w:color w:val="000000"/>
          <w:sz w:val="24"/>
          <w:szCs w:val="24"/>
        </w:rPr>
        <w:t>: No.</w:t>
      </w:r>
    </w:p>
    <w:p w14:paraId="30929821" w14:textId="77777777" w:rsidR="0017263C" w:rsidRPr="0017263C" w:rsidRDefault="0017263C" w:rsidP="0017263C">
      <w:pPr>
        <w:pStyle w:val="Prrafodelista"/>
        <w:autoSpaceDE w:val="0"/>
        <w:autoSpaceDN w:val="0"/>
        <w:adjustRightInd w:val="0"/>
        <w:spacing w:after="0" w:line="240" w:lineRule="auto"/>
        <w:jc w:val="both"/>
        <w:rPr>
          <w:rFonts w:ascii="Arial" w:hAnsi="Arial" w:cs="Arial"/>
          <w:color w:val="000000"/>
          <w:sz w:val="24"/>
          <w:szCs w:val="24"/>
        </w:rPr>
      </w:pPr>
    </w:p>
    <w:p w14:paraId="02E3051B"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nitrógeno es un gas normal a 15 ºC y 760 mm Hg. Es incoloro, inodoro e insípido, que constituye un 78% (en</w:t>
      </w:r>
      <w:r w:rsidR="00A308D5">
        <w:rPr>
          <w:rFonts w:ascii="Arial" w:hAnsi="Arial" w:cs="Arial"/>
          <w:color w:val="000000"/>
          <w:sz w:val="24"/>
          <w:szCs w:val="24"/>
        </w:rPr>
        <w:t xml:space="preserve"> </w:t>
      </w:r>
      <w:r w:rsidRPr="00863342">
        <w:rPr>
          <w:rFonts w:ascii="Arial" w:hAnsi="Arial" w:cs="Arial"/>
          <w:color w:val="000000"/>
          <w:sz w:val="24"/>
          <w:szCs w:val="24"/>
        </w:rPr>
        <w:t>volumen) del aire que respiramos. A la presión atmosférica y temperaturas bajo los –196 ºC es un líquido incoloro</w:t>
      </w:r>
      <w:r w:rsidR="00A308D5">
        <w:rPr>
          <w:rFonts w:ascii="Arial" w:hAnsi="Arial" w:cs="Arial"/>
          <w:color w:val="000000"/>
          <w:sz w:val="24"/>
          <w:szCs w:val="24"/>
        </w:rPr>
        <w:t xml:space="preserve"> </w:t>
      </w:r>
      <w:r w:rsidRPr="00863342">
        <w:rPr>
          <w:rFonts w:ascii="Arial" w:hAnsi="Arial" w:cs="Arial"/>
          <w:color w:val="000000"/>
          <w:sz w:val="24"/>
          <w:szCs w:val="24"/>
        </w:rPr>
        <w:t>y ligeramente más pesado que el agua.</w:t>
      </w:r>
    </w:p>
    <w:p w14:paraId="5A478B7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lastRenderedPageBreak/>
        <w:t>El nitrógeno es incapaz de mantener la respiración y la combustión, sin embargo juega un rol esencial como</w:t>
      </w:r>
      <w:r w:rsidR="00A308D5">
        <w:rPr>
          <w:rFonts w:ascii="Arial" w:hAnsi="Arial" w:cs="Arial"/>
          <w:color w:val="000000"/>
          <w:sz w:val="24"/>
          <w:szCs w:val="24"/>
        </w:rPr>
        <w:t xml:space="preserve"> </w:t>
      </w:r>
      <w:r w:rsidR="0017263C">
        <w:rPr>
          <w:rFonts w:ascii="Arial" w:hAnsi="Arial" w:cs="Arial"/>
          <w:color w:val="000000"/>
          <w:sz w:val="24"/>
          <w:szCs w:val="24"/>
        </w:rPr>
        <w:t>elementos de la materia viva (</w:t>
      </w:r>
      <w:r w:rsidRPr="00863342">
        <w:rPr>
          <w:rFonts w:ascii="Arial" w:hAnsi="Arial" w:cs="Arial"/>
          <w:color w:val="000000"/>
          <w:sz w:val="24"/>
          <w:szCs w:val="24"/>
        </w:rPr>
        <w:t>animales y plantas), y participa en el complejo proceso natural de la transformación</w:t>
      </w:r>
      <w:r w:rsidR="00A308D5">
        <w:rPr>
          <w:rFonts w:ascii="Arial" w:hAnsi="Arial" w:cs="Arial"/>
          <w:color w:val="000000"/>
          <w:sz w:val="24"/>
          <w:szCs w:val="24"/>
        </w:rPr>
        <w:t xml:space="preserve"> </w:t>
      </w:r>
      <w:r w:rsidRPr="00863342">
        <w:rPr>
          <w:rFonts w:ascii="Arial" w:hAnsi="Arial" w:cs="Arial"/>
          <w:color w:val="000000"/>
          <w:sz w:val="24"/>
          <w:szCs w:val="24"/>
        </w:rPr>
        <w:t>de la materia.</w:t>
      </w:r>
    </w:p>
    <w:p w14:paraId="05BF1A79" w14:textId="77777777" w:rsidR="0017263C" w:rsidRPr="00863342" w:rsidRDefault="0017263C" w:rsidP="00CB175E">
      <w:pPr>
        <w:autoSpaceDE w:val="0"/>
        <w:autoSpaceDN w:val="0"/>
        <w:adjustRightInd w:val="0"/>
        <w:spacing w:after="0" w:line="240" w:lineRule="auto"/>
        <w:jc w:val="both"/>
        <w:rPr>
          <w:rFonts w:ascii="Arial" w:hAnsi="Arial" w:cs="Arial"/>
          <w:color w:val="000000"/>
          <w:sz w:val="24"/>
          <w:szCs w:val="24"/>
        </w:rPr>
      </w:pPr>
    </w:p>
    <w:p w14:paraId="0F675932"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nitrógeno no es inflamable y desplaza al oxígeno.</w:t>
      </w:r>
    </w:p>
    <w:p w14:paraId="0AD58059" w14:textId="77777777" w:rsidR="0017263C" w:rsidRPr="00863342" w:rsidRDefault="0017263C" w:rsidP="00CB175E">
      <w:pPr>
        <w:autoSpaceDE w:val="0"/>
        <w:autoSpaceDN w:val="0"/>
        <w:adjustRightInd w:val="0"/>
        <w:spacing w:after="0" w:line="240" w:lineRule="auto"/>
        <w:jc w:val="both"/>
        <w:rPr>
          <w:rFonts w:ascii="Arial" w:hAnsi="Arial" w:cs="Arial"/>
          <w:color w:val="000000"/>
          <w:sz w:val="24"/>
          <w:szCs w:val="24"/>
        </w:rPr>
      </w:pPr>
    </w:p>
    <w:p w14:paraId="3BA99E1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nitrógeno puede ser almacenado en cilindros como gas a altas presiones y como líquido a bajas presiones.</w:t>
      </w:r>
    </w:p>
    <w:p w14:paraId="752398D2"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71AAABC5"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Propiedades y Características:</w:t>
      </w:r>
    </w:p>
    <w:p w14:paraId="3B8C8B98"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19D416C5" w14:textId="77777777" w:rsidR="00F01086" w:rsidRDefault="00F01086" w:rsidP="0017263C">
      <w:pPr>
        <w:pStyle w:val="Prrafodelista"/>
        <w:numPr>
          <w:ilvl w:val="0"/>
          <w:numId w:val="4"/>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Nombre químico</w:t>
      </w:r>
      <w:r w:rsidR="0017263C">
        <w:rPr>
          <w:rFonts w:ascii="Arial" w:hAnsi="Arial" w:cs="Arial"/>
          <w:color w:val="000000"/>
          <w:sz w:val="24"/>
          <w:szCs w:val="24"/>
        </w:rPr>
        <w:tab/>
      </w:r>
      <w:r w:rsidR="0017263C">
        <w:rPr>
          <w:rFonts w:ascii="Arial" w:hAnsi="Arial" w:cs="Arial"/>
          <w:color w:val="000000"/>
          <w:sz w:val="24"/>
          <w:szCs w:val="24"/>
        </w:rPr>
        <w:tab/>
      </w:r>
      <w:r w:rsidRPr="00863342">
        <w:rPr>
          <w:rFonts w:ascii="Arial" w:hAnsi="Arial" w:cs="Arial"/>
          <w:color w:val="000000"/>
          <w:sz w:val="24"/>
          <w:szCs w:val="24"/>
        </w:rPr>
        <w:t>: Nitrógeno</w:t>
      </w:r>
    </w:p>
    <w:p w14:paraId="787A4128" w14:textId="77777777" w:rsidR="0017263C" w:rsidRPr="00863342" w:rsidRDefault="0017263C" w:rsidP="0017263C">
      <w:pPr>
        <w:pStyle w:val="Prrafodelista"/>
        <w:autoSpaceDE w:val="0"/>
        <w:autoSpaceDN w:val="0"/>
        <w:adjustRightInd w:val="0"/>
        <w:spacing w:after="0" w:line="240" w:lineRule="auto"/>
        <w:jc w:val="both"/>
        <w:rPr>
          <w:rFonts w:ascii="Arial" w:hAnsi="Arial" w:cs="Arial"/>
          <w:color w:val="000000"/>
          <w:sz w:val="24"/>
          <w:szCs w:val="24"/>
        </w:rPr>
      </w:pPr>
    </w:p>
    <w:p w14:paraId="05228136" w14:textId="77777777" w:rsidR="00F01086" w:rsidRDefault="0017263C" w:rsidP="0017263C">
      <w:pPr>
        <w:pStyle w:val="Prrafodelista"/>
        <w:numPr>
          <w:ilvl w:val="0"/>
          <w:numId w:val="4"/>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Fórmula</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 </w:t>
      </w:r>
      <w:r w:rsidR="00F01086" w:rsidRPr="00863342">
        <w:rPr>
          <w:rFonts w:ascii="Arial" w:hAnsi="Arial" w:cs="Arial"/>
          <w:color w:val="000000"/>
          <w:sz w:val="24"/>
          <w:szCs w:val="24"/>
        </w:rPr>
        <w:t>N</w:t>
      </w:r>
      <w:r w:rsidR="00F01086" w:rsidRPr="00AE572A">
        <w:rPr>
          <w:rFonts w:ascii="Arial" w:hAnsi="Arial" w:cs="Arial"/>
          <w:color w:val="000000"/>
          <w:sz w:val="24"/>
          <w:szCs w:val="24"/>
          <w:vertAlign w:val="subscript"/>
        </w:rPr>
        <w:t>2</w:t>
      </w:r>
    </w:p>
    <w:p w14:paraId="17C3BAD4"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4AE3120F" w14:textId="77777777" w:rsidR="0017263C" w:rsidRDefault="00F01086" w:rsidP="0017263C">
      <w:pPr>
        <w:pStyle w:val="Prrafodelista"/>
        <w:numPr>
          <w:ilvl w:val="0"/>
          <w:numId w:val="4"/>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Estado físico</w:t>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t>: Gas</w:t>
      </w:r>
    </w:p>
    <w:p w14:paraId="0438A863"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0CA096C4" w14:textId="77777777" w:rsidR="0017263C" w:rsidRDefault="00F01086" w:rsidP="0017263C">
      <w:pPr>
        <w:pStyle w:val="Prrafodelista"/>
        <w:numPr>
          <w:ilvl w:val="0"/>
          <w:numId w:val="4"/>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Color</w:t>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t>: Incoloro</w:t>
      </w:r>
    </w:p>
    <w:p w14:paraId="07C4848B"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191D89D6" w14:textId="77777777" w:rsidR="00F01086" w:rsidRDefault="00F01086" w:rsidP="0017263C">
      <w:pPr>
        <w:pStyle w:val="Prrafodelista"/>
        <w:numPr>
          <w:ilvl w:val="0"/>
          <w:numId w:val="4"/>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Punto de inflamación</w:t>
      </w:r>
      <w:r w:rsidR="0017263C">
        <w:rPr>
          <w:rFonts w:ascii="Arial" w:hAnsi="Arial" w:cs="Arial"/>
          <w:color w:val="000000"/>
          <w:sz w:val="24"/>
          <w:szCs w:val="24"/>
        </w:rPr>
        <w:tab/>
        <w:t>: No</w:t>
      </w:r>
    </w:p>
    <w:p w14:paraId="1D3D9935"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5F2B3E26" w14:textId="77777777" w:rsidR="00F01086" w:rsidRDefault="00F01086" w:rsidP="0017263C">
      <w:pPr>
        <w:pStyle w:val="Prrafodelista"/>
        <w:numPr>
          <w:ilvl w:val="0"/>
          <w:numId w:val="4"/>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Corrosivas</w:t>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t>: No es corrosivo</w:t>
      </w:r>
    </w:p>
    <w:p w14:paraId="18FC24FA"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1C235740" w14:textId="77777777" w:rsidR="00F01086" w:rsidRDefault="00F01086" w:rsidP="0017263C">
      <w:pPr>
        <w:pStyle w:val="Prrafodelista"/>
        <w:numPr>
          <w:ilvl w:val="0"/>
          <w:numId w:val="4"/>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Reactividad</w:t>
      </w:r>
      <w:r w:rsidR="0017263C">
        <w:rPr>
          <w:rFonts w:ascii="Arial" w:hAnsi="Arial" w:cs="Arial"/>
          <w:color w:val="000000"/>
          <w:sz w:val="24"/>
          <w:szCs w:val="24"/>
        </w:rPr>
        <w:tab/>
      </w:r>
      <w:r w:rsidR="0017263C">
        <w:rPr>
          <w:rFonts w:ascii="Arial" w:hAnsi="Arial" w:cs="Arial"/>
          <w:color w:val="000000"/>
          <w:sz w:val="24"/>
          <w:szCs w:val="24"/>
        </w:rPr>
        <w:tab/>
      </w:r>
      <w:r w:rsidR="0017263C">
        <w:rPr>
          <w:rFonts w:ascii="Arial" w:hAnsi="Arial" w:cs="Arial"/>
          <w:color w:val="000000"/>
          <w:sz w:val="24"/>
          <w:szCs w:val="24"/>
        </w:rPr>
        <w:tab/>
        <w:t>: No</w:t>
      </w:r>
    </w:p>
    <w:p w14:paraId="12D6F038" w14:textId="77777777" w:rsidR="0017263C" w:rsidRPr="0017263C" w:rsidRDefault="0017263C" w:rsidP="0017263C">
      <w:pPr>
        <w:autoSpaceDE w:val="0"/>
        <w:autoSpaceDN w:val="0"/>
        <w:adjustRightInd w:val="0"/>
        <w:spacing w:after="0" w:line="240" w:lineRule="auto"/>
        <w:jc w:val="both"/>
        <w:rPr>
          <w:rFonts w:ascii="Arial" w:hAnsi="Arial" w:cs="Arial"/>
          <w:color w:val="000000"/>
          <w:sz w:val="24"/>
          <w:szCs w:val="24"/>
        </w:rPr>
      </w:pPr>
    </w:p>
    <w:p w14:paraId="5ACA5023" w14:textId="77777777" w:rsidR="00F01086" w:rsidRPr="00863342" w:rsidRDefault="00F01086" w:rsidP="0017263C">
      <w:pPr>
        <w:pStyle w:val="Prrafodelista"/>
        <w:numPr>
          <w:ilvl w:val="0"/>
          <w:numId w:val="4"/>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Higroscopicidad</w:t>
      </w:r>
      <w:r w:rsidR="0017263C">
        <w:rPr>
          <w:rFonts w:ascii="Arial" w:hAnsi="Arial" w:cs="Arial"/>
          <w:color w:val="000000"/>
          <w:sz w:val="24"/>
          <w:szCs w:val="24"/>
        </w:rPr>
        <w:tab/>
      </w:r>
      <w:r w:rsidR="0017263C">
        <w:rPr>
          <w:rFonts w:ascii="Arial" w:hAnsi="Arial" w:cs="Arial"/>
          <w:color w:val="000000"/>
          <w:sz w:val="24"/>
          <w:szCs w:val="24"/>
        </w:rPr>
        <w:tab/>
      </w:r>
      <w:r w:rsidRPr="00863342">
        <w:rPr>
          <w:rFonts w:ascii="Arial" w:hAnsi="Arial" w:cs="Arial"/>
          <w:color w:val="000000"/>
          <w:sz w:val="24"/>
          <w:szCs w:val="24"/>
        </w:rPr>
        <w:t>: No.</w:t>
      </w:r>
    </w:p>
    <w:p w14:paraId="1E71269C" w14:textId="77777777" w:rsidR="00A308D5" w:rsidRDefault="00A308D5" w:rsidP="00CB175E">
      <w:pPr>
        <w:autoSpaceDE w:val="0"/>
        <w:autoSpaceDN w:val="0"/>
        <w:adjustRightInd w:val="0"/>
        <w:spacing w:after="0" w:line="240" w:lineRule="auto"/>
        <w:jc w:val="both"/>
        <w:rPr>
          <w:rFonts w:ascii="Arial" w:hAnsi="Arial" w:cs="Arial"/>
          <w:b/>
          <w:bCs/>
          <w:color w:val="000000"/>
          <w:sz w:val="24"/>
          <w:szCs w:val="24"/>
        </w:rPr>
      </w:pPr>
    </w:p>
    <w:p w14:paraId="75E2E49E" w14:textId="77777777" w:rsidR="0017263C" w:rsidRDefault="0017263C" w:rsidP="00CB175E">
      <w:pPr>
        <w:autoSpaceDE w:val="0"/>
        <w:autoSpaceDN w:val="0"/>
        <w:adjustRightInd w:val="0"/>
        <w:spacing w:after="0" w:line="240" w:lineRule="auto"/>
        <w:jc w:val="both"/>
        <w:rPr>
          <w:rFonts w:ascii="Arial" w:hAnsi="Arial" w:cs="Arial"/>
          <w:b/>
          <w:bCs/>
          <w:color w:val="000000"/>
          <w:sz w:val="24"/>
          <w:szCs w:val="24"/>
        </w:rPr>
      </w:pPr>
    </w:p>
    <w:p w14:paraId="1C697936" w14:textId="77777777" w:rsidR="00F01086" w:rsidRPr="00863342"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Tercero</w:t>
      </w:r>
    </w:p>
    <w:p w14:paraId="155BD12E" w14:textId="77777777" w:rsidR="00F01086" w:rsidRDefault="00F01086" w:rsidP="00A308D5">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Unidad Plantas de Oxígeno</w:t>
      </w:r>
    </w:p>
    <w:p w14:paraId="7E748CE7" w14:textId="77777777" w:rsidR="0017263C" w:rsidRPr="00863342" w:rsidRDefault="0017263C" w:rsidP="00A308D5">
      <w:pPr>
        <w:autoSpaceDE w:val="0"/>
        <w:autoSpaceDN w:val="0"/>
        <w:adjustRightInd w:val="0"/>
        <w:spacing w:after="0" w:line="240" w:lineRule="auto"/>
        <w:jc w:val="center"/>
        <w:rPr>
          <w:rFonts w:ascii="Arial" w:hAnsi="Arial" w:cs="Arial"/>
          <w:b/>
          <w:bCs/>
          <w:color w:val="000000"/>
          <w:sz w:val="24"/>
          <w:szCs w:val="24"/>
        </w:rPr>
      </w:pPr>
    </w:p>
    <w:p w14:paraId="584E66CA" w14:textId="77777777" w:rsidR="00F01086" w:rsidRPr="0017263C" w:rsidRDefault="00F01086" w:rsidP="00A308D5">
      <w:pPr>
        <w:autoSpaceDE w:val="0"/>
        <w:autoSpaceDN w:val="0"/>
        <w:adjustRightInd w:val="0"/>
        <w:spacing w:after="0" w:line="240" w:lineRule="auto"/>
        <w:jc w:val="center"/>
        <w:rPr>
          <w:rFonts w:ascii="Arial" w:hAnsi="Arial" w:cs="Arial"/>
          <w:bCs/>
          <w:color w:val="000000"/>
          <w:sz w:val="24"/>
          <w:szCs w:val="24"/>
        </w:rPr>
      </w:pPr>
      <w:r w:rsidRPr="0017263C">
        <w:rPr>
          <w:rFonts w:ascii="Arial" w:hAnsi="Arial" w:cs="Arial"/>
          <w:bCs/>
          <w:color w:val="000000"/>
          <w:sz w:val="24"/>
          <w:szCs w:val="24"/>
        </w:rPr>
        <w:t>Proceso</w:t>
      </w:r>
    </w:p>
    <w:p w14:paraId="52CA2A60" w14:textId="77777777" w:rsidR="00A308D5" w:rsidRPr="00863342" w:rsidRDefault="00A308D5" w:rsidP="00A308D5">
      <w:pPr>
        <w:autoSpaceDE w:val="0"/>
        <w:autoSpaceDN w:val="0"/>
        <w:adjustRightInd w:val="0"/>
        <w:spacing w:after="0" w:line="240" w:lineRule="auto"/>
        <w:jc w:val="center"/>
        <w:rPr>
          <w:rFonts w:ascii="Arial" w:hAnsi="Arial" w:cs="Arial"/>
          <w:b/>
          <w:bCs/>
          <w:color w:val="000000"/>
          <w:sz w:val="24"/>
          <w:szCs w:val="24"/>
        </w:rPr>
      </w:pPr>
    </w:p>
    <w:p w14:paraId="30C87A4B"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4</w:t>
      </w:r>
    </w:p>
    <w:p w14:paraId="16086BC9"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5C1BBE02"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Plantas de Oxígeno</w:t>
      </w:r>
      <w:ins w:id="35" w:author="Angelo Mondaca Vergara" w:date="2020-02-10T19:10:00Z">
        <w:r w:rsidR="00357471">
          <w:rPr>
            <w:rFonts w:ascii="Arial" w:hAnsi="Arial" w:cs="Arial"/>
            <w:color w:val="000000"/>
            <w:sz w:val="24"/>
            <w:szCs w:val="24"/>
          </w:rPr>
          <w:t xml:space="preserve"> se denominan Unidades Separadoras de Aire (ASU en Inglés)</w:t>
        </w:r>
      </w:ins>
      <w:del w:id="36" w:author="Angelo Mondaca Vergara" w:date="2020-02-10T19:10:00Z">
        <w:r w:rsidRPr="00863342" w:rsidDel="00357471">
          <w:rPr>
            <w:rFonts w:ascii="Arial" w:hAnsi="Arial" w:cs="Arial"/>
            <w:color w:val="000000"/>
            <w:sz w:val="24"/>
            <w:szCs w:val="24"/>
          </w:rPr>
          <w:delText>,</w:delText>
        </w:r>
      </w:del>
      <w:ins w:id="37" w:author="Angelo Mondaca Vergara" w:date="2020-02-10T19:10:00Z">
        <w:r w:rsidR="00357471">
          <w:rPr>
            <w:rFonts w:ascii="Arial" w:hAnsi="Arial" w:cs="Arial"/>
            <w:color w:val="000000"/>
            <w:sz w:val="24"/>
            <w:szCs w:val="24"/>
          </w:rPr>
          <w:t xml:space="preserve"> y</w:t>
        </w:r>
      </w:ins>
      <w:r w:rsidRPr="00863342">
        <w:rPr>
          <w:rFonts w:ascii="Arial" w:hAnsi="Arial" w:cs="Arial"/>
          <w:color w:val="000000"/>
          <w:sz w:val="24"/>
          <w:szCs w:val="24"/>
        </w:rPr>
        <w:t xml:space="preserve"> obtienen </w:t>
      </w:r>
      <w:ins w:id="38" w:author="Angelo Mondaca Vergara" w:date="2020-02-10T19:09:00Z">
        <w:r w:rsidR="00357471">
          <w:rPr>
            <w:rFonts w:ascii="Arial" w:hAnsi="Arial" w:cs="Arial"/>
            <w:color w:val="000000"/>
            <w:sz w:val="24"/>
            <w:szCs w:val="24"/>
          </w:rPr>
          <w:t xml:space="preserve">el </w:t>
        </w:r>
      </w:ins>
      <w:r w:rsidRPr="00863342">
        <w:rPr>
          <w:rFonts w:ascii="Arial" w:hAnsi="Arial" w:cs="Arial"/>
          <w:color w:val="000000"/>
          <w:sz w:val="24"/>
          <w:szCs w:val="24"/>
        </w:rPr>
        <w:t>oxígeno y nitrógeno del aire</w:t>
      </w:r>
      <w:ins w:id="39" w:author="Angelo Mondaca Vergara" w:date="2020-02-10T19:11:00Z">
        <w:r w:rsidR="00357471">
          <w:rPr>
            <w:rFonts w:ascii="Arial" w:hAnsi="Arial" w:cs="Arial"/>
            <w:color w:val="000000"/>
            <w:sz w:val="24"/>
            <w:szCs w:val="24"/>
          </w:rPr>
          <w:t xml:space="preserve"> que respiramos,</w:t>
        </w:r>
      </w:ins>
      <w:del w:id="40" w:author="Angelo Mondaca Vergara" w:date="2020-02-10T19:09:00Z">
        <w:r w:rsidRPr="00863342" w:rsidDel="00357471">
          <w:rPr>
            <w:rFonts w:ascii="Arial" w:hAnsi="Arial" w:cs="Arial"/>
            <w:color w:val="000000"/>
            <w:sz w:val="24"/>
            <w:szCs w:val="24"/>
          </w:rPr>
          <w:delText>,</w:delText>
        </w:r>
      </w:del>
      <w:r w:rsidRPr="00863342">
        <w:rPr>
          <w:rFonts w:ascii="Arial" w:hAnsi="Arial" w:cs="Arial"/>
          <w:color w:val="000000"/>
          <w:sz w:val="24"/>
          <w:szCs w:val="24"/>
        </w:rPr>
        <w:t xml:space="preserve"> los cuales son enviados</w:t>
      </w:r>
      <w:ins w:id="41" w:author="Angelo Mondaca Vergara" w:date="2020-02-10T19:11:00Z">
        <w:r w:rsidR="00357471">
          <w:rPr>
            <w:rFonts w:ascii="Arial" w:hAnsi="Arial" w:cs="Arial"/>
            <w:color w:val="000000"/>
            <w:sz w:val="24"/>
            <w:szCs w:val="24"/>
          </w:rPr>
          <w:t xml:space="preserve"> a</w:t>
        </w:r>
      </w:ins>
      <w:r w:rsidRPr="00863342">
        <w:rPr>
          <w:rFonts w:ascii="Arial" w:hAnsi="Arial" w:cs="Arial"/>
          <w:color w:val="000000"/>
          <w:sz w:val="24"/>
          <w:szCs w:val="24"/>
        </w:rPr>
        <w:t>:</w:t>
      </w:r>
    </w:p>
    <w:p w14:paraId="2F553136" w14:textId="77777777" w:rsidR="0017263C" w:rsidRPr="00863342" w:rsidRDefault="0017263C" w:rsidP="00CB175E">
      <w:pPr>
        <w:autoSpaceDE w:val="0"/>
        <w:autoSpaceDN w:val="0"/>
        <w:adjustRightInd w:val="0"/>
        <w:spacing w:after="0" w:line="240" w:lineRule="auto"/>
        <w:jc w:val="both"/>
        <w:rPr>
          <w:rFonts w:ascii="Arial" w:hAnsi="Arial" w:cs="Arial"/>
          <w:color w:val="000000"/>
          <w:sz w:val="24"/>
          <w:szCs w:val="24"/>
        </w:rPr>
      </w:pPr>
    </w:p>
    <w:p w14:paraId="724DC054"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Oxígeno</w:t>
      </w:r>
      <w:ins w:id="42" w:author="Angelo Mondaca Vergara" w:date="2020-02-10T19:11:00Z">
        <w:r w:rsidR="00357471">
          <w:rPr>
            <w:rFonts w:ascii="Arial" w:hAnsi="Arial" w:cs="Arial"/>
            <w:color w:val="000000"/>
            <w:sz w:val="24"/>
            <w:szCs w:val="24"/>
          </w:rPr>
          <w:tab/>
          <w:t>:</w:t>
        </w:r>
      </w:ins>
      <w:r w:rsidRPr="00863342">
        <w:rPr>
          <w:rFonts w:ascii="Arial" w:hAnsi="Arial" w:cs="Arial"/>
          <w:color w:val="000000"/>
          <w:sz w:val="24"/>
          <w:szCs w:val="24"/>
        </w:rPr>
        <w:t xml:space="preserve"> </w:t>
      </w:r>
      <w:del w:id="43" w:author="Angelo Mondaca Vergara" w:date="2020-02-10T19:11:00Z">
        <w:r w:rsidRPr="00863342" w:rsidDel="00357471">
          <w:rPr>
            <w:rFonts w:ascii="Arial" w:hAnsi="Arial" w:cs="Arial"/>
            <w:color w:val="000000"/>
            <w:sz w:val="24"/>
            <w:szCs w:val="24"/>
          </w:rPr>
          <w:delText xml:space="preserve">a la </w:delText>
        </w:r>
      </w:del>
      <w:r w:rsidRPr="00863342">
        <w:rPr>
          <w:rFonts w:ascii="Arial" w:hAnsi="Arial" w:cs="Arial"/>
          <w:color w:val="000000"/>
          <w:sz w:val="24"/>
          <w:szCs w:val="24"/>
        </w:rPr>
        <w:t>Fundición de Concentrado</w:t>
      </w:r>
      <w:r w:rsidR="0017263C">
        <w:rPr>
          <w:rFonts w:ascii="Arial" w:hAnsi="Arial" w:cs="Arial"/>
          <w:color w:val="000000"/>
          <w:sz w:val="24"/>
          <w:szCs w:val="24"/>
        </w:rPr>
        <w:t xml:space="preserve">, usado en </w:t>
      </w:r>
      <w:del w:id="44" w:author="Angelo Mondaca Vergara" w:date="2020-02-10T19:12:00Z">
        <w:r w:rsidR="0017263C" w:rsidDel="00357471">
          <w:rPr>
            <w:rFonts w:ascii="Arial" w:hAnsi="Arial" w:cs="Arial"/>
            <w:color w:val="000000"/>
            <w:sz w:val="24"/>
            <w:szCs w:val="24"/>
          </w:rPr>
          <w:delText xml:space="preserve">los </w:delText>
        </w:r>
      </w:del>
      <w:ins w:id="45" w:author="Angelo Mondaca Vergara" w:date="2020-02-10T19:12:00Z">
        <w:r w:rsidR="00357471">
          <w:rPr>
            <w:rFonts w:ascii="Arial" w:hAnsi="Arial" w:cs="Arial"/>
            <w:color w:val="000000"/>
            <w:sz w:val="24"/>
            <w:szCs w:val="24"/>
          </w:rPr>
          <w:t xml:space="preserve">el </w:t>
        </w:r>
      </w:ins>
      <w:r w:rsidR="0017263C">
        <w:rPr>
          <w:rFonts w:ascii="Arial" w:hAnsi="Arial" w:cs="Arial"/>
          <w:color w:val="000000"/>
          <w:sz w:val="24"/>
          <w:szCs w:val="24"/>
        </w:rPr>
        <w:t>horno</w:t>
      </w:r>
      <w:del w:id="46" w:author="Angelo Mondaca Vergara" w:date="2020-02-10T19:12:00Z">
        <w:r w:rsidR="0017263C" w:rsidDel="00357471">
          <w:rPr>
            <w:rFonts w:ascii="Arial" w:hAnsi="Arial" w:cs="Arial"/>
            <w:color w:val="000000"/>
            <w:sz w:val="24"/>
            <w:szCs w:val="24"/>
          </w:rPr>
          <w:delText>s</w:delText>
        </w:r>
      </w:del>
      <w:r w:rsidR="0017263C">
        <w:rPr>
          <w:rFonts w:ascii="Arial" w:hAnsi="Arial" w:cs="Arial"/>
          <w:color w:val="000000"/>
          <w:sz w:val="24"/>
          <w:szCs w:val="24"/>
        </w:rPr>
        <w:t xml:space="preserve"> de fusión, convertidores y otros.</w:t>
      </w:r>
    </w:p>
    <w:p w14:paraId="2BD83CF2" w14:textId="77777777" w:rsidR="0017263C" w:rsidRPr="00863342" w:rsidRDefault="0017263C" w:rsidP="00CB175E">
      <w:pPr>
        <w:autoSpaceDE w:val="0"/>
        <w:autoSpaceDN w:val="0"/>
        <w:adjustRightInd w:val="0"/>
        <w:spacing w:after="0" w:line="240" w:lineRule="auto"/>
        <w:jc w:val="both"/>
        <w:rPr>
          <w:rFonts w:ascii="Arial" w:hAnsi="Arial" w:cs="Arial"/>
          <w:color w:val="000000"/>
          <w:sz w:val="24"/>
          <w:szCs w:val="24"/>
        </w:rPr>
      </w:pPr>
    </w:p>
    <w:p w14:paraId="21A6CF15"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Nitrógeno</w:t>
      </w:r>
      <w:ins w:id="47" w:author="Angelo Mondaca Vergara" w:date="2020-02-10T19:12:00Z">
        <w:r w:rsidR="00357471">
          <w:rPr>
            <w:rFonts w:ascii="Arial" w:hAnsi="Arial" w:cs="Arial"/>
            <w:color w:val="000000"/>
            <w:sz w:val="24"/>
            <w:szCs w:val="24"/>
          </w:rPr>
          <w:tab/>
          <w:t>:</w:t>
        </w:r>
      </w:ins>
      <w:del w:id="48" w:author="Angelo Mondaca Vergara" w:date="2020-02-10T19:12:00Z">
        <w:r w:rsidRPr="00863342" w:rsidDel="00357471">
          <w:rPr>
            <w:rFonts w:ascii="Arial" w:hAnsi="Arial" w:cs="Arial"/>
            <w:color w:val="000000"/>
            <w:sz w:val="24"/>
            <w:szCs w:val="24"/>
          </w:rPr>
          <w:delText xml:space="preserve"> a la</w:delText>
        </w:r>
      </w:del>
      <w:r w:rsidRPr="00863342">
        <w:rPr>
          <w:rFonts w:ascii="Arial" w:hAnsi="Arial" w:cs="Arial"/>
          <w:color w:val="000000"/>
          <w:sz w:val="24"/>
          <w:szCs w:val="24"/>
        </w:rPr>
        <w:t xml:space="preserve"> Planta de Molibdeno, usado en el proceso de flotación.</w:t>
      </w:r>
    </w:p>
    <w:p w14:paraId="176310D4"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4E895155"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w:t>
      </w:r>
    </w:p>
    <w:p w14:paraId="05020C30"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3A9A4CE7" w14:textId="77777777" w:rsidR="00511F5B" w:rsidRDefault="00F01086" w:rsidP="00CB175E">
      <w:pPr>
        <w:autoSpaceDE w:val="0"/>
        <w:autoSpaceDN w:val="0"/>
        <w:adjustRightInd w:val="0"/>
        <w:spacing w:after="0" w:line="240" w:lineRule="auto"/>
        <w:jc w:val="both"/>
        <w:rPr>
          <w:ins w:id="49" w:author="Angelo Mondaca Vergara" w:date="2020-02-10T19:16:00Z"/>
          <w:rFonts w:ascii="Arial" w:hAnsi="Arial" w:cs="Arial"/>
          <w:color w:val="000000"/>
          <w:sz w:val="24"/>
          <w:szCs w:val="24"/>
        </w:rPr>
      </w:pPr>
      <w:r w:rsidRPr="00863342">
        <w:rPr>
          <w:rFonts w:ascii="Arial" w:hAnsi="Arial" w:cs="Arial"/>
          <w:color w:val="000000"/>
          <w:sz w:val="24"/>
          <w:szCs w:val="24"/>
        </w:rPr>
        <w:t>En una primera etapa, el aire ambiental que contiene un 20,9% de oxígeno y 78% de nitrógeno, es aspirado y</w:t>
      </w:r>
      <w:r w:rsidR="00A308D5">
        <w:rPr>
          <w:rFonts w:ascii="Arial" w:hAnsi="Arial" w:cs="Arial"/>
          <w:color w:val="000000"/>
          <w:sz w:val="24"/>
          <w:szCs w:val="24"/>
        </w:rPr>
        <w:t xml:space="preserve"> </w:t>
      </w:r>
      <w:r w:rsidRPr="00863342">
        <w:rPr>
          <w:rFonts w:ascii="Arial" w:hAnsi="Arial" w:cs="Arial"/>
          <w:color w:val="000000"/>
          <w:sz w:val="24"/>
          <w:szCs w:val="24"/>
        </w:rPr>
        <w:t xml:space="preserve">comprimido. </w:t>
      </w:r>
      <w:ins w:id="50" w:author="Angelo Mondaca Vergara" w:date="2020-02-10T19:14:00Z">
        <w:r w:rsidR="00357471">
          <w:rPr>
            <w:rFonts w:ascii="Arial" w:hAnsi="Arial" w:cs="Arial"/>
            <w:color w:val="000000"/>
            <w:sz w:val="24"/>
            <w:szCs w:val="24"/>
          </w:rPr>
          <w:t xml:space="preserve">Adicionalmente, </w:t>
        </w:r>
      </w:ins>
      <w:del w:id="51" w:author="Angelo Mondaca Vergara" w:date="2020-02-10T19:14:00Z">
        <w:r w:rsidRPr="00863342" w:rsidDel="00357471">
          <w:rPr>
            <w:rFonts w:ascii="Arial" w:hAnsi="Arial" w:cs="Arial"/>
            <w:color w:val="000000"/>
            <w:sz w:val="24"/>
            <w:szCs w:val="24"/>
          </w:rPr>
          <w:delText xml:space="preserve">Este </w:delText>
        </w:r>
      </w:del>
      <w:ins w:id="52" w:author="Angelo Mondaca Vergara" w:date="2020-02-10T19:14:00Z">
        <w:r w:rsidR="00357471">
          <w:rPr>
            <w:rFonts w:ascii="Arial" w:hAnsi="Arial" w:cs="Arial"/>
            <w:color w:val="000000"/>
            <w:sz w:val="24"/>
            <w:szCs w:val="24"/>
          </w:rPr>
          <w:t>el</w:t>
        </w:r>
        <w:r w:rsidR="00357471" w:rsidRPr="00863342">
          <w:rPr>
            <w:rFonts w:ascii="Arial" w:hAnsi="Arial" w:cs="Arial"/>
            <w:color w:val="000000"/>
            <w:sz w:val="24"/>
            <w:szCs w:val="24"/>
          </w:rPr>
          <w:t xml:space="preserve"> </w:t>
        </w:r>
      </w:ins>
      <w:r w:rsidRPr="00863342">
        <w:rPr>
          <w:rFonts w:ascii="Arial" w:hAnsi="Arial" w:cs="Arial"/>
          <w:color w:val="000000"/>
          <w:sz w:val="24"/>
          <w:szCs w:val="24"/>
        </w:rPr>
        <w:t xml:space="preserve">aire </w:t>
      </w:r>
      <w:del w:id="53" w:author="Angelo Mondaca Vergara" w:date="2020-02-10T19:15:00Z">
        <w:r w:rsidRPr="00863342" w:rsidDel="00511F5B">
          <w:rPr>
            <w:rFonts w:ascii="Arial" w:hAnsi="Arial" w:cs="Arial"/>
            <w:color w:val="000000"/>
            <w:sz w:val="24"/>
            <w:szCs w:val="24"/>
          </w:rPr>
          <w:delText xml:space="preserve">además </w:delText>
        </w:r>
      </w:del>
      <w:del w:id="54" w:author="Angelo Mondaca Vergara" w:date="2020-02-10T19:14:00Z">
        <w:r w:rsidRPr="00863342" w:rsidDel="00357471">
          <w:rPr>
            <w:rFonts w:ascii="Arial" w:hAnsi="Arial" w:cs="Arial"/>
            <w:color w:val="000000"/>
            <w:sz w:val="24"/>
            <w:szCs w:val="24"/>
          </w:rPr>
          <w:delText>trae varias</w:delText>
        </w:r>
      </w:del>
      <w:ins w:id="55" w:author="Angelo Mondaca Vergara" w:date="2020-02-10T19:14:00Z">
        <w:r w:rsidR="00357471">
          <w:rPr>
            <w:rFonts w:ascii="Arial" w:hAnsi="Arial" w:cs="Arial"/>
            <w:color w:val="000000"/>
            <w:sz w:val="24"/>
            <w:szCs w:val="24"/>
          </w:rPr>
          <w:t>contiene</w:t>
        </w:r>
      </w:ins>
      <w:r w:rsidRPr="00863342">
        <w:rPr>
          <w:rFonts w:ascii="Arial" w:hAnsi="Arial" w:cs="Arial"/>
          <w:color w:val="000000"/>
          <w:sz w:val="24"/>
          <w:szCs w:val="24"/>
        </w:rPr>
        <w:t xml:space="preserve"> impurezas </w:t>
      </w:r>
      <w:ins w:id="56" w:author="Angelo Mondaca Vergara" w:date="2020-02-10T19:14:00Z">
        <w:r w:rsidR="00357471">
          <w:rPr>
            <w:rFonts w:ascii="Arial" w:hAnsi="Arial" w:cs="Arial"/>
            <w:color w:val="000000"/>
            <w:sz w:val="24"/>
            <w:szCs w:val="24"/>
          </w:rPr>
          <w:t xml:space="preserve">tales </w:t>
        </w:r>
      </w:ins>
      <w:r w:rsidRPr="00863342">
        <w:rPr>
          <w:rFonts w:ascii="Arial" w:hAnsi="Arial" w:cs="Arial"/>
          <w:color w:val="000000"/>
          <w:sz w:val="24"/>
          <w:szCs w:val="24"/>
        </w:rPr>
        <w:t>como</w:t>
      </w:r>
      <w:ins w:id="57" w:author="Angelo Mondaca Vergara" w:date="2020-02-10T19:14:00Z">
        <w:r w:rsidR="00357471">
          <w:rPr>
            <w:rFonts w:ascii="Arial" w:hAnsi="Arial" w:cs="Arial"/>
            <w:color w:val="000000"/>
            <w:sz w:val="24"/>
            <w:szCs w:val="24"/>
          </w:rPr>
          <w:t>:</w:t>
        </w:r>
      </w:ins>
      <w:r w:rsidRPr="00863342">
        <w:rPr>
          <w:rFonts w:ascii="Arial" w:hAnsi="Arial" w:cs="Arial"/>
          <w:color w:val="000000"/>
          <w:sz w:val="24"/>
          <w:szCs w:val="24"/>
        </w:rPr>
        <w:t xml:space="preserve"> humedad, C</w:t>
      </w:r>
      <w:r w:rsidR="00AE572A">
        <w:rPr>
          <w:rFonts w:ascii="Arial" w:hAnsi="Arial" w:cs="Arial"/>
          <w:color w:val="000000"/>
          <w:sz w:val="24"/>
          <w:szCs w:val="24"/>
        </w:rPr>
        <w:t>O</w:t>
      </w:r>
      <w:r w:rsidR="00AE572A" w:rsidRPr="00AE572A">
        <w:rPr>
          <w:rFonts w:ascii="Arial" w:hAnsi="Arial" w:cs="Arial"/>
          <w:color w:val="000000"/>
          <w:sz w:val="24"/>
          <w:szCs w:val="24"/>
          <w:vertAlign w:val="subscript"/>
        </w:rPr>
        <w:t>2</w:t>
      </w:r>
      <w:r w:rsidRPr="00863342">
        <w:rPr>
          <w:rFonts w:ascii="Arial" w:hAnsi="Arial" w:cs="Arial"/>
          <w:color w:val="000000"/>
          <w:sz w:val="24"/>
          <w:szCs w:val="24"/>
        </w:rPr>
        <w:t>, hidrocarburos</w:t>
      </w:r>
      <w:ins w:id="58" w:author="Angelo Mondaca Vergara" w:date="2020-02-10T19:15:00Z">
        <w:r w:rsidR="00511F5B">
          <w:rPr>
            <w:rFonts w:ascii="Arial" w:hAnsi="Arial" w:cs="Arial"/>
            <w:color w:val="000000"/>
            <w:sz w:val="24"/>
            <w:szCs w:val="24"/>
          </w:rPr>
          <w:t xml:space="preserve">, </w:t>
        </w:r>
      </w:ins>
      <w:del w:id="59" w:author="Angelo Mondaca Vergara" w:date="2020-02-10T19:15:00Z">
        <w:r w:rsidRPr="00863342" w:rsidDel="00511F5B">
          <w:rPr>
            <w:rFonts w:ascii="Arial" w:hAnsi="Arial" w:cs="Arial"/>
            <w:color w:val="000000"/>
            <w:sz w:val="24"/>
            <w:szCs w:val="24"/>
          </w:rPr>
          <w:delText xml:space="preserve"> </w:delText>
        </w:r>
      </w:del>
      <w:ins w:id="60" w:author="Angelo Mondaca Vergara" w:date="2020-02-10T19:15:00Z">
        <w:r w:rsidR="00511F5B" w:rsidRPr="00863342">
          <w:rPr>
            <w:rFonts w:ascii="Arial" w:hAnsi="Arial" w:cs="Arial"/>
            <w:color w:val="000000"/>
            <w:sz w:val="24"/>
            <w:szCs w:val="24"/>
          </w:rPr>
          <w:t>S</w:t>
        </w:r>
        <w:r w:rsidR="00511F5B">
          <w:rPr>
            <w:rFonts w:ascii="Arial" w:hAnsi="Arial" w:cs="Arial"/>
            <w:color w:val="000000"/>
            <w:sz w:val="24"/>
            <w:szCs w:val="24"/>
          </w:rPr>
          <w:t>O</w:t>
        </w:r>
        <w:r w:rsidR="00511F5B" w:rsidRPr="00AE572A">
          <w:rPr>
            <w:rFonts w:ascii="Arial" w:hAnsi="Arial" w:cs="Arial"/>
            <w:color w:val="000000"/>
            <w:sz w:val="24"/>
            <w:szCs w:val="24"/>
            <w:vertAlign w:val="subscript"/>
          </w:rPr>
          <w:t>2</w:t>
        </w:r>
        <w:r w:rsidR="00511F5B">
          <w:rPr>
            <w:rFonts w:ascii="Arial" w:hAnsi="Arial" w:cs="Arial"/>
            <w:color w:val="000000"/>
            <w:sz w:val="24"/>
            <w:szCs w:val="24"/>
            <w:vertAlign w:val="subscript"/>
          </w:rPr>
          <w:t xml:space="preserve"> </w:t>
        </w:r>
      </w:ins>
      <w:r w:rsidRPr="00863342">
        <w:rPr>
          <w:rFonts w:ascii="Arial" w:hAnsi="Arial" w:cs="Arial"/>
          <w:color w:val="000000"/>
          <w:sz w:val="24"/>
          <w:szCs w:val="24"/>
        </w:rPr>
        <w:t>y otros</w:t>
      </w:r>
      <w:del w:id="61" w:author="Angelo Mondaca Vergara" w:date="2020-02-10T19:15:00Z">
        <w:r w:rsidRPr="00863342" w:rsidDel="00511F5B">
          <w:rPr>
            <w:rFonts w:ascii="Arial" w:hAnsi="Arial" w:cs="Arial"/>
            <w:color w:val="000000"/>
            <w:sz w:val="24"/>
            <w:szCs w:val="24"/>
          </w:rPr>
          <w:delText xml:space="preserve"> como el S</w:delText>
        </w:r>
        <w:r w:rsidR="00AE572A" w:rsidDel="00511F5B">
          <w:rPr>
            <w:rFonts w:ascii="Arial" w:hAnsi="Arial" w:cs="Arial"/>
            <w:color w:val="000000"/>
            <w:sz w:val="24"/>
            <w:szCs w:val="24"/>
          </w:rPr>
          <w:delText>O</w:delText>
        </w:r>
        <w:r w:rsidR="00AE572A" w:rsidRPr="00AE572A" w:rsidDel="00511F5B">
          <w:rPr>
            <w:rFonts w:ascii="Arial" w:hAnsi="Arial" w:cs="Arial"/>
            <w:color w:val="000000"/>
            <w:sz w:val="24"/>
            <w:szCs w:val="24"/>
            <w:vertAlign w:val="subscript"/>
          </w:rPr>
          <w:delText>2</w:delText>
        </w:r>
      </w:del>
      <w:r w:rsidRPr="00863342">
        <w:rPr>
          <w:rFonts w:ascii="Arial" w:hAnsi="Arial" w:cs="Arial"/>
          <w:color w:val="000000"/>
          <w:sz w:val="24"/>
          <w:szCs w:val="24"/>
        </w:rPr>
        <w:t>.</w:t>
      </w:r>
    </w:p>
    <w:p w14:paraId="4C850DFD" w14:textId="77777777" w:rsidR="00F01086" w:rsidDel="00511F5B" w:rsidRDefault="00F01086" w:rsidP="00CB175E">
      <w:pPr>
        <w:autoSpaceDE w:val="0"/>
        <w:autoSpaceDN w:val="0"/>
        <w:adjustRightInd w:val="0"/>
        <w:spacing w:after="0" w:line="240" w:lineRule="auto"/>
        <w:jc w:val="both"/>
        <w:rPr>
          <w:del w:id="62" w:author="Angelo Mondaca Vergara" w:date="2020-02-10T19:21:00Z"/>
          <w:rFonts w:ascii="Arial" w:hAnsi="Arial" w:cs="Arial"/>
          <w:color w:val="000000"/>
          <w:sz w:val="24"/>
          <w:szCs w:val="24"/>
        </w:rPr>
      </w:pPr>
      <w:del w:id="63" w:author="Angelo Mondaca Vergara" w:date="2020-02-10T19:16:00Z">
        <w:r w:rsidRPr="00863342" w:rsidDel="00511F5B">
          <w:rPr>
            <w:rFonts w:ascii="Arial" w:hAnsi="Arial" w:cs="Arial"/>
            <w:color w:val="000000"/>
            <w:sz w:val="24"/>
            <w:szCs w:val="24"/>
          </w:rPr>
          <w:lastRenderedPageBreak/>
          <w:delText xml:space="preserve"> </w:delText>
        </w:r>
      </w:del>
      <w:r w:rsidRPr="00863342">
        <w:rPr>
          <w:rFonts w:ascii="Arial" w:hAnsi="Arial" w:cs="Arial"/>
          <w:color w:val="000000"/>
          <w:sz w:val="24"/>
          <w:szCs w:val="24"/>
        </w:rPr>
        <w:t>En</w:t>
      </w:r>
      <w:r w:rsidR="00A308D5">
        <w:rPr>
          <w:rFonts w:ascii="Arial" w:hAnsi="Arial" w:cs="Arial"/>
          <w:color w:val="000000"/>
          <w:sz w:val="24"/>
          <w:szCs w:val="24"/>
        </w:rPr>
        <w:t xml:space="preserve"> </w:t>
      </w:r>
      <w:r w:rsidRPr="00863342">
        <w:rPr>
          <w:rFonts w:ascii="Arial" w:hAnsi="Arial" w:cs="Arial"/>
          <w:color w:val="000000"/>
          <w:sz w:val="24"/>
          <w:szCs w:val="24"/>
        </w:rPr>
        <w:t>una segunda etapa</w:t>
      </w:r>
      <w:ins w:id="64" w:author="Angelo Mondaca Vergara" w:date="2020-02-10T19:16:00Z">
        <w:r w:rsidR="00511F5B">
          <w:rPr>
            <w:rFonts w:ascii="Arial" w:hAnsi="Arial" w:cs="Arial"/>
            <w:color w:val="000000"/>
            <w:sz w:val="24"/>
            <w:szCs w:val="24"/>
          </w:rPr>
          <w:t xml:space="preserve"> las impurezas son retiradas </w:t>
        </w:r>
      </w:ins>
      <w:ins w:id="65" w:author="Angelo Mondaca Vergara" w:date="2020-02-10T19:18:00Z">
        <w:r w:rsidR="00511F5B" w:rsidRPr="00863342">
          <w:rPr>
            <w:rFonts w:ascii="Arial" w:hAnsi="Arial" w:cs="Arial"/>
            <w:color w:val="000000"/>
            <w:sz w:val="24"/>
            <w:szCs w:val="24"/>
          </w:rPr>
          <w:t>a</w:t>
        </w:r>
        <w:r w:rsidR="00511F5B">
          <w:rPr>
            <w:rFonts w:ascii="Arial" w:hAnsi="Arial" w:cs="Arial"/>
            <w:color w:val="000000"/>
            <w:sz w:val="24"/>
            <w:szCs w:val="24"/>
          </w:rPr>
          <w:t xml:space="preserve"> </w:t>
        </w:r>
        <w:r w:rsidR="00511F5B" w:rsidRPr="00863342">
          <w:rPr>
            <w:rFonts w:ascii="Arial" w:hAnsi="Arial" w:cs="Arial"/>
            <w:color w:val="000000"/>
            <w:sz w:val="24"/>
            <w:szCs w:val="24"/>
          </w:rPr>
          <w:t>través de una torre de lavado de aire (S</w:t>
        </w:r>
        <w:r w:rsidR="00511F5B">
          <w:rPr>
            <w:rFonts w:ascii="Arial" w:hAnsi="Arial" w:cs="Arial"/>
            <w:color w:val="000000"/>
            <w:sz w:val="24"/>
            <w:szCs w:val="24"/>
          </w:rPr>
          <w:t>O</w:t>
        </w:r>
        <w:r w:rsidR="00511F5B" w:rsidRPr="00AE572A">
          <w:rPr>
            <w:rFonts w:ascii="Arial" w:hAnsi="Arial" w:cs="Arial"/>
            <w:color w:val="000000"/>
            <w:sz w:val="24"/>
            <w:szCs w:val="24"/>
            <w:vertAlign w:val="subscript"/>
          </w:rPr>
          <w:t>2</w:t>
        </w:r>
        <w:r w:rsidR="00511F5B" w:rsidRPr="00863342">
          <w:rPr>
            <w:rFonts w:ascii="Arial" w:hAnsi="Arial" w:cs="Arial"/>
            <w:color w:val="000000"/>
            <w:sz w:val="24"/>
            <w:szCs w:val="24"/>
          </w:rPr>
          <w:t>, polvo, etc.) y en purificadores de aire (C</w:t>
        </w:r>
        <w:r w:rsidR="00511F5B">
          <w:rPr>
            <w:rFonts w:ascii="Arial" w:hAnsi="Arial" w:cs="Arial"/>
            <w:color w:val="000000"/>
            <w:sz w:val="24"/>
            <w:szCs w:val="24"/>
          </w:rPr>
          <w:t>O</w:t>
        </w:r>
        <w:r w:rsidR="00511F5B" w:rsidRPr="00AE572A">
          <w:rPr>
            <w:rFonts w:ascii="Arial" w:hAnsi="Arial" w:cs="Arial"/>
            <w:color w:val="000000"/>
            <w:sz w:val="24"/>
            <w:szCs w:val="24"/>
            <w:vertAlign w:val="subscript"/>
          </w:rPr>
          <w:t>2</w:t>
        </w:r>
        <w:r w:rsidR="00511F5B" w:rsidRPr="00863342">
          <w:rPr>
            <w:rFonts w:ascii="Arial" w:hAnsi="Arial" w:cs="Arial"/>
            <w:color w:val="000000"/>
            <w:sz w:val="24"/>
            <w:szCs w:val="24"/>
          </w:rPr>
          <w:t>, humedad e hidrocarburos).</w:t>
        </w:r>
      </w:ins>
      <w:ins w:id="66" w:author="Angelo Mondaca Vergara" w:date="2020-02-10T19:19:00Z">
        <w:r w:rsidR="00511F5B">
          <w:rPr>
            <w:rFonts w:ascii="Arial" w:hAnsi="Arial" w:cs="Arial"/>
            <w:color w:val="000000"/>
            <w:sz w:val="24"/>
            <w:szCs w:val="24"/>
          </w:rPr>
          <w:t xml:space="preserve"> </w:t>
        </w:r>
      </w:ins>
      <w:del w:id="67" w:author="Angelo Mondaca Vergara" w:date="2020-02-10T19:16:00Z">
        <w:r w:rsidRPr="00863342" w:rsidDel="00511F5B">
          <w:rPr>
            <w:rFonts w:ascii="Arial" w:hAnsi="Arial" w:cs="Arial"/>
            <w:color w:val="000000"/>
            <w:sz w:val="24"/>
            <w:szCs w:val="24"/>
          </w:rPr>
          <w:delText>, el aire</w:delText>
        </w:r>
      </w:del>
      <w:del w:id="68" w:author="Angelo Mondaca Vergara" w:date="2020-02-10T19:21:00Z">
        <w:r w:rsidRPr="00863342" w:rsidDel="00511F5B">
          <w:rPr>
            <w:rFonts w:ascii="Arial" w:hAnsi="Arial" w:cs="Arial"/>
            <w:color w:val="000000"/>
            <w:sz w:val="24"/>
            <w:szCs w:val="24"/>
          </w:rPr>
          <w:delText xml:space="preserve"> se </w:delText>
        </w:r>
      </w:del>
      <w:del w:id="69" w:author="Angelo Mondaca Vergara" w:date="2020-02-10T19:20:00Z">
        <w:r w:rsidRPr="00863342" w:rsidDel="00511F5B">
          <w:rPr>
            <w:rFonts w:ascii="Arial" w:hAnsi="Arial" w:cs="Arial"/>
            <w:color w:val="000000"/>
            <w:sz w:val="24"/>
            <w:szCs w:val="24"/>
          </w:rPr>
          <w:delText>enfría</w:delText>
        </w:r>
      </w:del>
      <w:del w:id="70" w:author="Angelo Mondaca Vergara" w:date="2020-02-10T19:21:00Z">
        <w:r w:rsidRPr="00863342" w:rsidDel="00511F5B">
          <w:rPr>
            <w:rFonts w:ascii="Arial" w:hAnsi="Arial" w:cs="Arial"/>
            <w:color w:val="000000"/>
            <w:sz w:val="24"/>
            <w:szCs w:val="24"/>
          </w:rPr>
          <w:delText xml:space="preserve"> y se eliminan todas las impurezas mencionadas. Su eliminación se realiza </w:delText>
        </w:r>
      </w:del>
      <w:del w:id="71" w:author="Angelo Mondaca Vergara" w:date="2020-02-10T19:18:00Z">
        <w:r w:rsidRPr="00863342" w:rsidDel="00511F5B">
          <w:rPr>
            <w:rFonts w:ascii="Arial" w:hAnsi="Arial" w:cs="Arial"/>
            <w:color w:val="000000"/>
            <w:sz w:val="24"/>
            <w:szCs w:val="24"/>
          </w:rPr>
          <w:delText>a</w:delText>
        </w:r>
        <w:r w:rsidR="00A308D5" w:rsidDel="00511F5B">
          <w:rPr>
            <w:rFonts w:ascii="Arial" w:hAnsi="Arial" w:cs="Arial"/>
            <w:color w:val="000000"/>
            <w:sz w:val="24"/>
            <w:szCs w:val="24"/>
          </w:rPr>
          <w:delText xml:space="preserve"> </w:delText>
        </w:r>
        <w:r w:rsidRPr="00863342" w:rsidDel="00511F5B">
          <w:rPr>
            <w:rFonts w:ascii="Arial" w:hAnsi="Arial" w:cs="Arial"/>
            <w:color w:val="000000"/>
            <w:sz w:val="24"/>
            <w:szCs w:val="24"/>
          </w:rPr>
          <w:delText>través de una torre de lavado de aire (S</w:delText>
        </w:r>
        <w:r w:rsidR="00AE572A" w:rsidDel="00511F5B">
          <w:rPr>
            <w:rFonts w:ascii="Arial" w:hAnsi="Arial" w:cs="Arial"/>
            <w:color w:val="000000"/>
            <w:sz w:val="24"/>
            <w:szCs w:val="24"/>
          </w:rPr>
          <w:delText>O</w:delText>
        </w:r>
        <w:r w:rsidR="00AE572A" w:rsidRPr="00AE572A" w:rsidDel="00511F5B">
          <w:rPr>
            <w:rFonts w:ascii="Arial" w:hAnsi="Arial" w:cs="Arial"/>
            <w:color w:val="000000"/>
            <w:sz w:val="24"/>
            <w:szCs w:val="24"/>
            <w:vertAlign w:val="subscript"/>
          </w:rPr>
          <w:delText>2</w:delText>
        </w:r>
        <w:r w:rsidRPr="00863342" w:rsidDel="00511F5B">
          <w:rPr>
            <w:rFonts w:ascii="Arial" w:hAnsi="Arial" w:cs="Arial"/>
            <w:color w:val="000000"/>
            <w:sz w:val="24"/>
            <w:szCs w:val="24"/>
          </w:rPr>
          <w:delText>, polvo, etc.) y en purificadores de aire (C</w:delText>
        </w:r>
        <w:r w:rsidR="00AE572A" w:rsidDel="00511F5B">
          <w:rPr>
            <w:rFonts w:ascii="Arial" w:hAnsi="Arial" w:cs="Arial"/>
            <w:color w:val="000000"/>
            <w:sz w:val="24"/>
            <w:szCs w:val="24"/>
          </w:rPr>
          <w:delText>O</w:delText>
        </w:r>
        <w:r w:rsidR="00AE572A" w:rsidRPr="00AE572A" w:rsidDel="00511F5B">
          <w:rPr>
            <w:rFonts w:ascii="Arial" w:hAnsi="Arial" w:cs="Arial"/>
            <w:color w:val="000000"/>
            <w:sz w:val="24"/>
            <w:szCs w:val="24"/>
            <w:vertAlign w:val="subscript"/>
          </w:rPr>
          <w:delText>2</w:delText>
        </w:r>
        <w:r w:rsidRPr="00863342" w:rsidDel="00511F5B">
          <w:rPr>
            <w:rFonts w:ascii="Arial" w:hAnsi="Arial" w:cs="Arial"/>
            <w:color w:val="000000"/>
            <w:sz w:val="24"/>
            <w:szCs w:val="24"/>
          </w:rPr>
          <w:delText>, humedad e hidrocarburos).</w:delText>
        </w:r>
      </w:del>
    </w:p>
    <w:p w14:paraId="2776751C" w14:textId="77777777" w:rsidR="00A308D5" w:rsidRDefault="00A308D5" w:rsidP="00CB175E">
      <w:pPr>
        <w:autoSpaceDE w:val="0"/>
        <w:autoSpaceDN w:val="0"/>
        <w:adjustRightInd w:val="0"/>
        <w:spacing w:after="0" w:line="240" w:lineRule="auto"/>
        <w:jc w:val="both"/>
        <w:rPr>
          <w:ins w:id="72" w:author="Angelo Mondaca Vergara" w:date="2020-02-10T19:21:00Z"/>
          <w:rFonts w:ascii="Arial" w:hAnsi="Arial" w:cs="Arial"/>
          <w:color w:val="000000"/>
          <w:sz w:val="24"/>
          <w:szCs w:val="24"/>
        </w:rPr>
      </w:pPr>
    </w:p>
    <w:p w14:paraId="0677709E" w14:textId="77777777" w:rsidR="00511F5B" w:rsidRPr="00863342" w:rsidRDefault="00511F5B" w:rsidP="00CB175E">
      <w:pPr>
        <w:autoSpaceDE w:val="0"/>
        <w:autoSpaceDN w:val="0"/>
        <w:adjustRightInd w:val="0"/>
        <w:spacing w:after="0" w:line="240" w:lineRule="auto"/>
        <w:jc w:val="both"/>
        <w:rPr>
          <w:rFonts w:ascii="Arial" w:hAnsi="Arial" w:cs="Arial"/>
          <w:color w:val="000000"/>
          <w:sz w:val="24"/>
          <w:szCs w:val="24"/>
        </w:rPr>
      </w:pPr>
    </w:p>
    <w:p w14:paraId="2F280EC7"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w:t>
      </w:r>
    </w:p>
    <w:p w14:paraId="2ECBB6AB"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582B97CF" w14:textId="3C162A85"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Posteriormente</w:t>
      </w:r>
      <w:ins w:id="73" w:author="Mondaca Vergara Angelo Rodolfo (Codelco-Chuquicamata)" w:date="2025-09-14T22:50:00Z" w16du:dateUtc="2025-09-15T01:50:00Z">
        <w:r w:rsidR="004065AE">
          <w:rPr>
            <w:rFonts w:ascii="Arial" w:hAnsi="Arial" w:cs="Arial"/>
            <w:color w:val="000000"/>
            <w:sz w:val="24"/>
            <w:szCs w:val="24"/>
          </w:rPr>
          <w:t>,</w:t>
        </w:r>
      </w:ins>
      <w:r w:rsidRPr="00863342">
        <w:rPr>
          <w:rFonts w:ascii="Arial" w:hAnsi="Arial" w:cs="Arial"/>
          <w:color w:val="000000"/>
          <w:sz w:val="24"/>
          <w:szCs w:val="24"/>
        </w:rPr>
        <w:t xml:space="preserve"> se </w:t>
      </w:r>
      <w:ins w:id="74" w:author="Angelo Mondaca Vergara" w:date="2020-02-10T19:21:00Z">
        <w:r w:rsidR="00511F5B">
          <w:rPr>
            <w:rFonts w:ascii="Arial" w:hAnsi="Arial" w:cs="Arial"/>
            <w:color w:val="000000"/>
            <w:sz w:val="24"/>
            <w:szCs w:val="24"/>
          </w:rPr>
          <w:t xml:space="preserve">Sub </w:t>
        </w:r>
      </w:ins>
      <w:r w:rsidRPr="00863342">
        <w:rPr>
          <w:rFonts w:ascii="Arial" w:hAnsi="Arial" w:cs="Arial"/>
          <w:color w:val="000000"/>
          <w:sz w:val="24"/>
          <w:szCs w:val="24"/>
        </w:rPr>
        <w:t xml:space="preserve">enfría </w:t>
      </w:r>
      <w:ins w:id="75" w:author="Angelo Mondaca Vergara" w:date="2020-02-10T19:21:00Z">
        <w:r w:rsidR="00511F5B">
          <w:rPr>
            <w:rFonts w:ascii="Arial" w:hAnsi="Arial" w:cs="Arial"/>
            <w:color w:val="000000"/>
            <w:sz w:val="24"/>
            <w:szCs w:val="24"/>
          </w:rPr>
          <w:t xml:space="preserve">a temperaturas criogénicas (&lt;-100°C) </w:t>
        </w:r>
      </w:ins>
      <w:r w:rsidRPr="00863342">
        <w:rPr>
          <w:rFonts w:ascii="Arial" w:hAnsi="Arial" w:cs="Arial"/>
          <w:color w:val="000000"/>
          <w:sz w:val="24"/>
          <w:szCs w:val="24"/>
        </w:rPr>
        <w:t xml:space="preserve">hasta su licuación </w:t>
      </w:r>
      <w:ins w:id="76" w:author="Angelo Mondaca Vergara" w:date="2020-02-10T19:57:00Z">
        <w:r w:rsidR="004C1F42">
          <w:rPr>
            <w:rFonts w:ascii="Arial" w:hAnsi="Arial" w:cs="Arial"/>
            <w:color w:val="000000"/>
            <w:sz w:val="24"/>
            <w:szCs w:val="24"/>
          </w:rPr>
          <w:t xml:space="preserve">obteniendo aire liquido </w:t>
        </w:r>
      </w:ins>
      <w:ins w:id="77" w:author="Angelo Mondaca Vergara" w:date="2020-02-10T19:58:00Z">
        <w:r w:rsidR="004C1F42">
          <w:rPr>
            <w:rFonts w:ascii="Arial" w:hAnsi="Arial" w:cs="Arial"/>
            <w:color w:val="000000"/>
            <w:sz w:val="24"/>
            <w:szCs w:val="24"/>
          </w:rPr>
          <w:t xml:space="preserve">enriquecido (Rich Liquid 35% &gt; O2 &lt; 40%) </w:t>
        </w:r>
      </w:ins>
      <w:ins w:id="78" w:author="Angelo Mondaca Vergara" w:date="2020-02-10T19:59:00Z">
        <w:r w:rsidR="004C1F42">
          <w:rPr>
            <w:rFonts w:ascii="Arial" w:hAnsi="Arial" w:cs="Arial"/>
            <w:color w:val="000000"/>
            <w:sz w:val="24"/>
            <w:szCs w:val="24"/>
          </w:rPr>
          <w:t xml:space="preserve">el que se envía a la columna de destilación donde se genera el </w:t>
        </w:r>
      </w:ins>
      <w:ins w:id="79" w:author="Angelo Mondaca Vergara" w:date="2020-02-10T20:00:00Z">
        <w:r w:rsidR="004C1F42">
          <w:rPr>
            <w:rFonts w:ascii="Arial" w:hAnsi="Arial" w:cs="Arial"/>
            <w:color w:val="000000"/>
            <w:sz w:val="24"/>
            <w:szCs w:val="24"/>
          </w:rPr>
          <w:t>fraccionamiento</w:t>
        </w:r>
      </w:ins>
      <w:ins w:id="80" w:author="Angelo Mondaca Vergara" w:date="2020-02-10T19:59:00Z">
        <w:r w:rsidR="004C1F42">
          <w:rPr>
            <w:rFonts w:ascii="Arial" w:hAnsi="Arial" w:cs="Arial"/>
            <w:color w:val="000000"/>
            <w:sz w:val="24"/>
            <w:szCs w:val="24"/>
          </w:rPr>
          <w:t xml:space="preserve"> del aire obteniendo</w:t>
        </w:r>
      </w:ins>
      <w:del w:id="81" w:author="Angelo Mondaca Vergara" w:date="2020-02-10T19:59:00Z">
        <w:r w:rsidRPr="00863342" w:rsidDel="004C1F42">
          <w:rPr>
            <w:rFonts w:ascii="Arial" w:hAnsi="Arial" w:cs="Arial"/>
            <w:color w:val="000000"/>
            <w:sz w:val="24"/>
            <w:szCs w:val="24"/>
          </w:rPr>
          <w:delText>y se separa en</w:delText>
        </w:r>
      </w:del>
      <w:r w:rsidRPr="00863342">
        <w:rPr>
          <w:rFonts w:ascii="Arial" w:hAnsi="Arial" w:cs="Arial"/>
          <w:color w:val="000000"/>
          <w:sz w:val="24"/>
          <w:szCs w:val="24"/>
        </w:rPr>
        <w:t xml:space="preserve"> oxígeno y nitrógeno</w:t>
      </w:r>
      <w:del w:id="82" w:author="Angelo Mondaca Vergara" w:date="2020-02-10T20:00:00Z">
        <w:r w:rsidRPr="00863342" w:rsidDel="004C1F42">
          <w:rPr>
            <w:rFonts w:ascii="Arial" w:hAnsi="Arial" w:cs="Arial"/>
            <w:color w:val="000000"/>
            <w:sz w:val="24"/>
            <w:szCs w:val="24"/>
          </w:rPr>
          <w:delText>, de los cuales el oxígeno es enviado</w:delText>
        </w:r>
        <w:r w:rsidR="00A308D5" w:rsidDel="004C1F42">
          <w:rPr>
            <w:rFonts w:ascii="Arial" w:hAnsi="Arial" w:cs="Arial"/>
            <w:color w:val="000000"/>
            <w:sz w:val="24"/>
            <w:szCs w:val="24"/>
          </w:rPr>
          <w:delText xml:space="preserve"> </w:delText>
        </w:r>
        <w:r w:rsidRPr="00863342" w:rsidDel="004C1F42">
          <w:rPr>
            <w:rFonts w:ascii="Arial" w:hAnsi="Arial" w:cs="Arial"/>
            <w:color w:val="000000"/>
            <w:sz w:val="24"/>
            <w:szCs w:val="24"/>
          </w:rPr>
          <w:delText>a la Fundición de Concentrado y el nitrógeno parte a la atmósfera y parte a la Planta de Molibdeno</w:delText>
        </w:r>
      </w:del>
      <w:r w:rsidRPr="00863342">
        <w:rPr>
          <w:rFonts w:ascii="Arial" w:hAnsi="Arial" w:cs="Arial"/>
          <w:color w:val="000000"/>
          <w:sz w:val="24"/>
          <w:szCs w:val="24"/>
        </w:rPr>
        <w:t>.</w:t>
      </w:r>
    </w:p>
    <w:p w14:paraId="1B6BCA4D"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113CA73E"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7</w:t>
      </w:r>
    </w:p>
    <w:p w14:paraId="5EE8C2FF"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228DA9C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De acuerdo a la secuencia del proceso, </w:t>
      </w:r>
      <w:ins w:id="83" w:author="Angelo Mondaca Vergara" w:date="2020-02-10T20:01:00Z">
        <w:r w:rsidR="004C1F42">
          <w:rPr>
            <w:rFonts w:ascii="Arial" w:hAnsi="Arial" w:cs="Arial"/>
            <w:color w:val="000000"/>
            <w:sz w:val="24"/>
            <w:szCs w:val="24"/>
          </w:rPr>
          <w:t xml:space="preserve">en </w:t>
        </w:r>
      </w:ins>
      <w:r w:rsidRPr="00863342">
        <w:rPr>
          <w:rFonts w:ascii="Arial" w:hAnsi="Arial" w:cs="Arial"/>
          <w:color w:val="000000"/>
          <w:sz w:val="24"/>
          <w:szCs w:val="24"/>
        </w:rPr>
        <w:t xml:space="preserve">el área </w:t>
      </w:r>
      <w:del w:id="84" w:author="Angelo Mondaca Vergara" w:date="2020-02-10T20:01:00Z">
        <w:r w:rsidRPr="00863342" w:rsidDel="004C1F42">
          <w:rPr>
            <w:rFonts w:ascii="Arial" w:hAnsi="Arial" w:cs="Arial"/>
            <w:color w:val="000000"/>
            <w:sz w:val="24"/>
            <w:szCs w:val="24"/>
          </w:rPr>
          <w:delText xml:space="preserve">de </w:delText>
        </w:r>
      </w:del>
      <w:r w:rsidRPr="00863342">
        <w:rPr>
          <w:rFonts w:ascii="Arial" w:hAnsi="Arial" w:cs="Arial"/>
          <w:color w:val="000000"/>
          <w:sz w:val="24"/>
          <w:szCs w:val="24"/>
        </w:rPr>
        <w:t xml:space="preserve">Planta de Oxígeno </w:t>
      </w:r>
      <w:del w:id="85" w:author="Angelo Mondaca Vergara" w:date="2020-02-10T20:01:00Z">
        <w:r w:rsidRPr="00863342" w:rsidDel="004C1F42">
          <w:rPr>
            <w:rFonts w:ascii="Arial" w:hAnsi="Arial" w:cs="Arial"/>
            <w:color w:val="000000"/>
            <w:sz w:val="24"/>
            <w:szCs w:val="24"/>
          </w:rPr>
          <w:delText>está formada por</w:delText>
        </w:r>
      </w:del>
      <w:ins w:id="86" w:author="Angelo Mondaca Vergara" w:date="2020-02-10T20:01:00Z">
        <w:r w:rsidR="004C1F42">
          <w:rPr>
            <w:rFonts w:ascii="Arial" w:hAnsi="Arial" w:cs="Arial"/>
            <w:color w:val="000000"/>
            <w:sz w:val="24"/>
            <w:szCs w:val="24"/>
          </w:rPr>
          <w:t>se pueden identificar</w:t>
        </w:r>
      </w:ins>
      <w:r w:rsidRPr="00863342">
        <w:rPr>
          <w:rFonts w:ascii="Arial" w:hAnsi="Arial" w:cs="Arial"/>
          <w:color w:val="000000"/>
          <w:sz w:val="24"/>
          <w:szCs w:val="24"/>
        </w:rPr>
        <w:t xml:space="preserve"> las siguientes </w:t>
      </w:r>
      <w:del w:id="87" w:author="Angelo Mondaca Vergara" w:date="2020-02-10T20:02:00Z">
        <w:r w:rsidRPr="00863342" w:rsidDel="004C1F42">
          <w:rPr>
            <w:rFonts w:ascii="Arial" w:hAnsi="Arial" w:cs="Arial"/>
            <w:color w:val="000000"/>
            <w:sz w:val="24"/>
            <w:szCs w:val="24"/>
          </w:rPr>
          <w:delText>áreas</w:delText>
        </w:r>
        <w:r w:rsidR="00A308D5" w:rsidDel="004C1F42">
          <w:rPr>
            <w:rFonts w:ascii="Arial" w:hAnsi="Arial" w:cs="Arial"/>
            <w:color w:val="000000"/>
            <w:sz w:val="24"/>
            <w:szCs w:val="24"/>
          </w:rPr>
          <w:delText xml:space="preserve"> </w:delText>
        </w:r>
      </w:del>
      <w:ins w:id="88" w:author="Angelo Mondaca Vergara" w:date="2020-02-10T20:02:00Z">
        <w:r w:rsidR="004C1F42">
          <w:rPr>
            <w:rFonts w:ascii="Arial" w:hAnsi="Arial" w:cs="Arial"/>
            <w:color w:val="000000"/>
            <w:sz w:val="24"/>
            <w:szCs w:val="24"/>
          </w:rPr>
          <w:t xml:space="preserve">secciones </w:t>
        </w:r>
      </w:ins>
      <w:r w:rsidRPr="00863342">
        <w:rPr>
          <w:rFonts w:ascii="Arial" w:hAnsi="Arial" w:cs="Arial"/>
          <w:color w:val="000000"/>
          <w:sz w:val="24"/>
          <w:szCs w:val="24"/>
        </w:rPr>
        <w:t>específicas:</w:t>
      </w:r>
    </w:p>
    <w:p w14:paraId="2FB7C5EF"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38313EF6" w14:textId="77777777" w:rsidR="00F01086" w:rsidRDefault="00F01086" w:rsidP="006C1C4C">
      <w:pPr>
        <w:pStyle w:val="Prrafodelista"/>
        <w:numPr>
          <w:ilvl w:val="0"/>
          <w:numId w:val="5"/>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Sección Aspiración, Filtrado y Compresión del Aire.</w:t>
      </w:r>
    </w:p>
    <w:p w14:paraId="544934BD" w14:textId="77777777" w:rsidR="006C1C4C" w:rsidRPr="006C1C4C" w:rsidRDefault="006C1C4C" w:rsidP="006C1C4C">
      <w:pPr>
        <w:pStyle w:val="Prrafodelista"/>
        <w:autoSpaceDE w:val="0"/>
        <w:autoSpaceDN w:val="0"/>
        <w:adjustRightInd w:val="0"/>
        <w:spacing w:after="0" w:line="240" w:lineRule="auto"/>
        <w:jc w:val="both"/>
        <w:rPr>
          <w:rFonts w:ascii="Arial" w:hAnsi="Arial" w:cs="Arial"/>
          <w:color w:val="000000"/>
          <w:sz w:val="24"/>
          <w:szCs w:val="24"/>
        </w:rPr>
      </w:pPr>
    </w:p>
    <w:p w14:paraId="17791A8B" w14:textId="77777777" w:rsidR="00F01086" w:rsidRDefault="00F01086" w:rsidP="006C1C4C">
      <w:pPr>
        <w:pStyle w:val="Prrafodelista"/>
        <w:numPr>
          <w:ilvl w:val="0"/>
          <w:numId w:val="5"/>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Sección Limpieza y Purificación del Aire.</w:t>
      </w:r>
    </w:p>
    <w:p w14:paraId="1BFBFED8" w14:textId="77777777" w:rsidR="006C1C4C" w:rsidRPr="006C1C4C" w:rsidRDefault="006C1C4C" w:rsidP="006C1C4C">
      <w:pPr>
        <w:autoSpaceDE w:val="0"/>
        <w:autoSpaceDN w:val="0"/>
        <w:adjustRightInd w:val="0"/>
        <w:spacing w:after="0" w:line="240" w:lineRule="auto"/>
        <w:jc w:val="both"/>
        <w:rPr>
          <w:rFonts w:ascii="Arial" w:hAnsi="Arial" w:cs="Arial"/>
          <w:color w:val="000000"/>
          <w:sz w:val="24"/>
          <w:szCs w:val="24"/>
        </w:rPr>
      </w:pPr>
    </w:p>
    <w:p w14:paraId="2D6C6EB9" w14:textId="77777777" w:rsidR="00F01086" w:rsidRDefault="00F01086" w:rsidP="006C1C4C">
      <w:pPr>
        <w:pStyle w:val="Prrafodelista"/>
        <w:numPr>
          <w:ilvl w:val="0"/>
          <w:numId w:val="5"/>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Sección Enfriamiento de Aire.</w:t>
      </w:r>
    </w:p>
    <w:p w14:paraId="33E08946" w14:textId="77777777" w:rsidR="006C1C4C" w:rsidRPr="006C1C4C" w:rsidRDefault="006C1C4C" w:rsidP="006C1C4C">
      <w:pPr>
        <w:autoSpaceDE w:val="0"/>
        <w:autoSpaceDN w:val="0"/>
        <w:adjustRightInd w:val="0"/>
        <w:spacing w:after="0" w:line="240" w:lineRule="auto"/>
        <w:jc w:val="both"/>
        <w:rPr>
          <w:rFonts w:ascii="Arial" w:hAnsi="Arial" w:cs="Arial"/>
          <w:color w:val="000000"/>
          <w:sz w:val="24"/>
          <w:szCs w:val="24"/>
        </w:rPr>
      </w:pPr>
    </w:p>
    <w:p w14:paraId="47FF02A5" w14:textId="77777777" w:rsidR="00F01086" w:rsidRDefault="00F01086" w:rsidP="006C1C4C">
      <w:pPr>
        <w:pStyle w:val="Prrafodelista"/>
        <w:numPr>
          <w:ilvl w:val="0"/>
          <w:numId w:val="5"/>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Sección Separación de Aire en Oxígeno y Nitrógeno.</w:t>
      </w:r>
    </w:p>
    <w:p w14:paraId="1D1540F8" w14:textId="77777777" w:rsidR="006C1C4C" w:rsidRPr="006C1C4C" w:rsidRDefault="006C1C4C" w:rsidP="006C1C4C">
      <w:pPr>
        <w:autoSpaceDE w:val="0"/>
        <w:autoSpaceDN w:val="0"/>
        <w:adjustRightInd w:val="0"/>
        <w:spacing w:after="0" w:line="240" w:lineRule="auto"/>
        <w:jc w:val="both"/>
        <w:rPr>
          <w:rFonts w:ascii="Arial" w:hAnsi="Arial" w:cs="Arial"/>
          <w:color w:val="000000"/>
          <w:sz w:val="24"/>
          <w:szCs w:val="24"/>
        </w:rPr>
      </w:pPr>
    </w:p>
    <w:p w14:paraId="536A3971" w14:textId="77777777" w:rsidR="00F01086" w:rsidRDefault="00F01086" w:rsidP="006C1C4C">
      <w:pPr>
        <w:pStyle w:val="Prrafodelista"/>
        <w:numPr>
          <w:ilvl w:val="0"/>
          <w:numId w:val="5"/>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Suministro de Productos a la Fundición de Concentrado y Planta de Molibdeno.</w:t>
      </w:r>
    </w:p>
    <w:p w14:paraId="2D2A8B9A" w14:textId="77777777" w:rsidR="006C1C4C" w:rsidRPr="006C1C4C" w:rsidRDefault="006C1C4C" w:rsidP="006C1C4C">
      <w:pPr>
        <w:autoSpaceDE w:val="0"/>
        <w:autoSpaceDN w:val="0"/>
        <w:adjustRightInd w:val="0"/>
        <w:spacing w:after="0" w:line="240" w:lineRule="auto"/>
        <w:jc w:val="both"/>
        <w:rPr>
          <w:rFonts w:ascii="Arial" w:hAnsi="Arial" w:cs="Arial"/>
          <w:color w:val="000000"/>
          <w:sz w:val="24"/>
          <w:szCs w:val="24"/>
        </w:rPr>
      </w:pPr>
    </w:p>
    <w:p w14:paraId="543A6DD5" w14:textId="77777777" w:rsidR="00F01086" w:rsidRDefault="00F01086" w:rsidP="006C1C4C">
      <w:pPr>
        <w:pStyle w:val="Prrafodelista"/>
        <w:numPr>
          <w:ilvl w:val="0"/>
          <w:numId w:val="5"/>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Almacenamiento de Oxígeno Líquido.</w:t>
      </w:r>
    </w:p>
    <w:p w14:paraId="60946AE1" w14:textId="77777777" w:rsidR="006C1C4C" w:rsidRPr="006C1C4C" w:rsidRDefault="006C1C4C" w:rsidP="006C1C4C">
      <w:pPr>
        <w:autoSpaceDE w:val="0"/>
        <w:autoSpaceDN w:val="0"/>
        <w:adjustRightInd w:val="0"/>
        <w:spacing w:after="0" w:line="240" w:lineRule="auto"/>
        <w:jc w:val="both"/>
        <w:rPr>
          <w:rFonts w:ascii="Arial" w:hAnsi="Arial" w:cs="Arial"/>
          <w:color w:val="000000"/>
          <w:sz w:val="24"/>
          <w:szCs w:val="24"/>
        </w:rPr>
      </w:pPr>
    </w:p>
    <w:p w14:paraId="38D52629" w14:textId="77777777" w:rsidR="00F01086" w:rsidRPr="006C1C4C" w:rsidRDefault="00F01086" w:rsidP="006C1C4C">
      <w:pPr>
        <w:pStyle w:val="Prrafodelista"/>
        <w:numPr>
          <w:ilvl w:val="0"/>
          <w:numId w:val="5"/>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Sistema de Enfriamiento de Agua.</w:t>
      </w:r>
    </w:p>
    <w:p w14:paraId="6425C65D"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1837C4F7"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8</w:t>
      </w:r>
    </w:p>
    <w:p w14:paraId="2E8BEFC7"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497A7A09"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Sección Aspiración y Compresión del Aire, está compuesta por:</w:t>
      </w:r>
    </w:p>
    <w:p w14:paraId="7AA895D0" w14:textId="77777777" w:rsidR="006C1C4C" w:rsidRPr="00863342" w:rsidRDefault="006C1C4C" w:rsidP="00CB175E">
      <w:pPr>
        <w:autoSpaceDE w:val="0"/>
        <w:autoSpaceDN w:val="0"/>
        <w:adjustRightInd w:val="0"/>
        <w:spacing w:after="0" w:line="240" w:lineRule="auto"/>
        <w:jc w:val="both"/>
        <w:rPr>
          <w:rFonts w:ascii="Arial" w:hAnsi="Arial" w:cs="Arial"/>
          <w:color w:val="000000"/>
          <w:sz w:val="24"/>
          <w:szCs w:val="24"/>
        </w:rPr>
      </w:pPr>
    </w:p>
    <w:p w14:paraId="30885801" w14:textId="77777777" w:rsidR="00F01086" w:rsidRDefault="00F01086" w:rsidP="006C1C4C">
      <w:pPr>
        <w:pStyle w:val="Prrafodelista"/>
        <w:numPr>
          <w:ilvl w:val="0"/>
          <w:numId w:val="7"/>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Filtros de aire.</w:t>
      </w:r>
    </w:p>
    <w:p w14:paraId="79A4F98C" w14:textId="77777777" w:rsidR="006C1C4C" w:rsidRPr="006C1C4C" w:rsidRDefault="006C1C4C" w:rsidP="006C1C4C">
      <w:pPr>
        <w:pStyle w:val="Prrafodelista"/>
        <w:autoSpaceDE w:val="0"/>
        <w:autoSpaceDN w:val="0"/>
        <w:adjustRightInd w:val="0"/>
        <w:spacing w:after="0" w:line="240" w:lineRule="auto"/>
        <w:jc w:val="both"/>
        <w:rPr>
          <w:rFonts w:ascii="Arial" w:hAnsi="Arial" w:cs="Arial"/>
          <w:color w:val="000000"/>
          <w:sz w:val="24"/>
          <w:szCs w:val="24"/>
        </w:rPr>
      </w:pPr>
    </w:p>
    <w:p w14:paraId="4906723C" w14:textId="77777777" w:rsidR="00F01086" w:rsidRPr="006C1C4C" w:rsidRDefault="00F01086" w:rsidP="006C1C4C">
      <w:pPr>
        <w:pStyle w:val="Prrafodelista"/>
        <w:numPr>
          <w:ilvl w:val="0"/>
          <w:numId w:val="7"/>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Compresores Centrífugos de aire.</w:t>
      </w:r>
    </w:p>
    <w:p w14:paraId="175943BD" w14:textId="77777777" w:rsidR="00A308D5" w:rsidRPr="00863342" w:rsidRDefault="00A308D5" w:rsidP="00CB175E">
      <w:pPr>
        <w:autoSpaceDE w:val="0"/>
        <w:autoSpaceDN w:val="0"/>
        <w:adjustRightInd w:val="0"/>
        <w:spacing w:after="0" w:line="240" w:lineRule="auto"/>
        <w:jc w:val="both"/>
        <w:rPr>
          <w:rFonts w:ascii="Arial" w:hAnsi="Arial" w:cs="Arial"/>
          <w:color w:val="000000"/>
          <w:sz w:val="24"/>
          <w:szCs w:val="24"/>
        </w:rPr>
      </w:pPr>
    </w:p>
    <w:p w14:paraId="56885844"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p>
    <w:p w14:paraId="47AF01CB" w14:textId="77777777" w:rsidR="00A308D5" w:rsidRPr="00863342" w:rsidRDefault="00A308D5" w:rsidP="00CB175E">
      <w:pPr>
        <w:autoSpaceDE w:val="0"/>
        <w:autoSpaceDN w:val="0"/>
        <w:adjustRightInd w:val="0"/>
        <w:spacing w:after="0" w:line="240" w:lineRule="auto"/>
        <w:jc w:val="both"/>
        <w:rPr>
          <w:rFonts w:ascii="Arial" w:hAnsi="Arial" w:cs="Arial"/>
          <w:b/>
          <w:bCs/>
          <w:color w:val="000000"/>
          <w:sz w:val="24"/>
          <w:szCs w:val="24"/>
        </w:rPr>
      </w:pPr>
    </w:p>
    <w:p w14:paraId="1FE4A177"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Sección Limpieza y Purificación del Aire, está compuesta por:</w:t>
      </w:r>
    </w:p>
    <w:p w14:paraId="2113081B" w14:textId="77777777" w:rsidR="006C1C4C" w:rsidRPr="00863342" w:rsidRDefault="006C1C4C" w:rsidP="00CB175E">
      <w:pPr>
        <w:autoSpaceDE w:val="0"/>
        <w:autoSpaceDN w:val="0"/>
        <w:adjustRightInd w:val="0"/>
        <w:spacing w:after="0" w:line="240" w:lineRule="auto"/>
        <w:jc w:val="both"/>
        <w:rPr>
          <w:rFonts w:ascii="Arial" w:hAnsi="Arial" w:cs="Arial"/>
          <w:color w:val="000000"/>
          <w:sz w:val="24"/>
          <w:szCs w:val="24"/>
        </w:rPr>
      </w:pPr>
    </w:p>
    <w:p w14:paraId="722ABE49" w14:textId="77777777" w:rsidR="00F01086" w:rsidRDefault="00F01086" w:rsidP="006C1C4C">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Torre Lavado de Aire.</w:t>
      </w:r>
    </w:p>
    <w:p w14:paraId="6CD2E57C" w14:textId="77777777" w:rsidR="006C1C4C" w:rsidRPr="006C1C4C" w:rsidRDefault="006C1C4C" w:rsidP="006C1C4C">
      <w:pPr>
        <w:pStyle w:val="Prrafodelista"/>
        <w:autoSpaceDE w:val="0"/>
        <w:autoSpaceDN w:val="0"/>
        <w:adjustRightInd w:val="0"/>
        <w:spacing w:after="0" w:line="240" w:lineRule="auto"/>
        <w:jc w:val="both"/>
        <w:rPr>
          <w:rFonts w:ascii="Arial" w:hAnsi="Arial" w:cs="Arial"/>
          <w:color w:val="000000"/>
          <w:sz w:val="24"/>
          <w:szCs w:val="24"/>
        </w:rPr>
      </w:pPr>
    </w:p>
    <w:p w14:paraId="71BAC6B2" w14:textId="77777777" w:rsidR="00F01086" w:rsidRPr="006C1C4C" w:rsidRDefault="00F01086" w:rsidP="006C1C4C">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Purificadores de Aire</w:t>
      </w:r>
      <w:ins w:id="89" w:author="Angelo Mondaca Vergara" w:date="2020-02-10T20:02:00Z">
        <w:r w:rsidR="004C1F42">
          <w:rPr>
            <w:rFonts w:ascii="Arial" w:hAnsi="Arial" w:cs="Arial"/>
            <w:color w:val="000000"/>
            <w:sz w:val="24"/>
            <w:szCs w:val="24"/>
          </w:rPr>
          <w:t>.</w:t>
        </w:r>
      </w:ins>
      <w:del w:id="90" w:author="Angelo Mondaca Vergara" w:date="2020-02-10T20:02:00Z">
        <w:r w:rsidRPr="006C1C4C" w:rsidDel="004C1F42">
          <w:rPr>
            <w:rFonts w:ascii="Arial" w:hAnsi="Arial" w:cs="Arial"/>
            <w:color w:val="000000"/>
            <w:sz w:val="24"/>
            <w:szCs w:val="24"/>
          </w:rPr>
          <w:delText>.</w:delText>
        </w:r>
      </w:del>
    </w:p>
    <w:p w14:paraId="25659639" w14:textId="77777777" w:rsidR="00161D31" w:rsidRDefault="00161D31" w:rsidP="00CB175E">
      <w:pPr>
        <w:autoSpaceDE w:val="0"/>
        <w:autoSpaceDN w:val="0"/>
        <w:adjustRightInd w:val="0"/>
        <w:spacing w:after="0" w:line="240" w:lineRule="auto"/>
        <w:jc w:val="both"/>
        <w:rPr>
          <w:ins w:id="91" w:author="Angelo Mondaca Vergara" w:date="2020-02-10T20:03:00Z"/>
          <w:rFonts w:ascii="Arial" w:hAnsi="Arial" w:cs="Arial"/>
          <w:b/>
          <w:bCs/>
          <w:color w:val="000000"/>
          <w:sz w:val="24"/>
          <w:szCs w:val="24"/>
        </w:rPr>
      </w:pPr>
    </w:p>
    <w:p w14:paraId="4540D06A" w14:textId="77777777" w:rsidR="004C1F42" w:rsidRDefault="004C1F42" w:rsidP="00CB175E">
      <w:pPr>
        <w:autoSpaceDE w:val="0"/>
        <w:autoSpaceDN w:val="0"/>
        <w:adjustRightInd w:val="0"/>
        <w:spacing w:after="0" w:line="240" w:lineRule="auto"/>
        <w:jc w:val="both"/>
        <w:rPr>
          <w:ins w:id="92" w:author="Angelo Mondaca Vergara" w:date="2020-02-10T20:03:00Z"/>
          <w:rFonts w:ascii="Arial" w:hAnsi="Arial" w:cs="Arial"/>
          <w:b/>
          <w:bCs/>
          <w:color w:val="000000"/>
          <w:sz w:val="24"/>
          <w:szCs w:val="24"/>
        </w:rPr>
      </w:pPr>
    </w:p>
    <w:p w14:paraId="628845D4" w14:textId="77777777" w:rsidR="004C1F42" w:rsidRDefault="004C1F42" w:rsidP="00CB175E">
      <w:pPr>
        <w:autoSpaceDE w:val="0"/>
        <w:autoSpaceDN w:val="0"/>
        <w:adjustRightInd w:val="0"/>
        <w:spacing w:after="0" w:line="240" w:lineRule="auto"/>
        <w:jc w:val="both"/>
        <w:rPr>
          <w:rFonts w:ascii="Arial" w:hAnsi="Arial" w:cs="Arial"/>
          <w:b/>
          <w:bCs/>
          <w:color w:val="000000"/>
          <w:sz w:val="24"/>
          <w:szCs w:val="24"/>
        </w:rPr>
      </w:pPr>
    </w:p>
    <w:p w14:paraId="20EBAF42"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lastRenderedPageBreak/>
        <w:t>Articulo 10</w:t>
      </w:r>
    </w:p>
    <w:p w14:paraId="0CAF3745"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38E7FFB3" w14:textId="77777777" w:rsidR="00F01086" w:rsidRDefault="00F01086" w:rsidP="00CB175E">
      <w:pPr>
        <w:autoSpaceDE w:val="0"/>
        <w:autoSpaceDN w:val="0"/>
        <w:adjustRightInd w:val="0"/>
        <w:spacing w:after="0" w:line="240" w:lineRule="auto"/>
        <w:jc w:val="both"/>
        <w:rPr>
          <w:ins w:id="93" w:author="Angelo Mondaca Vergara" w:date="2020-02-10T20:03:00Z"/>
          <w:rFonts w:ascii="Arial" w:hAnsi="Arial" w:cs="Arial"/>
          <w:color w:val="000000"/>
          <w:sz w:val="24"/>
          <w:szCs w:val="24"/>
        </w:rPr>
      </w:pPr>
      <w:r w:rsidRPr="00863342">
        <w:rPr>
          <w:rFonts w:ascii="Arial" w:hAnsi="Arial" w:cs="Arial"/>
          <w:color w:val="000000"/>
          <w:sz w:val="24"/>
          <w:szCs w:val="24"/>
        </w:rPr>
        <w:t xml:space="preserve">La Sección de Enfriamiento </w:t>
      </w:r>
      <w:ins w:id="94" w:author="Angelo Mondaca Vergara" w:date="2020-02-10T20:03:00Z">
        <w:r w:rsidR="004C1F42">
          <w:rPr>
            <w:rFonts w:ascii="Arial" w:hAnsi="Arial" w:cs="Arial"/>
            <w:color w:val="000000"/>
            <w:sz w:val="24"/>
            <w:szCs w:val="24"/>
          </w:rPr>
          <w:t xml:space="preserve">y sub enfriamiento </w:t>
        </w:r>
      </w:ins>
      <w:r w:rsidRPr="00863342">
        <w:rPr>
          <w:rFonts w:ascii="Arial" w:hAnsi="Arial" w:cs="Arial"/>
          <w:color w:val="000000"/>
          <w:sz w:val="24"/>
          <w:szCs w:val="24"/>
        </w:rPr>
        <w:t>de</w:t>
      </w:r>
      <w:ins w:id="95" w:author="Angelo Mondaca Vergara" w:date="2020-02-10T20:03:00Z">
        <w:r w:rsidR="004C1F42">
          <w:rPr>
            <w:rFonts w:ascii="Arial" w:hAnsi="Arial" w:cs="Arial"/>
            <w:color w:val="000000"/>
            <w:sz w:val="24"/>
            <w:szCs w:val="24"/>
          </w:rPr>
          <w:t>l</w:t>
        </w:r>
      </w:ins>
      <w:r w:rsidRPr="00863342">
        <w:rPr>
          <w:rFonts w:ascii="Arial" w:hAnsi="Arial" w:cs="Arial"/>
          <w:color w:val="000000"/>
          <w:sz w:val="24"/>
          <w:szCs w:val="24"/>
        </w:rPr>
        <w:t xml:space="preserve"> Aire está compuesta por:</w:t>
      </w:r>
    </w:p>
    <w:p w14:paraId="37494142" w14:textId="77777777" w:rsidR="004C1F42" w:rsidRPr="00863342" w:rsidRDefault="004C1F42" w:rsidP="00CB175E">
      <w:pPr>
        <w:autoSpaceDE w:val="0"/>
        <w:autoSpaceDN w:val="0"/>
        <w:adjustRightInd w:val="0"/>
        <w:spacing w:after="0" w:line="240" w:lineRule="auto"/>
        <w:jc w:val="both"/>
        <w:rPr>
          <w:rFonts w:ascii="Arial" w:hAnsi="Arial" w:cs="Arial"/>
          <w:color w:val="000000"/>
          <w:sz w:val="24"/>
          <w:szCs w:val="24"/>
        </w:rPr>
      </w:pPr>
    </w:p>
    <w:p w14:paraId="1059428B" w14:textId="77777777" w:rsidR="00F01086" w:rsidRDefault="00F01086" w:rsidP="006C1C4C">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Turbinas de Expansión.</w:t>
      </w:r>
    </w:p>
    <w:p w14:paraId="4B5A7F80" w14:textId="77777777" w:rsidR="006C1C4C" w:rsidRPr="006C1C4C" w:rsidRDefault="006C1C4C" w:rsidP="006C1C4C">
      <w:pPr>
        <w:pStyle w:val="Prrafodelista"/>
        <w:autoSpaceDE w:val="0"/>
        <w:autoSpaceDN w:val="0"/>
        <w:adjustRightInd w:val="0"/>
        <w:spacing w:after="0" w:line="240" w:lineRule="auto"/>
        <w:jc w:val="both"/>
        <w:rPr>
          <w:rFonts w:ascii="Arial" w:hAnsi="Arial" w:cs="Arial"/>
          <w:color w:val="000000"/>
          <w:sz w:val="24"/>
          <w:szCs w:val="24"/>
        </w:rPr>
      </w:pPr>
    </w:p>
    <w:p w14:paraId="69DA2365" w14:textId="77777777" w:rsidR="00F01086" w:rsidRPr="006C1C4C" w:rsidRDefault="00F01086" w:rsidP="006C1C4C">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Intercambiador</w:t>
      </w:r>
      <w:ins w:id="96" w:author="Angelo Mondaca Vergara" w:date="2020-02-10T20:03:00Z">
        <w:r w:rsidR="004C1F42">
          <w:rPr>
            <w:rFonts w:ascii="Arial" w:hAnsi="Arial" w:cs="Arial"/>
            <w:color w:val="000000"/>
            <w:sz w:val="24"/>
            <w:szCs w:val="24"/>
          </w:rPr>
          <w:t xml:space="preserve"> principal</w:t>
        </w:r>
      </w:ins>
      <w:del w:id="97" w:author="Angelo Mondaca Vergara" w:date="2020-02-10T20:03:00Z">
        <w:r w:rsidRPr="006C1C4C" w:rsidDel="004C1F42">
          <w:rPr>
            <w:rFonts w:ascii="Arial" w:hAnsi="Arial" w:cs="Arial"/>
            <w:color w:val="000000"/>
            <w:sz w:val="24"/>
            <w:szCs w:val="24"/>
          </w:rPr>
          <w:delText>es</w:delText>
        </w:r>
      </w:del>
      <w:r w:rsidRPr="006C1C4C">
        <w:rPr>
          <w:rFonts w:ascii="Arial" w:hAnsi="Arial" w:cs="Arial"/>
          <w:color w:val="000000"/>
          <w:sz w:val="24"/>
          <w:szCs w:val="24"/>
        </w:rPr>
        <w:t xml:space="preserve"> de Calor.</w:t>
      </w:r>
    </w:p>
    <w:p w14:paraId="708CC7FC"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63E0F6C5"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p>
    <w:p w14:paraId="4867D6E1"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52AB647B"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Sección Separación del Aire en Oxígeno y Nitrógeno está compuesta por:</w:t>
      </w:r>
    </w:p>
    <w:p w14:paraId="143AAE5C" w14:textId="77777777" w:rsidR="006C1C4C" w:rsidRPr="00863342" w:rsidRDefault="006C1C4C" w:rsidP="00CB175E">
      <w:pPr>
        <w:autoSpaceDE w:val="0"/>
        <w:autoSpaceDN w:val="0"/>
        <w:adjustRightInd w:val="0"/>
        <w:spacing w:after="0" w:line="240" w:lineRule="auto"/>
        <w:jc w:val="both"/>
        <w:rPr>
          <w:rFonts w:ascii="Arial" w:hAnsi="Arial" w:cs="Arial"/>
          <w:color w:val="000000"/>
          <w:sz w:val="24"/>
          <w:szCs w:val="24"/>
        </w:rPr>
      </w:pPr>
    </w:p>
    <w:p w14:paraId="2A3FB393" w14:textId="35EA8C3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 Columnas </w:t>
      </w:r>
      <w:ins w:id="98" w:author="Mondaca Vergara Angelo Rodolfo (Codelco-Chuquicamata)" w:date="2025-09-14T22:51:00Z" w16du:dateUtc="2025-09-15T01:51:00Z">
        <w:r w:rsidR="004065AE">
          <w:rPr>
            <w:rFonts w:ascii="Arial" w:hAnsi="Arial" w:cs="Arial"/>
            <w:color w:val="000000"/>
            <w:sz w:val="24"/>
            <w:szCs w:val="24"/>
          </w:rPr>
          <w:t>de destilación (</w:t>
        </w:r>
      </w:ins>
      <w:r w:rsidRPr="00863342">
        <w:rPr>
          <w:rFonts w:ascii="Arial" w:hAnsi="Arial" w:cs="Arial"/>
          <w:color w:val="000000"/>
          <w:sz w:val="24"/>
          <w:szCs w:val="24"/>
        </w:rPr>
        <w:t>Separadoras</w:t>
      </w:r>
      <w:ins w:id="99" w:author="Mondaca Vergara Angelo Rodolfo (Codelco-Chuquicamata)" w:date="2025-09-14T22:51:00Z" w16du:dateUtc="2025-09-15T01:51:00Z">
        <w:r w:rsidR="004065AE">
          <w:rPr>
            <w:rFonts w:ascii="Arial" w:hAnsi="Arial" w:cs="Arial"/>
            <w:color w:val="000000"/>
            <w:sz w:val="24"/>
            <w:szCs w:val="24"/>
          </w:rPr>
          <w:t>)</w:t>
        </w:r>
      </w:ins>
      <w:r w:rsidRPr="00863342">
        <w:rPr>
          <w:rFonts w:ascii="Arial" w:hAnsi="Arial" w:cs="Arial"/>
          <w:color w:val="000000"/>
          <w:sz w:val="24"/>
          <w:szCs w:val="24"/>
        </w:rPr>
        <w:t xml:space="preserve"> de aire de alta y baja presión.</w:t>
      </w:r>
    </w:p>
    <w:p w14:paraId="68D8D20F"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60FF8A79"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12</w:t>
      </w:r>
    </w:p>
    <w:p w14:paraId="46703BEB"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5AB778CA"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Sección de Suministro de Productos a la Fundición de Concentrado y Planta de Molibdeno está compuesta por:</w:t>
      </w:r>
    </w:p>
    <w:p w14:paraId="4BA1D618" w14:textId="77777777" w:rsidR="006C1C4C" w:rsidRPr="00863342" w:rsidRDefault="006C1C4C" w:rsidP="00CB175E">
      <w:pPr>
        <w:autoSpaceDE w:val="0"/>
        <w:autoSpaceDN w:val="0"/>
        <w:adjustRightInd w:val="0"/>
        <w:spacing w:after="0" w:line="240" w:lineRule="auto"/>
        <w:jc w:val="both"/>
        <w:rPr>
          <w:rFonts w:ascii="Arial" w:hAnsi="Arial" w:cs="Arial"/>
          <w:color w:val="000000"/>
          <w:sz w:val="24"/>
          <w:szCs w:val="24"/>
        </w:rPr>
      </w:pPr>
    </w:p>
    <w:p w14:paraId="1A9F2219" w14:textId="77777777" w:rsidR="00F01086" w:rsidRDefault="00F01086" w:rsidP="006C1C4C">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Fundición de Concentrado:</w:t>
      </w:r>
    </w:p>
    <w:p w14:paraId="65EBE894" w14:textId="77777777" w:rsidR="005B32C1" w:rsidRPr="006C1C4C" w:rsidRDefault="005B32C1" w:rsidP="005B32C1">
      <w:pPr>
        <w:pStyle w:val="Prrafodelista"/>
        <w:autoSpaceDE w:val="0"/>
        <w:autoSpaceDN w:val="0"/>
        <w:adjustRightInd w:val="0"/>
        <w:spacing w:after="0" w:line="240" w:lineRule="auto"/>
        <w:jc w:val="both"/>
        <w:rPr>
          <w:rFonts w:ascii="Arial" w:hAnsi="Arial" w:cs="Arial"/>
          <w:color w:val="000000"/>
          <w:sz w:val="24"/>
          <w:szCs w:val="24"/>
        </w:rPr>
      </w:pPr>
    </w:p>
    <w:p w14:paraId="26466B41" w14:textId="77777777" w:rsidR="00F01086" w:rsidRDefault="00F01086" w:rsidP="006C1C4C">
      <w:pPr>
        <w:pStyle w:val="Prrafodelista"/>
        <w:numPr>
          <w:ilvl w:val="1"/>
          <w:numId w:val="10"/>
        </w:numPr>
        <w:autoSpaceDE w:val="0"/>
        <w:autoSpaceDN w:val="0"/>
        <w:adjustRightInd w:val="0"/>
        <w:spacing w:after="0" w:line="240" w:lineRule="auto"/>
        <w:jc w:val="both"/>
        <w:rPr>
          <w:ins w:id="100" w:author="Angelo Mondaca Vergara" w:date="2020-02-10T20:04:00Z"/>
          <w:rFonts w:ascii="Arial" w:hAnsi="Arial" w:cs="Arial"/>
          <w:color w:val="000000"/>
          <w:sz w:val="24"/>
          <w:szCs w:val="24"/>
        </w:rPr>
      </w:pPr>
      <w:r w:rsidRPr="006C1C4C">
        <w:rPr>
          <w:rFonts w:ascii="Arial" w:hAnsi="Arial" w:cs="Arial"/>
          <w:color w:val="000000"/>
          <w:sz w:val="24"/>
          <w:szCs w:val="24"/>
        </w:rPr>
        <w:t>Compresores Centrífugos de Oxígeno Gas y Bombas de Oxígeno Líquido.</w:t>
      </w:r>
    </w:p>
    <w:p w14:paraId="768D6F42" w14:textId="77777777" w:rsidR="004C1F42" w:rsidRDefault="004C1F42" w:rsidP="006C1C4C">
      <w:pPr>
        <w:pStyle w:val="Prrafodelista"/>
        <w:numPr>
          <w:ilvl w:val="1"/>
          <w:numId w:val="10"/>
        </w:numPr>
        <w:autoSpaceDE w:val="0"/>
        <w:autoSpaceDN w:val="0"/>
        <w:adjustRightInd w:val="0"/>
        <w:spacing w:after="0" w:line="240" w:lineRule="auto"/>
        <w:jc w:val="both"/>
        <w:rPr>
          <w:rFonts w:ascii="Arial" w:hAnsi="Arial" w:cs="Arial"/>
          <w:color w:val="000000"/>
          <w:sz w:val="24"/>
          <w:szCs w:val="24"/>
        </w:rPr>
      </w:pPr>
      <w:ins w:id="101" w:author="Angelo Mondaca Vergara" w:date="2020-02-10T20:04:00Z">
        <w:r>
          <w:rPr>
            <w:rFonts w:ascii="Arial" w:hAnsi="Arial" w:cs="Arial"/>
            <w:color w:val="000000"/>
            <w:sz w:val="24"/>
            <w:szCs w:val="24"/>
          </w:rPr>
          <w:t>URASO (</w:t>
        </w:r>
      </w:ins>
      <w:ins w:id="102" w:author="Angelo Mondaca Vergara" w:date="2020-02-10T20:05:00Z">
        <w:r>
          <w:rPr>
            <w:rFonts w:ascii="Arial" w:hAnsi="Arial" w:cs="Arial"/>
            <w:color w:val="000000"/>
            <w:sz w:val="24"/>
            <w:szCs w:val="24"/>
          </w:rPr>
          <w:t>Licuador</w:t>
        </w:r>
      </w:ins>
      <w:ins w:id="103" w:author="Angelo Mondaca Vergara" w:date="2020-02-10T20:04:00Z">
        <w:r>
          <w:rPr>
            <w:rFonts w:ascii="Arial" w:hAnsi="Arial" w:cs="Arial"/>
            <w:color w:val="000000"/>
            <w:sz w:val="24"/>
            <w:szCs w:val="24"/>
          </w:rPr>
          <w:t xml:space="preserve"> y </w:t>
        </w:r>
      </w:ins>
      <w:ins w:id="104" w:author="Angelo Mondaca Vergara" w:date="2020-02-10T20:05:00Z">
        <w:r>
          <w:rPr>
            <w:rFonts w:ascii="Arial" w:hAnsi="Arial" w:cs="Arial"/>
            <w:color w:val="000000"/>
            <w:sz w:val="24"/>
            <w:szCs w:val="24"/>
          </w:rPr>
          <w:t>vaporizador</w:t>
        </w:r>
      </w:ins>
      <w:ins w:id="105" w:author="Angelo Mondaca Vergara" w:date="2020-02-10T20:04:00Z">
        <w:r>
          <w:rPr>
            <w:rFonts w:ascii="Arial" w:hAnsi="Arial" w:cs="Arial"/>
            <w:color w:val="000000"/>
            <w:sz w:val="24"/>
            <w:szCs w:val="24"/>
          </w:rPr>
          <w:t xml:space="preserve"> de Oxígeno / Nitr</w:t>
        </w:r>
      </w:ins>
      <w:ins w:id="106" w:author="Angelo Mondaca Vergara" w:date="2020-02-10T20:05:00Z">
        <w:r>
          <w:rPr>
            <w:rFonts w:ascii="Arial" w:hAnsi="Arial" w:cs="Arial"/>
            <w:color w:val="000000"/>
            <w:sz w:val="24"/>
            <w:szCs w:val="24"/>
          </w:rPr>
          <w:t>ógeno)</w:t>
        </w:r>
      </w:ins>
    </w:p>
    <w:p w14:paraId="2AF21E3B" w14:textId="77777777" w:rsidR="005B32C1" w:rsidRPr="006C1C4C" w:rsidRDefault="005B32C1" w:rsidP="005B32C1">
      <w:pPr>
        <w:pStyle w:val="Prrafodelista"/>
        <w:autoSpaceDE w:val="0"/>
        <w:autoSpaceDN w:val="0"/>
        <w:adjustRightInd w:val="0"/>
        <w:spacing w:after="0" w:line="240" w:lineRule="auto"/>
        <w:ind w:left="1440"/>
        <w:jc w:val="both"/>
        <w:rPr>
          <w:rFonts w:ascii="Arial" w:hAnsi="Arial" w:cs="Arial"/>
          <w:color w:val="000000"/>
          <w:sz w:val="24"/>
          <w:szCs w:val="24"/>
        </w:rPr>
      </w:pPr>
    </w:p>
    <w:p w14:paraId="257E7C9A" w14:textId="77777777" w:rsidR="00F01086" w:rsidRDefault="00F01086" w:rsidP="006C1C4C">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Planta de Molibdeno:</w:t>
      </w:r>
    </w:p>
    <w:p w14:paraId="007ED825" w14:textId="77777777" w:rsidR="005B32C1" w:rsidRPr="006C1C4C" w:rsidRDefault="005B32C1" w:rsidP="005B32C1">
      <w:pPr>
        <w:pStyle w:val="Prrafodelista"/>
        <w:autoSpaceDE w:val="0"/>
        <w:autoSpaceDN w:val="0"/>
        <w:adjustRightInd w:val="0"/>
        <w:spacing w:after="0" w:line="240" w:lineRule="auto"/>
        <w:jc w:val="both"/>
        <w:rPr>
          <w:rFonts w:ascii="Arial" w:hAnsi="Arial" w:cs="Arial"/>
          <w:color w:val="000000"/>
          <w:sz w:val="24"/>
          <w:szCs w:val="24"/>
        </w:rPr>
      </w:pPr>
    </w:p>
    <w:p w14:paraId="1D36BFC3" w14:textId="77777777" w:rsidR="00F01086" w:rsidRDefault="00F01086" w:rsidP="006C1C4C">
      <w:pPr>
        <w:pStyle w:val="Prrafodelista"/>
        <w:numPr>
          <w:ilvl w:val="1"/>
          <w:numId w:val="10"/>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Compresor Centrífugo de Nitrógeno Gas.</w:t>
      </w:r>
    </w:p>
    <w:p w14:paraId="586757C8" w14:textId="77777777" w:rsidR="005B32C1" w:rsidRPr="006C1C4C" w:rsidRDefault="005B32C1" w:rsidP="005B32C1">
      <w:pPr>
        <w:pStyle w:val="Prrafodelista"/>
        <w:autoSpaceDE w:val="0"/>
        <w:autoSpaceDN w:val="0"/>
        <w:adjustRightInd w:val="0"/>
        <w:spacing w:after="0" w:line="240" w:lineRule="auto"/>
        <w:ind w:left="1440"/>
        <w:jc w:val="both"/>
        <w:rPr>
          <w:rFonts w:ascii="Arial" w:hAnsi="Arial" w:cs="Arial"/>
          <w:color w:val="000000"/>
          <w:sz w:val="24"/>
          <w:szCs w:val="24"/>
        </w:rPr>
      </w:pPr>
    </w:p>
    <w:p w14:paraId="0F9F84FD" w14:textId="77777777" w:rsidR="00F01086" w:rsidRPr="006C1C4C" w:rsidRDefault="00F01086" w:rsidP="006C1C4C">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6C1C4C">
        <w:rPr>
          <w:rFonts w:ascii="Arial" w:hAnsi="Arial" w:cs="Arial"/>
          <w:color w:val="000000"/>
          <w:sz w:val="24"/>
          <w:szCs w:val="24"/>
        </w:rPr>
        <w:t>Canalización del oxígeno y nitrógeno a través de tuberías de diferentes diámetros.</w:t>
      </w:r>
    </w:p>
    <w:p w14:paraId="75BD9A4D"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05D56540"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13</w:t>
      </w:r>
    </w:p>
    <w:p w14:paraId="669A03AB"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3D8B9289"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Sección de Almacenamiento de Oxígeno Líquido está compuesta por:</w:t>
      </w:r>
    </w:p>
    <w:p w14:paraId="2E815C53" w14:textId="77777777" w:rsidR="005B32C1" w:rsidRPr="00863342" w:rsidRDefault="005B32C1" w:rsidP="00CB175E">
      <w:pPr>
        <w:autoSpaceDE w:val="0"/>
        <w:autoSpaceDN w:val="0"/>
        <w:adjustRightInd w:val="0"/>
        <w:spacing w:after="0" w:line="240" w:lineRule="auto"/>
        <w:jc w:val="both"/>
        <w:rPr>
          <w:rFonts w:ascii="Arial" w:hAnsi="Arial" w:cs="Arial"/>
          <w:color w:val="000000"/>
          <w:sz w:val="24"/>
          <w:szCs w:val="24"/>
        </w:rPr>
      </w:pPr>
    </w:p>
    <w:p w14:paraId="33BFABBA" w14:textId="441CE8EC" w:rsidR="00F01086"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t>Estanque</w:t>
      </w:r>
      <w:ins w:id="107" w:author="Angelo Mondaca Vergara" w:date="2020-02-10T20:05:00Z">
        <w:r w:rsidR="004C1F42">
          <w:rPr>
            <w:rFonts w:ascii="Arial" w:hAnsi="Arial" w:cs="Arial"/>
            <w:color w:val="000000"/>
            <w:sz w:val="24"/>
            <w:szCs w:val="24"/>
          </w:rPr>
          <w:t>s</w:t>
        </w:r>
      </w:ins>
      <w:r w:rsidRPr="005B32C1">
        <w:rPr>
          <w:rFonts w:ascii="Arial" w:hAnsi="Arial" w:cs="Arial"/>
          <w:color w:val="000000"/>
          <w:sz w:val="24"/>
          <w:szCs w:val="24"/>
        </w:rPr>
        <w:t xml:space="preserve"> de oxígeno líquido</w:t>
      </w:r>
      <w:ins w:id="108" w:author="Angelo Mondaca Vergara" w:date="2020-02-10T20:05:00Z">
        <w:r w:rsidR="004C1F42">
          <w:rPr>
            <w:rFonts w:ascii="Arial" w:hAnsi="Arial" w:cs="Arial"/>
            <w:color w:val="000000"/>
            <w:sz w:val="24"/>
            <w:szCs w:val="24"/>
          </w:rPr>
          <w:t xml:space="preserve"> (LOX)</w:t>
        </w:r>
      </w:ins>
      <w:r w:rsidRPr="005B32C1">
        <w:rPr>
          <w:rFonts w:ascii="Arial" w:hAnsi="Arial" w:cs="Arial"/>
          <w:color w:val="000000"/>
          <w:sz w:val="24"/>
          <w:szCs w:val="24"/>
        </w:rPr>
        <w:t xml:space="preserve"> con capacidad total de </w:t>
      </w:r>
      <w:ins w:id="109" w:author="Mondaca Vergara Angelo Rodolfo (Codelco-Chuquicamata)" w:date="2025-09-14T22:52:00Z" w16du:dateUtc="2025-09-15T01:52:00Z">
        <w:r w:rsidR="004065AE">
          <w:rPr>
            <w:rFonts w:ascii="Arial" w:hAnsi="Arial" w:cs="Arial"/>
            <w:color w:val="000000"/>
            <w:sz w:val="24"/>
            <w:szCs w:val="24"/>
          </w:rPr>
          <w:t>8</w:t>
        </w:r>
      </w:ins>
      <w:del w:id="110" w:author="Mondaca Vergara Angelo Rodolfo (Codelco-Chuquicamata)" w:date="2025-09-14T22:52:00Z" w16du:dateUtc="2025-09-15T01:52:00Z">
        <w:r w:rsidRPr="005B32C1" w:rsidDel="004065AE">
          <w:rPr>
            <w:rFonts w:ascii="Arial" w:hAnsi="Arial" w:cs="Arial"/>
            <w:color w:val="000000"/>
            <w:sz w:val="24"/>
            <w:szCs w:val="24"/>
          </w:rPr>
          <w:delText>6</w:delText>
        </w:r>
      </w:del>
      <w:r w:rsidRPr="005B32C1">
        <w:rPr>
          <w:rFonts w:ascii="Arial" w:hAnsi="Arial" w:cs="Arial"/>
          <w:color w:val="000000"/>
          <w:sz w:val="24"/>
          <w:szCs w:val="24"/>
        </w:rPr>
        <w:t>00 tons.</w:t>
      </w:r>
    </w:p>
    <w:p w14:paraId="5B2BD4A9" w14:textId="77777777" w:rsidR="005B32C1" w:rsidRPr="005B32C1" w:rsidRDefault="005B32C1" w:rsidP="005B32C1">
      <w:pPr>
        <w:pStyle w:val="Prrafodelista"/>
        <w:autoSpaceDE w:val="0"/>
        <w:autoSpaceDN w:val="0"/>
        <w:adjustRightInd w:val="0"/>
        <w:spacing w:after="0" w:line="240" w:lineRule="auto"/>
        <w:jc w:val="both"/>
        <w:rPr>
          <w:rFonts w:ascii="Arial" w:hAnsi="Arial" w:cs="Arial"/>
          <w:color w:val="000000"/>
          <w:sz w:val="24"/>
          <w:szCs w:val="24"/>
        </w:rPr>
      </w:pPr>
    </w:p>
    <w:p w14:paraId="3B8A4C49" w14:textId="77777777" w:rsidR="00F01086"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t>Líneas y bombas de transferencia de oxígeno líquido.</w:t>
      </w:r>
    </w:p>
    <w:p w14:paraId="439D4DC8" w14:textId="77777777" w:rsidR="005B32C1" w:rsidRPr="005B32C1" w:rsidRDefault="005B32C1" w:rsidP="005B32C1">
      <w:pPr>
        <w:autoSpaceDE w:val="0"/>
        <w:autoSpaceDN w:val="0"/>
        <w:adjustRightInd w:val="0"/>
        <w:spacing w:after="0" w:line="240" w:lineRule="auto"/>
        <w:jc w:val="both"/>
        <w:rPr>
          <w:rFonts w:ascii="Arial" w:hAnsi="Arial" w:cs="Arial"/>
          <w:color w:val="000000"/>
          <w:sz w:val="24"/>
          <w:szCs w:val="24"/>
        </w:rPr>
      </w:pPr>
    </w:p>
    <w:p w14:paraId="04BDD384" w14:textId="77777777" w:rsidR="00F01086" w:rsidRPr="005B32C1"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t>Evaporadores de oxígeno líquido.</w:t>
      </w:r>
    </w:p>
    <w:p w14:paraId="01682AFA"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144558E5"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14</w:t>
      </w:r>
    </w:p>
    <w:p w14:paraId="436FF2C7"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38C19A5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Sección Enfriamiento de Agua está compuesta por:</w:t>
      </w:r>
    </w:p>
    <w:p w14:paraId="764BD0AD" w14:textId="77777777" w:rsidR="005B32C1" w:rsidRPr="00863342" w:rsidRDefault="005B32C1" w:rsidP="00CB175E">
      <w:pPr>
        <w:autoSpaceDE w:val="0"/>
        <w:autoSpaceDN w:val="0"/>
        <w:adjustRightInd w:val="0"/>
        <w:spacing w:after="0" w:line="240" w:lineRule="auto"/>
        <w:jc w:val="both"/>
        <w:rPr>
          <w:rFonts w:ascii="Arial" w:hAnsi="Arial" w:cs="Arial"/>
          <w:color w:val="000000"/>
          <w:sz w:val="24"/>
          <w:szCs w:val="24"/>
        </w:rPr>
      </w:pPr>
    </w:p>
    <w:p w14:paraId="55917675" w14:textId="77777777" w:rsidR="00F01086"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t>Sistema de Agua</w:t>
      </w:r>
      <w:r w:rsidR="005B32C1">
        <w:rPr>
          <w:rFonts w:ascii="Arial" w:hAnsi="Arial" w:cs="Arial"/>
          <w:color w:val="000000"/>
          <w:sz w:val="24"/>
          <w:szCs w:val="24"/>
        </w:rPr>
        <w:t xml:space="preserve"> Industrial</w:t>
      </w:r>
    </w:p>
    <w:p w14:paraId="487A38DA" w14:textId="77777777" w:rsidR="005B32C1" w:rsidRPr="005B32C1" w:rsidRDefault="005B32C1" w:rsidP="005B32C1">
      <w:pPr>
        <w:pStyle w:val="Prrafodelista"/>
        <w:autoSpaceDE w:val="0"/>
        <w:autoSpaceDN w:val="0"/>
        <w:adjustRightInd w:val="0"/>
        <w:spacing w:after="0" w:line="240" w:lineRule="auto"/>
        <w:jc w:val="both"/>
        <w:rPr>
          <w:rFonts w:ascii="Arial" w:hAnsi="Arial" w:cs="Arial"/>
          <w:color w:val="000000"/>
          <w:sz w:val="24"/>
          <w:szCs w:val="24"/>
        </w:rPr>
      </w:pPr>
    </w:p>
    <w:p w14:paraId="13E3CE94" w14:textId="77777777" w:rsidR="00F01086"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t>Sistema de Agua Potable.</w:t>
      </w:r>
    </w:p>
    <w:p w14:paraId="2578ACE7" w14:textId="77777777" w:rsidR="005B32C1" w:rsidRPr="005B32C1" w:rsidRDefault="005B32C1" w:rsidP="005B32C1">
      <w:pPr>
        <w:autoSpaceDE w:val="0"/>
        <w:autoSpaceDN w:val="0"/>
        <w:adjustRightInd w:val="0"/>
        <w:spacing w:after="0" w:line="240" w:lineRule="auto"/>
        <w:jc w:val="both"/>
        <w:rPr>
          <w:rFonts w:ascii="Arial" w:hAnsi="Arial" w:cs="Arial"/>
          <w:color w:val="000000"/>
          <w:sz w:val="24"/>
          <w:szCs w:val="24"/>
        </w:rPr>
      </w:pPr>
    </w:p>
    <w:p w14:paraId="218DE90B" w14:textId="77777777" w:rsidR="00F01086"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lastRenderedPageBreak/>
        <w:t>Sistema de Agua Desmineralizada.</w:t>
      </w:r>
    </w:p>
    <w:p w14:paraId="5C321DA4" w14:textId="77777777" w:rsidR="005B32C1" w:rsidRPr="005B32C1" w:rsidRDefault="005B32C1" w:rsidP="005B32C1">
      <w:pPr>
        <w:autoSpaceDE w:val="0"/>
        <w:autoSpaceDN w:val="0"/>
        <w:adjustRightInd w:val="0"/>
        <w:spacing w:after="0" w:line="240" w:lineRule="auto"/>
        <w:jc w:val="both"/>
        <w:rPr>
          <w:rFonts w:ascii="Arial" w:hAnsi="Arial" w:cs="Arial"/>
          <w:color w:val="000000"/>
          <w:sz w:val="24"/>
          <w:szCs w:val="24"/>
        </w:rPr>
      </w:pPr>
    </w:p>
    <w:p w14:paraId="09A803D5" w14:textId="77777777" w:rsidR="00F01086"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t>Aire de Planta.</w:t>
      </w:r>
    </w:p>
    <w:p w14:paraId="0DA7C166" w14:textId="77777777" w:rsidR="005B32C1" w:rsidRPr="005B32C1" w:rsidRDefault="005B32C1" w:rsidP="005B32C1">
      <w:pPr>
        <w:autoSpaceDE w:val="0"/>
        <w:autoSpaceDN w:val="0"/>
        <w:adjustRightInd w:val="0"/>
        <w:spacing w:after="0" w:line="240" w:lineRule="auto"/>
        <w:jc w:val="both"/>
        <w:rPr>
          <w:rFonts w:ascii="Arial" w:hAnsi="Arial" w:cs="Arial"/>
          <w:color w:val="000000"/>
          <w:sz w:val="24"/>
          <w:szCs w:val="24"/>
        </w:rPr>
      </w:pPr>
    </w:p>
    <w:p w14:paraId="77B31050" w14:textId="77777777" w:rsidR="00F01086"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t>Aire de Servicio, Compresores.</w:t>
      </w:r>
    </w:p>
    <w:p w14:paraId="2B85B7FD" w14:textId="77777777" w:rsidR="005B32C1" w:rsidRPr="005B32C1" w:rsidRDefault="005B32C1" w:rsidP="005B32C1">
      <w:pPr>
        <w:autoSpaceDE w:val="0"/>
        <w:autoSpaceDN w:val="0"/>
        <w:adjustRightInd w:val="0"/>
        <w:spacing w:after="0" w:line="240" w:lineRule="auto"/>
        <w:jc w:val="both"/>
        <w:rPr>
          <w:rFonts w:ascii="Arial" w:hAnsi="Arial" w:cs="Arial"/>
          <w:color w:val="000000"/>
          <w:sz w:val="24"/>
          <w:szCs w:val="24"/>
        </w:rPr>
      </w:pPr>
    </w:p>
    <w:p w14:paraId="43F0202E" w14:textId="77777777" w:rsidR="00F01086"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t>Torres de Enfriamiento.</w:t>
      </w:r>
    </w:p>
    <w:p w14:paraId="6E0F522F" w14:textId="77777777" w:rsidR="005B32C1" w:rsidRPr="005B32C1" w:rsidRDefault="005B32C1" w:rsidP="005B32C1">
      <w:pPr>
        <w:autoSpaceDE w:val="0"/>
        <w:autoSpaceDN w:val="0"/>
        <w:adjustRightInd w:val="0"/>
        <w:spacing w:after="0" w:line="240" w:lineRule="auto"/>
        <w:jc w:val="both"/>
        <w:rPr>
          <w:rFonts w:ascii="Arial" w:hAnsi="Arial" w:cs="Arial"/>
          <w:color w:val="000000"/>
          <w:sz w:val="24"/>
          <w:szCs w:val="24"/>
        </w:rPr>
      </w:pPr>
    </w:p>
    <w:p w14:paraId="5CD0CE3B" w14:textId="77777777" w:rsidR="00F01086" w:rsidRPr="005B32C1" w:rsidRDefault="00F01086" w:rsidP="005B32C1">
      <w:pPr>
        <w:pStyle w:val="Prrafodelista"/>
        <w:numPr>
          <w:ilvl w:val="0"/>
          <w:numId w:val="10"/>
        </w:numPr>
        <w:autoSpaceDE w:val="0"/>
        <w:autoSpaceDN w:val="0"/>
        <w:adjustRightInd w:val="0"/>
        <w:spacing w:after="0" w:line="240" w:lineRule="auto"/>
        <w:jc w:val="both"/>
        <w:rPr>
          <w:rFonts w:ascii="Arial" w:hAnsi="Arial" w:cs="Arial"/>
          <w:color w:val="000000"/>
          <w:sz w:val="24"/>
          <w:szCs w:val="24"/>
        </w:rPr>
      </w:pPr>
      <w:r w:rsidRPr="005B32C1">
        <w:rPr>
          <w:rFonts w:ascii="Arial" w:hAnsi="Arial" w:cs="Arial"/>
          <w:color w:val="000000"/>
          <w:sz w:val="24"/>
          <w:szCs w:val="24"/>
        </w:rPr>
        <w:t>Sistema de agua de enfriamiento de máquinas.</w:t>
      </w:r>
    </w:p>
    <w:p w14:paraId="5184A2B2" w14:textId="77777777" w:rsidR="00161D31" w:rsidRDefault="00161D31" w:rsidP="00CB175E">
      <w:pPr>
        <w:autoSpaceDE w:val="0"/>
        <w:autoSpaceDN w:val="0"/>
        <w:adjustRightInd w:val="0"/>
        <w:spacing w:after="0" w:line="240" w:lineRule="auto"/>
        <w:jc w:val="both"/>
        <w:rPr>
          <w:rFonts w:ascii="Arial" w:hAnsi="Arial" w:cs="Arial"/>
          <w:b/>
          <w:bCs/>
          <w:color w:val="000000"/>
          <w:sz w:val="24"/>
          <w:szCs w:val="24"/>
        </w:rPr>
      </w:pPr>
    </w:p>
    <w:p w14:paraId="68626AC4" w14:textId="77777777" w:rsidR="00161D31" w:rsidRDefault="00161D31" w:rsidP="00CB175E">
      <w:pPr>
        <w:autoSpaceDE w:val="0"/>
        <w:autoSpaceDN w:val="0"/>
        <w:adjustRightInd w:val="0"/>
        <w:spacing w:after="0" w:line="240" w:lineRule="auto"/>
        <w:jc w:val="both"/>
        <w:rPr>
          <w:rFonts w:ascii="Arial" w:hAnsi="Arial" w:cs="Arial"/>
          <w:b/>
          <w:bCs/>
          <w:color w:val="000000"/>
          <w:sz w:val="24"/>
          <w:szCs w:val="24"/>
        </w:rPr>
      </w:pPr>
    </w:p>
    <w:p w14:paraId="22A6D4D2" w14:textId="77777777" w:rsidR="00F01086" w:rsidRPr="00863342" w:rsidRDefault="00F01086" w:rsidP="00161D31">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TITULO II</w:t>
      </w:r>
    </w:p>
    <w:p w14:paraId="753F3A2D" w14:textId="77777777" w:rsidR="005B32C1" w:rsidRDefault="00F01086" w:rsidP="00161D31">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DIRECCION Y MANEJO DE</w:t>
      </w:r>
    </w:p>
    <w:p w14:paraId="15A7D1E7" w14:textId="77777777" w:rsidR="00F01086" w:rsidRPr="00863342" w:rsidRDefault="00F01086" w:rsidP="00161D31">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LAS OPERACIONES Y PROCESOS</w:t>
      </w:r>
    </w:p>
    <w:p w14:paraId="622C40A4" w14:textId="77777777" w:rsidR="00F01086" w:rsidRDefault="00F01086" w:rsidP="00161D31">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EN PLANTAS DE OXIGENO</w:t>
      </w:r>
    </w:p>
    <w:p w14:paraId="56B8B67B" w14:textId="77777777" w:rsidR="00161D31" w:rsidRPr="00863342" w:rsidRDefault="00161D31" w:rsidP="00161D31">
      <w:pPr>
        <w:autoSpaceDE w:val="0"/>
        <w:autoSpaceDN w:val="0"/>
        <w:adjustRightInd w:val="0"/>
        <w:spacing w:after="0" w:line="240" w:lineRule="auto"/>
        <w:jc w:val="center"/>
        <w:rPr>
          <w:rFonts w:ascii="Arial" w:hAnsi="Arial" w:cs="Arial"/>
          <w:b/>
          <w:bCs/>
          <w:color w:val="000000"/>
          <w:sz w:val="24"/>
          <w:szCs w:val="24"/>
        </w:rPr>
      </w:pPr>
    </w:p>
    <w:p w14:paraId="073D83E6" w14:textId="77777777" w:rsidR="00F01086" w:rsidRPr="00863342" w:rsidRDefault="00F01086" w:rsidP="00161D31">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Primero</w:t>
      </w:r>
    </w:p>
    <w:p w14:paraId="5DF9C1A7" w14:textId="77777777" w:rsidR="00F01086" w:rsidRDefault="00F01086" w:rsidP="00161D31">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Obligaciones de la Línea de Mando</w:t>
      </w:r>
    </w:p>
    <w:p w14:paraId="51871F39" w14:textId="77777777" w:rsidR="00161D31" w:rsidRPr="00863342" w:rsidRDefault="00161D31" w:rsidP="00161D31">
      <w:pPr>
        <w:autoSpaceDE w:val="0"/>
        <w:autoSpaceDN w:val="0"/>
        <w:adjustRightInd w:val="0"/>
        <w:spacing w:after="0" w:line="240" w:lineRule="auto"/>
        <w:jc w:val="center"/>
        <w:rPr>
          <w:rFonts w:ascii="Arial" w:hAnsi="Arial" w:cs="Arial"/>
          <w:b/>
          <w:bCs/>
          <w:color w:val="000000"/>
          <w:sz w:val="24"/>
          <w:szCs w:val="24"/>
        </w:rPr>
      </w:pPr>
    </w:p>
    <w:p w14:paraId="47C5BBB4"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15</w:t>
      </w:r>
    </w:p>
    <w:p w14:paraId="07BEB4BF"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3A28BA63"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b/>
          <w:bCs/>
          <w:color w:val="000000"/>
          <w:sz w:val="24"/>
          <w:szCs w:val="24"/>
        </w:rPr>
        <w:t>De las Obligaciones de la Línea de Mando</w:t>
      </w:r>
      <w:r w:rsidRPr="00863342">
        <w:rPr>
          <w:rFonts w:ascii="Arial" w:hAnsi="Arial" w:cs="Arial"/>
          <w:color w:val="000000"/>
          <w:sz w:val="24"/>
          <w:szCs w:val="24"/>
        </w:rPr>
        <w:t>.- La fiscalización del cumplimiento del presente Reglamento será</w:t>
      </w:r>
      <w:r w:rsidR="00161D31">
        <w:rPr>
          <w:rFonts w:ascii="Arial" w:hAnsi="Arial" w:cs="Arial"/>
          <w:color w:val="000000"/>
          <w:sz w:val="24"/>
          <w:szCs w:val="24"/>
        </w:rPr>
        <w:t xml:space="preserve"> </w:t>
      </w:r>
      <w:r w:rsidRPr="00863342">
        <w:rPr>
          <w:rFonts w:ascii="Arial" w:hAnsi="Arial" w:cs="Arial"/>
          <w:color w:val="000000"/>
          <w:sz w:val="24"/>
          <w:szCs w:val="24"/>
        </w:rPr>
        <w:t xml:space="preserve">responsabilidad de la supervisión, sea ésta de </w:t>
      </w:r>
      <w:r w:rsidR="00513E5C">
        <w:rPr>
          <w:rFonts w:ascii="Arial" w:hAnsi="Arial" w:cs="Arial"/>
          <w:color w:val="000000"/>
          <w:sz w:val="24"/>
          <w:szCs w:val="24"/>
        </w:rPr>
        <w:t xml:space="preserve">CODELCO </w:t>
      </w:r>
      <w:del w:id="111" w:author="Angelo Mondaca Vergara" w:date="2020-02-10T15:27:00Z">
        <w:r w:rsidR="00513E5C" w:rsidDel="00A45BAE">
          <w:rPr>
            <w:rFonts w:ascii="Arial" w:hAnsi="Arial" w:cs="Arial"/>
            <w:color w:val="000000"/>
            <w:sz w:val="24"/>
            <w:szCs w:val="24"/>
          </w:rPr>
          <w:delText>Norte</w:delText>
        </w:r>
      </w:del>
      <w:ins w:id="112" w:author="Angelo Mondaca Vergara" w:date="2020-02-10T15:27:00Z">
        <w:r w:rsidR="00A45BAE">
          <w:rPr>
            <w:rFonts w:ascii="Arial" w:hAnsi="Arial" w:cs="Arial"/>
            <w:color w:val="000000"/>
            <w:sz w:val="24"/>
            <w:szCs w:val="24"/>
          </w:rPr>
          <w:t>Chuquicamata</w:t>
        </w:r>
      </w:ins>
      <w:r w:rsidRPr="00863342">
        <w:rPr>
          <w:rFonts w:ascii="Arial" w:hAnsi="Arial" w:cs="Arial"/>
          <w:color w:val="000000"/>
          <w:sz w:val="24"/>
          <w:szCs w:val="24"/>
        </w:rPr>
        <w:t xml:space="preserve"> o de </w:t>
      </w:r>
      <w:del w:id="113" w:author="Angelo Mondaca Vergara" w:date="2020-02-10T20:06:00Z">
        <w:r w:rsidRPr="00863342" w:rsidDel="004C1F42">
          <w:rPr>
            <w:rFonts w:ascii="Arial" w:hAnsi="Arial" w:cs="Arial"/>
            <w:color w:val="000000"/>
            <w:sz w:val="24"/>
            <w:szCs w:val="24"/>
          </w:rPr>
          <w:delText>Contratistas</w:delText>
        </w:r>
      </w:del>
      <w:ins w:id="114" w:author="Angelo Mondaca Vergara" w:date="2020-02-10T20:06:00Z">
        <w:r w:rsidR="004C1F42">
          <w:rPr>
            <w:rFonts w:ascii="Arial" w:hAnsi="Arial" w:cs="Arial"/>
            <w:color w:val="000000"/>
            <w:sz w:val="24"/>
            <w:szCs w:val="24"/>
          </w:rPr>
          <w:t>Empresas Colaboradoras (EECC)</w:t>
        </w:r>
      </w:ins>
      <w:r w:rsidRPr="00863342">
        <w:rPr>
          <w:rFonts w:ascii="Arial" w:hAnsi="Arial" w:cs="Arial"/>
          <w:color w:val="000000"/>
          <w:sz w:val="24"/>
          <w:szCs w:val="24"/>
        </w:rPr>
        <w:t>. D</w:t>
      </w:r>
      <w:r w:rsidR="00624107">
        <w:rPr>
          <w:rFonts w:ascii="Arial" w:hAnsi="Arial" w:cs="Arial"/>
          <w:color w:val="000000"/>
          <w:sz w:val="24"/>
          <w:szCs w:val="24"/>
        </w:rPr>
        <w:t>e acuerdo con d</w:t>
      </w:r>
      <w:r w:rsidRPr="00863342">
        <w:rPr>
          <w:rFonts w:ascii="Arial" w:hAnsi="Arial" w:cs="Arial"/>
          <w:color w:val="000000"/>
          <w:sz w:val="24"/>
          <w:szCs w:val="24"/>
        </w:rPr>
        <w:t>icha</w:t>
      </w:r>
      <w:r w:rsidR="00161D31">
        <w:rPr>
          <w:rFonts w:ascii="Arial" w:hAnsi="Arial" w:cs="Arial"/>
          <w:color w:val="000000"/>
          <w:sz w:val="24"/>
          <w:szCs w:val="24"/>
        </w:rPr>
        <w:t xml:space="preserve"> </w:t>
      </w:r>
      <w:r w:rsidRPr="00863342">
        <w:rPr>
          <w:rFonts w:ascii="Arial" w:hAnsi="Arial" w:cs="Arial"/>
          <w:color w:val="000000"/>
          <w:sz w:val="24"/>
          <w:szCs w:val="24"/>
        </w:rPr>
        <w:t>fiscalización</w:t>
      </w:r>
      <w:r w:rsidR="00624107">
        <w:rPr>
          <w:rFonts w:ascii="Arial" w:hAnsi="Arial" w:cs="Arial"/>
          <w:color w:val="000000"/>
          <w:sz w:val="24"/>
          <w:szCs w:val="24"/>
        </w:rPr>
        <w:t>,</w:t>
      </w:r>
      <w:r w:rsidRPr="00863342">
        <w:rPr>
          <w:rFonts w:ascii="Arial" w:hAnsi="Arial" w:cs="Arial"/>
          <w:color w:val="000000"/>
          <w:sz w:val="24"/>
          <w:szCs w:val="24"/>
        </w:rPr>
        <w:t xml:space="preserve"> cualquier supervisor</w:t>
      </w:r>
      <w:del w:id="115" w:author="Angelo Mondaca Vergara" w:date="2020-02-10T20:07:00Z">
        <w:r w:rsidR="00624107" w:rsidDel="004C1F42">
          <w:rPr>
            <w:rFonts w:ascii="Arial" w:hAnsi="Arial" w:cs="Arial"/>
            <w:color w:val="000000"/>
            <w:sz w:val="24"/>
            <w:szCs w:val="24"/>
          </w:rPr>
          <w:delText>,</w:delText>
        </w:r>
      </w:del>
      <w:r w:rsidR="00624107">
        <w:rPr>
          <w:rFonts w:ascii="Arial" w:hAnsi="Arial" w:cs="Arial"/>
          <w:color w:val="000000"/>
          <w:sz w:val="24"/>
          <w:szCs w:val="24"/>
        </w:rPr>
        <w:t xml:space="preserve"> ante una perdida incidental</w:t>
      </w:r>
      <w:del w:id="116" w:author="Angelo Mondaca Vergara" w:date="2020-02-10T20:07:00Z">
        <w:r w:rsidR="00624107" w:rsidDel="004C1F42">
          <w:rPr>
            <w:rFonts w:ascii="Arial" w:hAnsi="Arial" w:cs="Arial"/>
            <w:color w:val="000000"/>
            <w:sz w:val="24"/>
            <w:szCs w:val="24"/>
          </w:rPr>
          <w:delText>,</w:delText>
        </w:r>
      </w:del>
      <w:r w:rsidR="00624107">
        <w:rPr>
          <w:rFonts w:ascii="Arial" w:hAnsi="Arial" w:cs="Arial"/>
          <w:color w:val="000000"/>
          <w:sz w:val="24"/>
          <w:szCs w:val="24"/>
        </w:rPr>
        <w:t xml:space="preserve"> por incumplimiento de este Reglamento, actuará</w:t>
      </w:r>
      <w:del w:id="117" w:author="Angelo Mondaca Vergara" w:date="2020-02-10T20:07:00Z">
        <w:r w:rsidR="00624107" w:rsidDel="004C1F42">
          <w:rPr>
            <w:rFonts w:ascii="Arial" w:hAnsi="Arial" w:cs="Arial"/>
            <w:color w:val="000000"/>
            <w:sz w:val="24"/>
            <w:szCs w:val="24"/>
          </w:rPr>
          <w:delText>,</w:delText>
        </w:r>
      </w:del>
      <w:r w:rsidR="00624107">
        <w:rPr>
          <w:rFonts w:ascii="Arial" w:hAnsi="Arial" w:cs="Arial"/>
          <w:color w:val="000000"/>
          <w:sz w:val="24"/>
          <w:szCs w:val="24"/>
        </w:rPr>
        <w:t xml:space="preserve"> a</w:t>
      </w:r>
      <w:r w:rsidR="00624107" w:rsidRPr="00863342">
        <w:rPr>
          <w:rFonts w:ascii="Arial" w:hAnsi="Arial" w:cs="Arial"/>
          <w:color w:val="000000"/>
          <w:sz w:val="24"/>
          <w:szCs w:val="24"/>
        </w:rPr>
        <w:t>un</w:t>
      </w:r>
      <w:r w:rsidRPr="00863342">
        <w:rPr>
          <w:rFonts w:ascii="Arial" w:hAnsi="Arial" w:cs="Arial"/>
          <w:color w:val="000000"/>
          <w:sz w:val="24"/>
          <w:szCs w:val="24"/>
        </w:rPr>
        <w:t xml:space="preserve"> no siendo su área</w:t>
      </w:r>
      <w:del w:id="118" w:author="Angelo Mondaca Vergara" w:date="2020-02-10T20:07:00Z">
        <w:r w:rsidRPr="00863342" w:rsidDel="004C1F42">
          <w:rPr>
            <w:rFonts w:ascii="Arial" w:hAnsi="Arial" w:cs="Arial"/>
            <w:color w:val="000000"/>
            <w:sz w:val="24"/>
            <w:szCs w:val="24"/>
          </w:rPr>
          <w:delText>,</w:delText>
        </w:r>
      </w:del>
      <w:r w:rsidRPr="00863342">
        <w:rPr>
          <w:rFonts w:ascii="Arial" w:hAnsi="Arial" w:cs="Arial"/>
          <w:color w:val="000000"/>
          <w:sz w:val="24"/>
          <w:szCs w:val="24"/>
        </w:rPr>
        <w:t xml:space="preserve"> ni su</w:t>
      </w:r>
      <w:r w:rsidR="00161D31">
        <w:rPr>
          <w:rFonts w:ascii="Arial" w:hAnsi="Arial" w:cs="Arial"/>
          <w:color w:val="000000"/>
          <w:sz w:val="24"/>
          <w:szCs w:val="24"/>
        </w:rPr>
        <w:t xml:space="preserve"> </w:t>
      </w:r>
      <w:r w:rsidRPr="00863342">
        <w:rPr>
          <w:rFonts w:ascii="Arial" w:hAnsi="Arial" w:cs="Arial"/>
          <w:color w:val="000000"/>
          <w:sz w:val="24"/>
          <w:szCs w:val="24"/>
        </w:rPr>
        <w:t>personal.</w:t>
      </w:r>
    </w:p>
    <w:p w14:paraId="478327E1"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0D9DBA42"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16</w:t>
      </w:r>
    </w:p>
    <w:p w14:paraId="76FF2F72"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36CC0E78"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El supervisor del área de Plantas de Oxígeno o </w:t>
      </w:r>
      <w:del w:id="119" w:author="Angelo Mondaca Vergara" w:date="2020-02-10T20:09:00Z">
        <w:r w:rsidRPr="00863342" w:rsidDel="00287B47">
          <w:rPr>
            <w:rFonts w:ascii="Arial" w:hAnsi="Arial" w:cs="Arial"/>
            <w:color w:val="000000"/>
            <w:sz w:val="24"/>
            <w:szCs w:val="24"/>
          </w:rPr>
          <w:delText>Contratista</w:delText>
        </w:r>
      </w:del>
      <w:ins w:id="120" w:author="Angelo Mondaca Vergara" w:date="2020-02-10T20:09:00Z">
        <w:r w:rsidR="00287B47">
          <w:rPr>
            <w:rFonts w:ascii="Arial" w:hAnsi="Arial" w:cs="Arial"/>
            <w:color w:val="000000"/>
            <w:sz w:val="24"/>
            <w:szCs w:val="24"/>
          </w:rPr>
          <w:t>EECC</w:t>
        </w:r>
      </w:ins>
      <w:r w:rsidRPr="00863342">
        <w:rPr>
          <w:rFonts w:ascii="Arial" w:hAnsi="Arial" w:cs="Arial"/>
          <w:color w:val="000000"/>
          <w:sz w:val="24"/>
          <w:szCs w:val="24"/>
        </w:rPr>
        <w:t xml:space="preserve"> debe adoptar</w:t>
      </w:r>
      <w:del w:id="121" w:author="Angelo Mondaca Vergara" w:date="2020-03-04T09:11:00Z">
        <w:r w:rsidR="00624107" w:rsidDel="00D740F5">
          <w:rPr>
            <w:rFonts w:ascii="Arial" w:hAnsi="Arial" w:cs="Arial"/>
            <w:color w:val="000000"/>
            <w:sz w:val="24"/>
            <w:szCs w:val="24"/>
          </w:rPr>
          <w:delText>á</w:delText>
        </w:r>
      </w:del>
      <w:r w:rsidRPr="00863342">
        <w:rPr>
          <w:rFonts w:ascii="Arial" w:hAnsi="Arial" w:cs="Arial"/>
          <w:color w:val="000000"/>
          <w:sz w:val="24"/>
          <w:szCs w:val="24"/>
        </w:rPr>
        <w:t xml:space="preserve"> las medidas necesarias, estén o no</w:t>
      </w:r>
      <w:r w:rsidR="00161D31">
        <w:rPr>
          <w:rFonts w:ascii="Arial" w:hAnsi="Arial" w:cs="Arial"/>
          <w:color w:val="000000"/>
          <w:sz w:val="24"/>
          <w:szCs w:val="24"/>
        </w:rPr>
        <w:t xml:space="preserve"> </w:t>
      </w:r>
      <w:r w:rsidRPr="00863342">
        <w:rPr>
          <w:rFonts w:ascii="Arial" w:hAnsi="Arial" w:cs="Arial"/>
          <w:color w:val="000000"/>
          <w:sz w:val="24"/>
          <w:szCs w:val="24"/>
        </w:rPr>
        <w:t>indicadas en el presente Reglamento, para garantizar la seguridad de los trabajadores, proteger los bienes de la</w:t>
      </w:r>
      <w:r w:rsidR="00161D31">
        <w:rPr>
          <w:rFonts w:ascii="Arial" w:hAnsi="Arial" w:cs="Arial"/>
          <w:color w:val="000000"/>
          <w:sz w:val="24"/>
          <w:szCs w:val="24"/>
        </w:rPr>
        <w:t xml:space="preserve"> </w:t>
      </w:r>
      <w:r w:rsidRPr="00863342">
        <w:rPr>
          <w:rFonts w:ascii="Arial" w:hAnsi="Arial" w:cs="Arial"/>
          <w:color w:val="000000"/>
          <w:sz w:val="24"/>
          <w:szCs w:val="24"/>
        </w:rPr>
        <w:t>empresa y el medio ambiente.</w:t>
      </w:r>
    </w:p>
    <w:p w14:paraId="4D53D45B"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24067AD5"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17</w:t>
      </w:r>
    </w:p>
    <w:p w14:paraId="27A2F3B4"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316C0E51"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Organigrama del Nivel Directivo y Supervisión:</w:t>
      </w:r>
    </w:p>
    <w:p w14:paraId="196E0FAC"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2E5BEF96" w14:textId="77777777" w:rsidR="00F01086" w:rsidRDefault="00624107" w:rsidP="00624107">
      <w:pPr>
        <w:pStyle w:val="Prrafodelista"/>
        <w:numPr>
          <w:ilvl w:val="0"/>
          <w:numId w:val="15"/>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Gerente Fundición.</w:t>
      </w:r>
    </w:p>
    <w:p w14:paraId="18030684" w14:textId="77777777" w:rsidR="00624107" w:rsidRPr="00624107" w:rsidRDefault="00624107" w:rsidP="00624107">
      <w:pPr>
        <w:pStyle w:val="Prrafodelista"/>
        <w:autoSpaceDE w:val="0"/>
        <w:autoSpaceDN w:val="0"/>
        <w:adjustRightInd w:val="0"/>
        <w:spacing w:after="0" w:line="240" w:lineRule="auto"/>
        <w:jc w:val="both"/>
        <w:rPr>
          <w:rFonts w:ascii="Arial" w:hAnsi="Arial" w:cs="Arial"/>
          <w:color w:val="000000"/>
          <w:sz w:val="24"/>
          <w:szCs w:val="24"/>
        </w:rPr>
      </w:pPr>
    </w:p>
    <w:p w14:paraId="471DB232" w14:textId="77777777" w:rsidR="00624107" w:rsidRDefault="00624107" w:rsidP="00624107">
      <w:pPr>
        <w:pStyle w:val="Prrafodelista"/>
        <w:numPr>
          <w:ilvl w:val="0"/>
          <w:numId w:val="15"/>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Superintendente </w:t>
      </w:r>
      <w:del w:id="122" w:author="Angelo Mondaca Vergara" w:date="2020-02-10T20:10:00Z">
        <w:r w:rsidDel="00287B47">
          <w:rPr>
            <w:rFonts w:ascii="Arial" w:hAnsi="Arial" w:cs="Arial"/>
            <w:color w:val="000000"/>
            <w:sz w:val="24"/>
            <w:szCs w:val="24"/>
          </w:rPr>
          <w:delText>de Operaciones</w:delText>
        </w:r>
      </w:del>
      <w:ins w:id="123" w:author="Angelo Mondaca Vergara" w:date="2020-02-10T20:10:00Z">
        <w:r w:rsidR="00287B47">
          <w:rPr>
            <w:rFonts w:ascii="Arial" w:hAnsi="Arial" w:cs="Arial"/>
            <w:color w:val="000000"/>
            <w:sz w:val="24"/>
            <w:szCs w:val="24"/>
          </w:rPr>
          <w:t xml:space="preserve">plantas de </w:t>
        </w:r>
      </w:ins>
      <w:ins w:id="124" w:author="Angelo Mondaca Vergara" w:date="2020-02-10T20:11:00Z">
        <w:r w:rsidR="00287B47">
          <w:rPr>
            <w:rFonts w:ascii="Arial" w:hAnsi="Arial" w:cs="Arial"/>
            <w:color w:val="000000"/>
            <w:sz w:val="24"/>
            <w:szCs w:val="24"/>
          </w:rPr>
          <w:t>Ácido y Oxígeno</w:t>
        </w:r>
      </w:ins>
    </w:p>
    <w:p w14:paraId="594A0380" w14:textId="77777777" w:rsidR="00624107" w:rsidRPr="00624107" w:rsidRDefault="00624107" w:rsidP="00624107">
      <w:pPr>
        <w:pStyle w:val="Prrafodelista"/>
        <w:rPr>
          <w:rFonts w:ascii="Arial" w:hAnsi="Arial" w:cs="Arial"/>
          <w:color w:val="000000"/>
          <w:sz w:val="24"/>
          <w:szCs w:val="24"/>
        </w:rPr>
      </w:pPr>
    </w:p>
    <w:p w14:paraId="07752F74" w14:textId="77777777" w:rsidR="00F01086" w:rsidRDefault="00F01086" w:rsidP="00624107">
      <w:pPr>
        <w:pStyle w:val="Prrafodelista"/>
        <w:numPr>
          <w:ilvl w:val="0"/>
          <w:numId w:val="15"/>
        </w:numPr>
        <w:autoSpaceDE w:val="0"/>
        <w:autoSpaceDN w:val="0"/>
        <w:adjustRightInd w:val="0"/>
        <w:spacing w:after="0" w:line="240" w:lineRule="auto"/>
        <w:jc w:val="both"/>
        <w:rPr>
          <w:rFonts w:ascii="Arial" w:hAnsi="Arial" w:cs="Arial"/>
          <w:color w:val="000000"/>
          <w:sz w:val="24"/>
          <w:szCs w:val="24"/>
        </w:rPr>
      </w:pPr>
      <w:del w:id="125" w:author="Angelo Mondaca Vergara" w:date="2020-02-21T11:17:00Z">
        <w:r w:rsidRPr="00624107" w:rsidDel="0026209B">
          <w:rPr>
            <w:rFonts w:ascii="Arial" w:hAnsi="Arial" w:cs="Arial"/>
            <w:color w:val="000000"/>
            <w:sz w:val="24"/>
            <w:szCs w:val="24"/>
          </w:rPr>
          <w:delText>Jefe</w:delText>
        </w:r>
      </w:del>
      <w:ins w:id="126" w:author="Angelo Mondaca Vergara" w:date="2020-02-21T11:17:00Z">
        <w:r w:rsidR="0026209B">
          <w:rPr>
            <w:rFonts w:ascii="Arial" w:hAnsi="Arial" w:cs="Arial"/>
            <w:color w:val="000000"/>
            <w:sz w:val="24"/>
            <w:szCs w:val="24"/>
          </w:rPr>
          <w:t>Ingeniero</w:t>
        </w:r>
      </w:ins>
      <w:r w:rsidRPr="00624107">
        <w:rPr>
          <w:rFonts w:ascii="Arial" w:hAnsi="Arial" w:cs="Arial"/>
          <w:color w:val="000000"/>
          <w:sz w:val="24"/>
          <w:szCs w:val="24"/>
        </w:rPr>
        <w:t xml:space="preserve"> </w:t>
      </w:r>
      <w:del w:id="127" w:author="Angelo Mondaca Vergara" w:date="2020-02-10T20:11:00Z">
        <w:r w:rsidRPr="00624107" w:rsidDel="00287B47">
          <w:rPr>
            <w:rFonts w:ascii="Arial" w:hAnsi="Arial" w:cs="Arial"/>
            <w:color w:val="000000"/>
            <w:sz w:val="24"/>
            <w:szCs w:val="24"/>
          </w:rPr>
          <w:delText>de Unidad</w:delText>
        </w:r>
      </w:del>
      <w:ins w:id="128" w:author="Angelo Mondaca Vergara" w:date="2020-02-10T20:11:00Z">
        <w:r w:rsidR="00287B47">
          <w:rPr>
            <w:rFonts w:ascii="Arial" w:hAnsi="Arial" w:cs="Arial"/>
            <w:color w:val="000000"/>
            <w:sz w:val="24"/>
            <w:szCs w:val="24"/>
          </w:rPr>
          <w:t>Área</w:t>
        </w:r>
      </w:ins>
      <w:r w:rsidRPr="00624107">
        <w:rPr>
          <w:rFonts w:ascii="Arial" w:hAnsi="Arial" w:cs="Arial"/>
          <w:color w:val="000000"/>
          <w:sz w:val="24"/>
          <w:szCs w:val="24"/>
        </w:rPr>
        <w:t xml:space="preserve"> Plantas de Oxígeno.</w:t>
      </w:r>
    </w:p>
    <w:p w14:paraId="35AA2279" w14:textId="77777777" w:rsidR="00624107" w:rsidRPr="00624107" w:rsidRDefault="00624107" w:rsidP="00624107">
      <w:pPr>
        <w:pStyle w:val="Prrafodelista"/>
        <w:rPr>
          <w:rFonts w:ascii="Arial" w:hAnsi="Arial" w:cs="Arial"/>
          <w:color w:val="000000"/>
          <w:sz w:val="24"/>
          <w:szCs w:val="24"/>
        </w:rPr>
      </w:pPr>
    </w:p>
    <w:p w14:paraId="5AF951AC" w14:textId="77777777" w:rsidR="00F01086" w:rsidRDefault="00F01086" w:rsidP="00624107">
      <w:pPr>
        <w:pStyle w:val="Prrafodelista"/>
        <w:numPr>
          <w:ilvl w:val="0"/>
          <w:numId w:val="15"/>
        </w:numPr>
        <w:autoSpaceDE w:val="0"/>
        <w:autoSpaceDN w:val="0"/>
        <w:adjustRightInd w:val="0"/>
        <w:spacing w:after="0" w:line="240" w:lineRule="auto"/>
        <w:jc w:val="both"/>
        <w:rPr>
          <w:rFonts w:ascii="Arial" w:hAnsi="Arial" w:cs="Arial"/>
          <w:color w:val="000000"/>
          <w:sz w:val="24"/>
          <w:szCs w:val="24"/>
        </w:rPr>
      </w:pPr>
      <w:r w:rsidRPr="00624107">
        <w:rPr>
          <w:rFonts w:ascii="Arial" w:hAnsi="Arial" w:cs="Arial"/>
          <w:color w:val="000000"/>
          <w:sz w:val="24"/>
          <w:szCs w:val="24"/>
        </w:rPr>
        <w:t xml:space="preserve">Ingeniero de </w:t>
      </w:r>
      <w:del w:id="129" w:author="Angelo Mondaca Vergara" w:date="2020-02-10T20:11:00Z">
        <w:r w:rsidRPr="00624107" w:rsidDel="00287B47">
          <w:rPr>
            <w:rFonts w:ascii="Arial" w:hAnsi="Arial" w:cs="Arial"/>
            <w:color w:val="000000"/>
            <w:sz w:val="24"/>
            <w:szCs w:val="24"/>
          </w:rPr>
          <w:delText>Plantas</w:delText>
        </w:r>
      </w:del>
      <w:ins w:id="130" w:author="Angelo Mondaca Vergara" w:date="2020-02-10T20:11:00Z">
        <w:r w:rsidR="00287B47">
          <w:rPr>
            <w:rFonts w:ascii="Arial" w:hAnsi="Arial" w:cs="Arial"/>
            <w:color w:val="000000"/>
            <w:sz w:val="24"/>
            <w:szCs w:val="24"/>
          </w:rPr>
          <w:t>Operaciones</w:t>
        </w:r>
      </w:ins>
      <w:r w:rsidRPr="00624107">
        <w:rPr>
          <w:rFonts w:ascii="Arial" w:hAnsi="Arial" w:cs="Arial"/>
          <w:color w:val="000000"/>
          <w:sz w:val="24"/>
          <w:szCs w:val="24"/>
        </w:rPr>
        <w:t>.</w:t>
      </w:r>
    </w:p>
    <w:p w14:paraId="29BF2BE5" w14:textId="77777777" w:rsidR="00624107" w:rsidRDefault="00624107" w:rsidP="00624107">
      <w:pPr>
        <w:pStyle w:val="Prrafodelista"/>
        <w:rPr>
          <w:ins w:id="131" w:author="Mondaca Vergara Angelo Rodolfo (Codelco-Chuquicamata)" w:date="2025-09-14T06:01:00Z" w16du:dateUtc="2025-09-14T09:01:00Z"/>
          <w:rFonts w:ascii="Arial" w:hAnsi="Arial" w:cs="Arial"/>
          <w:color w:val="000000"/>
          <w:sz w:val="24"/>
          <w:szCs w:val="24"/>
        </w:rPr>
      </w:pPr>
    </w:p>
    <w:p w14:paraId="0D965069" w14:textId="77777777" w:rsidR="00E81B6D" w:rsidRPr="00624107" w:rsidRDefault="00E81B6D" w:rsidP="00624107">
      <w:pPr>
        <w:pStyle w:val="Prrafodelista"/>
        <w:rPr>
          <w:rFonts w:ascii="Arial" w:hAnsi="Arial" w:cs="Arial"/>
          <w:color w:val="000000"/>
          <w:sz w:val="24"/>
          <w:szCs w:val="24"/>
        </w:rPr>
      </w:pPr>
    </w:p>
    <w:p w14:paraId="2603C610" w14:textId="77777777" w:rsidR="00F01086" w:rsidDel="00287B47" w:rsidRDefault="00624107" w:rsidP="00624107">
      <w:pPr>
        <w:pStyle w:val="Prrafodelista"/>
        <w:numPr>
          <w:ilvl w:val="0"/>
          <w:numId w:val="15"/>
        </w:numPr>
        <w:autoSpaceDE w:val="0"/>
        <w:autoSpaceDN w:val="0"/>
        <w:adjustRightInd w:val="0"/>
        <w:spacing w:after="0" w:line="240" w:lineRule="auto"/>
        <w:jc w:val="both"/>
        <w:rPr>
          <w:del w:id="132" w:author="Angelo Mondaca Vergara" w:date="2020-02-10T20:11:00Z"/>
          <w:rFonts w:ascii="Arial" w:hAnsi="Arial" w:cs="Arial"/>
          <w:color w:val="000000"/>
          <w:sz w:val="24"/>
          <w:szCs w:val="24"/>
        </w:rPr>
      </w:pPr>
      <w:del w:id="133" w:author="Angelo Mondaca Vergara" w:date="2020-02-10T20:11:00Z">
        <w:r w:rsidDel="00287B47">
          <w:rPr>
            <w:rFonts w:ascii="Arial" w:hAnsi="Arial" w:cs="Arial"/>
            <w:color w:val="000000"/>
            <w:sz w:val="24"/>
            <w:szCs w:val="24"/>
          </w:rPr>
          <w:lastRenderedPageBreak/>
          <w:delText>Jefe de Operaciones</w:delText>
        </w:r>
      </w:del>
    </w:p>
    <w:p w14:paraId="79D20D6E" w14:textId="77777777" w:rsidR="00624107" w:rsidRPr="00624107" w:rsidDel="00287B47" w:rsidRDefault="00624107" w:rsidP="00624107">
      <w:pPr>
        <w:pStyle w:val="Prrafodelista"/>
        <w:rPr>
          <w:del w:id="134" w:author="Angelo Mondaca Vergara" w:date="2020-02-10T20:11:00Z"/>
          <w:rFonts w:ascii="Arial" w:hAnsi="Arial" w:cs="Arial"/>
          <w:color w:val="000000"/>
          <w:sz w:val="24"/>
          <w:szCs w:val="24"/>
        </w:rPr>
      </w:pPr>
    </w:p>
    <w:p w14:paraId="0A5A28F4" w14:textId="77777777" w:rsidR="00F01086" w:rsidRPr="00624107" w:rsidDel="00287B47" w:rsidRDefault="00F01086" w:rsidP="00624107">
      <w:pPr>
        <w:pStyle w:val="Prrafodelista"/>
        <w:numPr>
          <w:ilvl w:val="0"/>
          <w:numId w:val="15"/>
        </w:numPr>
        <w:autoSpaceDE w:val="0"/>
        <w:autoSpaceDN w:val="0"/>
        <w:adjustRightInd w:val="0"/>
        <w:spacing w:after="0" w:line="240" w:lineRule="auto"/>
        <w:jc w:val="both"/>
        <w:rPr>
          <w:del w:id="135" w:author="Angelo Mondaca Vergara" w:date="2020-02-10T20:11:00Z"/>
          <w:rFonts w:ascii="Arial" w:hAnsi="Arial" w:cs="Arial"/>
          <w:color w:val="000000"/>
          <w:sz w:val="24"/>
          <w:szCs w:val="24"/>
        </w:rPr>
      </w:pPr>
      <w:del w:id="136" w:author="Angelo Mondaca Vergara" w:date="2020-02-10T20:11:00Z">
        <w:r w:rsidRPr="00624107" w:rsidDel="00287B47">
          <w:rPr>
            <w:rFonts w:ascii="Arial" w:hAnsi="Arial" w:cs="Arial"/>
            <w:color w:val="000000"/>
            <w:sz w:val="24"/>
            <w:szCs w:val="24"/>
          </w:rPr>
          <w:delText>Jefe de Mantención Mecánica.</w:delText>
        </w:r>
      </w:del>
    </w:p>
    <w:p w14:paraId="3FE1D303" w14:textId="77777777" w:rsidR="00161D31" w:rsidDel="00287B47" w:rsidRDefault="00161D31" w:rsidP="00CB175E">
      <w:pPr>
        <w:autoSpaceDE w:val="0"/>
        <w:autoSpaceDN w:val="0"/>
        <w:adjustRightInd w:val="0"/>
        <w:spacing w:after="0" w:line="240" w:lineRule="auto"/>
        <w:jc w:val="both"/>
        <w:rPr>
          <w:del w:id="137" w:author="Angelo Mondaca Vergara" w:date="2020-02-10T20:11:00Z"/>
          <w:rFonts w:ascii="Arial" w:hAnsi="Arial" w:cs="Arial"/>
          <w:color w:val="000000"/>
          <w:sz w:val="24"/>
          <w:szCs w:val="24"/>
        </w:rPr>
      </w:pPr>
    </w:p>
    <w:p w14:paraId="5568E0AC" w14:textId="77777777" w:rsidR="00624107" w:rsidDel="00287B47" w:rsidRDefault="00624107" w:rsidP="00CB175E">
      <w:pPr>
        <w:autoSpaceDE w:val="0"/>
        <w:autoSpaceDN w:val="0"/>
        <w:adjustRightInd w:val="0"/>
        <w:spacing w:after="0" w:line="240" w:lineRule="auto"/>
        <w:jc w:val="both"/>
        <w:rPr>
          <w:del w:id="138" w:author="Angelo Mondaca Vergara" w:date="2020-02-10T20:11:00Z"/>
          <w:rFonts w:ascii="Arial" w:hAnsi="Arial" w:cs="Arial"/>
          <w:color w:val="000000"/>
          <w:sz w:val="24"/>
          <w:szCs w:val="24"/>
        </w:rPr>
      </w:pPr>
    </w:p>
    <w:p w14:paraId="3380045F" w14:textId="77777777" w:rsidR="00624107" w:rsidRPr="00863342" w:rsidDel="009D4931" w:rsidRDefault="00624107" w:rsidP="00CB175E">
      <w:pPr>
        <w:autoSpaceDE w:val="0"/>
        <w:autoSpaceDN w:val="0"/>
        <w:adjustRightInd w:val="0"/>
        <w:spacing w:after="0" w:line="240" w:lineRule="auto"/>
        <w:jc w:val="both"/>
        <w:rPr>
          <w:del w:id="139" w:author="Angelo Mondaca Vergara" w:date="2020-02-21T14:31:00Z"/>
          <w:rFonts w:ascii="Arial" w:hAnsi="Arial" w:cs="Arial"/>
          <w:color w:val="000000"/>
          <w:sz w:val="24"/>
          <w:szCs w:val="24"/>
        </w:rPr>
      </w:pPr>
    </w:p>
    <w:p w14:paraId="51347AD7"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18</w:t>
      </w:r>
    </w:p>
    <w:p w14:paraId="65596B23"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3270002C" w14:textId="77777777" w:rsidR="00471B90" w:rsidRDefault="00F01086" w:rsidP="00CB175E">
      <w:pPr>
        <w:autoSpaceDE w:val="0"/>
        <w:autoSpaceDN w:val="0"/>
        <w:adjustRightInd w:val="0"/>
        <w:spacing w:after="0" w:line="240" w:lineRule="auto"/>
        <w:jc w:val="both"/>
        <w:rPr>
          <w:ins w:id="140" w:author="Angelo Mondaca Vergara" w:date="2020-02-10T20:16:00Z"/>
          <w:rFonts w:ascii="Arial" w:hAnsi="Arial" w:cs="Arial"/>
          <w:color w:val="000000"/>
          <w:sz w:val="24"/>
          <w:szCs w:val="24"/>
        </w:rPr>
      </w:pPr>
      <w:r w:rsidRPr="00863342">
        <w:rPr>
          <w:rFonts w:ascii="Arial" w:hAnsi="Arial" w:cs="Arial"/>
          <w:color w:val="000000"/>
          <w:sz w:val="24"/>
          <w:szCs w:val="24"/>
        </w:rPr>
        <w:t xml:space="preserve">Debido al alto potencial de riesgo asociado a las operaciones </w:t>
      </w:r>
      <w:del w:id="141" w:author="Angelo Mondaca Vergara" w:date="2020-02-10T20:12:00Z">
        <w:r w:rsidRPr="00863342" w:rsidDel="00471B90">
          <w:rPr>
            <w:rFonts w:ascii="Arial" w:hAnsi="Arial" w:cs="Arial"/>
            <w:color w:val="000000"/>
            <w:sz w:val="24"/>
            <w:szCs w:val="24"/>
          </w:rPr>
          <w:delText>de la</w:delText>
        </w:r>
      </w:del>
      <w:ins w:id="142" w:author="Angelo Mondaca Vergara" w:date="2020-02-10T20:12:00Z">
        <w:r w:rsidR="00471B90">
          <w:rPr>
            <w:rFonts w:ascii="Arial" w:hAnsi="Arial" w:cs="Arial"/>
            <w:color w:val="000000"/>
            <w:sz w:val="24"/>
            <w:szCs w:val="24"/>
          </w:rPr>
          <w:t>en</w:t>
        </w:r>
      </w:ins>
      <w:r w:rsidRPr="00863342">
        <w:rPr>
          <w:rFonts w:ascii="Arial" w:hAnsi="Arial" w:cs="Arial"/>
          <w:color w:val="000000"/>
          <w:sz w:val="24"/>
          <w:szCs w:val="24"/>
        </w:rPr>
        <w:t xml:space="preserve"> Plantas de Oxígeno, todo trabajador deberá</w:t>
      </w:r>
      <w:r w:rsidR="00161D31">
        <w:rPr>
          <w:rFonts w:ascii="Arial" w:hAnsi="Arial" w:cs="Arial"/>
          <w:color w:val="000000"/>
          <w:sz w:val="24"/>
          <w:szCs w:val="24"/>
        </w:rPr>
        <w:t xml:space="preserve"> </w:t>
      </w:r>
      <w:r w:rsidRPr="00863342">
        <w:rPr>
          <w:rFonts w:ascii="Arial" w:hAnsi="Arial" w:cs="Arial"/>
          <w:color w:val="000000"/>
          <w:sz w:val="24"/>
          <w:szCs w:val="24"/>
        </w:rPr>
        <w:t xml:space="preserve">ingresar al área en </w:t>
      </w:r>
      <w:ins w:id="143" w:author="Angelo Mondaca Vergara" w:date="2020-02-10T20:14:00Z">
        <w:r w:rsidR="00471B90">
          <w:rPr>
            <w:rFonts w:ascii="Arial" w:hAnsi="Arial" w:cs="Arial"/>
            <w:color w:val="000000"/>
            <w:sz w:val="24"/>
            <w:szCs w:val="24"/>
          </w:rPr>
          <w:t xml:space="preserve">condiciones de salud y psicológicas </w:t>
        </w:r>
      </w:ins>
      <w:ins w:id="144" w:author="Angelo Mondaca Vergara" w:date="2020-02-10T20:15:00Z">
        <w:r w:rsidR="00471B90">
          <w:rPr>
            <w:rFonts w:ascii="Arial" w:hAnsi="Arial" w:cs="Arial"/>
            <w:color w:val="000000"/>
            <w:sz w:val="24"/>
            <w:szCs w:val="24"/>
          </w:rPr>
          <w:t>aptas para desempeñar sus funciones. Si presenta algún problema de los mencionados deber</w:t>
        </w:r>
      </w:ins>
      <w:ins w:id="145" w:author="Angelo Mondaca Vergara" w:date="2020-02-10T20:16:00Z">
        <w:r w:rsidR="00471B90">
          <w:rPr>
            <w:rFonts w:ascii="Arial" w:hAnsi="Arial" w:cs="Arial"/>
            <w:color w:val="000000"/>
            <w:sz w:val="24"/>
            <w:szCs w:val="24"/>
          </w:rPr>
          <w:t>á dar aviso de inmediato a su jefatura directa para que se tomen las acciones necesarias para evitar incidentes que impacten a las personas, las operaciones, los bienes de la empresa y el medio ambiente.</w:t>
        </w:r>
      </w:ins>
    </w:p>
    <w:p w14:paraId="0DC36564" w14:textId="77777777" w:rsidR="00471B90" w:rsidRDefault="00471B90" w:rsidP="00CB175E">
      <w:pPr>
        <w:autoSpaceDE w:val="0"/>
        <w:autoSpaceDN w:val="0"/>
        <w:adjustRightInd w:val="0"/>
        <w:spacing w:after="0" w:line="240" w:lineRule="auto"/>
        <w:jc w:val="both"/>
        <w:rPr>
          <w:ins w:id="146" w:author="Angelo Mondaca Vergara" w:date="2020-02-10T20:16:00Z"/>
          <w:rFonts w:ascii="Arial" w:hAnsi="Arial" w:cs="Arial"/>
          <w:color w:val="000000"/>
          <w:sz w:val="24"/>
          <w:szCs w:val="24"/>
        </w:rPr>
      </w:pPr>
    </w:p>
    <w:p w14:paraId="1C1552CB" w14:textId="77777777" w:rsidR="00F01086" w:rsidRDefault="00947DC3" w:rsidP="00CB175E">
      <w:pPr>
        <w:autoSpaceDE w:val="0"/>
        <w:autoSpaceDN w:val="0"/>
        <w:adjustRightInd w:val="0"/>
        <w:spacing w:after="0" w:line="240" w:lineRule="auto"/>
        <w:jc w:val="both"/>
        <w:rPr>
          <w:rFonts w:ascii="Arial" w:hAnsi="Arial" w:cs="Arial"/>
          <w:color w:val="000000"/>
          <w:sz w:val="24"/>
          <w:szCs w:val="24"/>
        </w:rPr>
      </w:pPr>
      <w:ins w:id="147" w:author="Angelo Mondaca Vergara" w:date="2020-02-10T20:21:00Z">
        <w:r>
          <w:rPr>
            <w:rFonts w:ascii="Arial" w:hAnsi="Arial" w:cs="Arial"/>
            <w:color w:val="000000"/>
            <w:sz w:val="24"/>
            <w:szCs w:val="24"/>
          </w:rPr>
          <w:t>Está</w:t>
        </w:r>
      </w:ins>
      <w:ins w:id="148" w:author="Angelo Mondaca Vergara" w:date="2020-02-10T20:17:00Z">
        <w:r w:rsidR="00226C8F">
          <w:rPr>
            <w:rFonts w:ascii="Arial" w:hAnsi="Arial" w:cs="Arial"/>
            <w:color w:val="000000"/>
            <w:sz w:val="24"/>
            <w:szCs w:val="24"/>
          </w:rPr>
          <w:t xml:space="preserve"> prohibido el ingreso a Plantas de Ox</w:t>
        </w:r>
      </w:ins>
      <w:ins w:id="149" w:author="Angelo Mondaca Vergara" w:date="2020-02-10T20:18:00Z">
        <w:r w:rsidR="00226C8F">
          <w:rPr>
            <w:rFonts w:ascii="Arial" w:hAnsi="Arial" w:cs="Arial"/>
            <w:color w:val="000000"/>
            <w:sz w:val="24"/>
            <w:szCs w:val="24"/>
          </w:rPr>
          <w:t>ígeno bajo los efectos de drogas o alc</w:t>
        </w:r>
        <w:r>
          <w:rPr>
            <w:rFonts w:ascii="Arial" w:hAnsi="Arial" w:cs="Arial"/>
            <w:color w:val="000000"/>
            <w:sz w:val="24"/>
            <w:szCs w:val="24"/>
          </w:rPr>
          <w:t>ohol  o  bajo</w:t>
        </w:r>
      </w:ins>
      <w:ins w:id="150" w:author="Angelo Mondaca Vergara" w:date="2020-02-10T20:20:00Z">
        <w:r>
          <w:rPr>
            <w:rFonts w:ascii="Arial" w:hAnsi="Arial" w:cs="Arial"/>
            <w:color w:val="000000"/>
            <w:sz w:val="24"/>
            <w:szCs w:val="24"/>
          </w:rPr>
          <w:t xml:space="preserve"> </w:t>
        </w:r>
      </w:ins>
      <w:del w:id="151" w:author="Angelo Mondaca Vergara" w:date="2020-02-10T20:19:00Z">
        <w:r w:rsidR="00F01086" w:rsidRPr="00863342" w:rsidDel="00226C8F">
          <w:rPr>
            <w:rFonts w:ascii="Arial" w:hAnsi="Arial" w:cs="Arial"/>
            <w:color w:val="000000"/>
            <w:sz w:val="24"/>
            <w:szCs w:val="24"/>
          </w:rPr>
          <w:delText>inmejorable estado de temperancia y salud, vale decir, sin contenido de alcohol y/o drogas en la</w:delText>
        </w:r>
        <w:r w:rsidR="00161D31" w:rsidDel="00226C8F">
          <w:rPr>
            <w:rFonts w:ascii="Arial" w:hAnsi="Arial" w:cs="Arial"/>
            <w:color w:val="000000"/>
            <w:sz w:val="24"/>
            <w:szCs w:val="24"/>
          </w:rPr>
          <w:delText xml:space="preserve"> </w:delText>
        </w:r>
        <w:r w:rsidR="00F01086" w:rsidRPr="00863342" w:rsidDel="00226C8F">
          <w:rPr>
            <w:rFonts w:ascii="Arial" w:hAnsi="Arial" w:cs="Arial"/>
            <w:color w:val="000000"/>
            <w:sz w:val="24"/>
            <w:szCs w:val="24"/>
          </w:rPr>
          <w:delText xml:space="preserve">sangre y sin </w:delText>
        </w:r>
      </w:del>
      <w:r w:rsidR="00F01086" w:rsidRPr="00863342">
        <w:rPr>
          <w:rFonts w:ascii="Arial" w:hAnsi="Arial" w:cs="Arial"/>
          <w:color w:val="000000"/>
          <w:sz w:val="24"/>
          <w:szCs w:val="24"/>
        </w:rPr>
        <w:t>los efectos remanentes de dicha ingestión</w:t>
      </w:r>
      <w:del w:id="152" w:author="Angelo Mondaca Vergara" w:date="2020-02-10T20:20:00Z">
        <w:r w:rsidR="00F01086" w:rsidRPr="00863342" w:rsidDel="00947DC3">
          <w:rPr>
            <w:rFonts w:ascii="Arial" w:hAnsi="Arial" w:cs="Arial"/>
            <w:color w:val="000000"/>
            <w:sz w:val="24"/>
            <w:szCs w:val="24"/>
          </w:rPr>
          <w:delText>,</w:delText>
        </w:r>
      </w:del>
      <w:r w:rsidR="00F01086" w:rsidRPr="00863342">
        <w:rPr>
          <w:rFonts w:ascii="Arial" w:hAnsi="Arial" w:cs="Arial"/>
          <w:color w:val="000000"/>
          <w:sz w:val="24"/>
          <w:szCs w:val="24"/>
        </w:rPr>
        <w:t xml:space="preserve"> tales como equilibrio inestable, problemas estomacales,</w:t>
      </w:r>
      <w:r w:rsidR="00161D31">
        <w:rPr>
          <w:rFonts w:ascii="Arial" w:hAnsi="Arial" w:cs="Arial"/>
          <w:color w:val="000000"/>
          <w:sz w:val="24"/>
          <w:szCs w:val="24"/>
        </w:rPr>
        <w:t xml:space="preserve"> </w:t>
      </w:r>
      <w:r w:rsidR="00F01086" w:rsidRPr="00863342">
        <w:rPr>
          <w:rFonts w:ascii="Arial" w:hAnsi="Arial" w:cs="Arial"/>
          <w:color w:val="000000"/>
          <w:sz w:val="24"/>
          <w:szCs w:val="24"/>
        </w:rPr>
        <w:t>pérdida de precisión en los movimientos</w:t>
      </w:r>
      <w:del w:id="153" w:author="Angelo Mondaca Vergara" w:date="2020-02-10T20:13:00Z">
        <w:r w:rsidR="00F01086" w:rsidRPr="00863342" w:rsidDel="00471B90">
          <w:rPr>
            <w:rFonts w:ascii="Arial" w:hAnsi="Arial" w:cs="Arial"/>
            <w:color w:val="000000"/>
            <w:sz w:val="24"/>
            <w:szCs w:val="24"/>
          </w:rPr>
          <w:delText>,</w:delText>
        </w:r>
      </w:del>
      <w:r w:rsidR="00F01086" w:rsidRPr="00863342">
        <w:rPr>
          <w:rFonts w:ascii="Arial" w:hAnsi="Arial" w:cs="Arial"/>
          <w:color w:val="000000"/>
          <w:sz w:val="24"/>
          <w:szCs w:val="24"/>
        </w:rPr>
        <w:t xml:space="preserve"> entre otros.</w:t>
      </w:r>
    </w:p>
    <w:p w14:paraId="791608B0" w14:textId="77777777" w:rsidR="00624107" w:rsidRPr="00863342" w:rsidRDefault="00624107" w:rsidP="00CB175E">
      <w:pPr>
        <w:autoSpaceDE w:val="0"/>
        <w:autoSpaceDN w:val="0"/>
        <w:adjustRightInd w:val="0"/>
        <w:spacing w:after="0" w:line="240" w:lineRule="auto"/>
        <w:jc w:val="both"/>
        <w:rPr>
          <w:rFonts w:ascii="Arial" w:hAnsi="Arial" w:cs="Arial"/>
          <w:color w:val="000000"/>
          <w:sz w:val="24"/>
          <w:szCs w:val="24"/>
        </w:rPr>
      </w:pPr>
    </w:p>
    <w:p w14:paraId="5D584B10" w14:textId="77777777" w:rsidR="00F01086" w:rsidRDefault="00947DC3" w:rsidP="00CB175E">
      <w:pPr>
        <w:autoSpaceDE w:val="0"/>
        <w:autoSpaceDN w:val="0"/>
        <w:adjustRightInd w:val="0"/>
        <w:spacing w:after="0" w:line="240" w:lineRule="auto"/>
        <w:jc w:val="both"/>
        <w:rPr>
          <w:rFonts w:ascii="Arial" w:hAnsi="Arial" w:cs="Arial"/>
          <w:color w:val="000000"/>
          <w:sz w:val="24"/>
          <w:szCs w:val="24"/>
        </w:rPr>
      </w:pPr>
      <w:ins w:id="154" w:author="Angelo Mondaca Vergara" w:date="2020-02-10T20:21:00Z">
        <w:r>
          <w:rPr>
            <w:rFonts w:ascii="Arial" w:hAnsi="Arial" w:cs="Arial"/>
            <w:color w:val="000000"/>
            <w:sz w:val="24"/>
            <w:szCs w:val="24"/>
          </w:rPr>
          <w:t>Está</w:t>
        </w:r>
      </w:ins>
      <w:ins w:id="155" w:author="Angelo Mondaca Vergara" w:date="2020-02-10T20:20:00Z">
        <w:r>
          <w:rPr>
            <w:rFonts w:ascii="Arial" w:hAnsi="Arial" w:cs="Arial"/>
            <w:color w:val="000000"/>
            <w:sz w:val="24"/>
            <w:szCs w:val="24"/>
          </w:rPr>
          <w:t xml:space="preserve"> prohibido </w:t>
        </w:r>
      </w:ins>
      <w:del w:id="156" w:author="Angelo Mondaca Vergara" w:date="2020-02-10T20:20:00Z">
        <w:r w:rsidR="00F01086" w:rsidRPr="00863342" w:rsidDel="00947DC3">
          <w:rPr>
            <w:rFonts w:ascii="Arial" w:hAnsi="Arial" w:cs="Arial"/>
            <w:color w:val="000000"/>
            <w:sz w:val="24"/>
            <w:szCs w:val="24"/>
          </w:rPr>
          <w:delText xml:space="preserve">Además no </w:delText>
        </w:r>
      </w:del>
      <w:r w:rsidR="00F01086" w:rsidRPr="00863342">
        <w:rPr>
          <w:rFonts w:ascii="Arial" w:hAnsi="Arial" w:cs="Arial"/>
          <w:color w:val="000000"/>
          <w:sz w:val="24"/>
          <w:szCs w:val="24"/>
        </w:rPr>
        <w:t>ingresar cigarros o cigarrillos, fósforos u otro elemento que pueda producir fuego</w:t>
      </w:r>
      <w:ins w:id="157" w:author="Angelo Mondaca Vergara" w:date="2020-02-10T20:21:00Z">
        <w:r>
          <w:rPr>
            <w:rFonts w:ascii="Arial" w:hAnsi="Arial" w:cs="Arial"/>
            <w:color w:val="000000"/>
            <w:sz w:val="24"/>
            <w:szCs w:val="24"/>
          </w:rPr>
          <w:t xml:space="preserve"> o chispa.</w:t>
        </w:r>
      </w:ins>
      <w:del w:id="158" w:author="Angelo Mondaca Vergara" w:date="2020-02-10T20:21:00Z">
        <w:r w:rsidR="00F01086" w:rsidRPr="00863342" w:rsidDel="00947DC3">
          <w:rPr>
            <w:rFonts w:ascii="Arial" w:hAnsi="Arial" w:cs="Arial"/>
            <w:color w:val="000000"/>
            <w:sz w:val="24"/>
            <w:szCs w:val="24"/>
          </w:rPr>
          <w:delText>.</w:delText>
        </w:r>
      </w:del>
    </w:p>
    <w:p w14:paraId="1F4479DC"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2103A69E"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19</w:t>
      </w:r>
    </w:p>
    <w:p w14:paraId="241BCFFF"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5A071FE2"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 línea de mando </w:t>
      </w:r>
      <w:del w:id="159" w:author="Angelo Mondaca Vergara" w:date="2020-02-10T20:21:00Z">
        <w:r w:rsidRPr="00863342" w:rsidDel="00947DC3">
          <w:rPr>
            <w:rFonts w:ascii="Arial" w:hAnsi="Arial" w:cs="Arial"/>
            <w:color w:val="000000"/>
            <w:sz w:val="24"/>
            <w:szCs w:val="24"/>
          </w:rPr>
          <w:delText>que corresponda deberá</w:delText>
        </w:r>
      </w:del>
      <w:ins w:id="160" w:author="Angelo Mondaca Vergara" w:date="2020-02-10T20:21:00Z">
        <w:r w:rsidR="00947DC3">
          <w:rPr>
            <w:rFonts w:ascii="Arial" w:hAnsi="Arial" w:cs="Arial"/>
            <w:color w:val="000000"/>
            <w:sz w:val="24"/>
            <w:szCs w:val="24"/>
          </w:rPr>
          <w:t>correspondiente debe</w:t>
        </w:r>
      </w:ins>
      <w:r w:rsidRPr="00863342">
        <w:rPr>
          <w:rFonts w:ascii="Arial" w:hAnsi="Arial" w:cs="Arial"/>
          <w:color w:val="000000"/>
          <w:sz w:val="24"/>
          <w:szCs w:val="24"/>
        </w:rPr>
        <w:t xml:space="preserve"> establecer un programa constante de </w:t>
      </w:r>
      <w:del w:id="161" w:author="Angelo Mondaca Vergara" w:date="2020-02-10T20:25:00Z">
        <w:r w:rsidRPr="00863342" w:rsidDel="00947DC3">
          <w:rPr>
            <w:rFonts w:ascii="Arial" w:hAnsi="Arial" w:cs="Arial"/>
            <w:color w:val="000000"/>
            <w:sz w:val="24"/>
            <w:szCs w:val="24"/>
          </w:rPr>
          <w:delText xml:space="preserve">ejecución </w:delText>
        </w:r>
      </w:del>
      <w:ins w:id="162" w:author="Angelo Mondaca Vergara" w:date="2020-02-10T20:25:00Z">
        <w:r w:rsidR="00947DC3">
          <w:rPr>
            <w:rFonts w:ascii="Arial" w:hAnsi="Arial" w:cs="Arial"/>
            <w:color w:val="000000"/>
            <w:sz w:val="24"/>
            <w:szCs w:val="24"/>
          </w:rPr>
          <w:t>verificación</w:t>
        </w:r>
        <w:r w:rsidR="00947DC3" w:rsidRPr="00863342">
          <w:rPr>
            <w:rFonts w:ascii="Arial" w:hAnsi="Arial" w:cs="Arial"/>
            <w:color w:val="000000"/>
            <w:sz w:val="24"/>
            <w:szCs w:val="24"/>
          </w:rPr>
          <w:t xml:space="preserve"> </w:t>
        </w:r>
      </w:ins>
      <w:r w:rsidRPr="00863342">
        <w:rPr>
          <w:rFonts w:ascii="Arial" w:hAnsi="Arial" w:cs="Arial"/>
          <w:color w:val="000000"/>
          <w:sz w:val="24"/>
          <w:szCs w:val="24"/>
        </w:rPr>
        <w:t>de</w:t>
      </w:r>
      <w:ins w:id="163" w:author="Angelo Mondaca Vergara" w:date="2020-02-10T20:25:00Z">
        <w:r w:rsidR="00947DC3">
          <w:rPr>
            <w:rFonts w:ascii="Arial" w:hAnsi="Arial" w:cs="Arial"/>
            <w:color w:val="000000"/>
            <w:sz w:val="24"/>
            <w:szCs w:val="24"/>
          </w:rPr>
          <w:t xml:space="preserve"> los</w:t>
        </w:r>
      </w:ins>
      <w:r w:rsidRPr="00863342">
        <w:rPr>
          <w:rFonts w:ascii="Arial" w:hAnsi="Arial" w:cs="Arial"/>
          <w:color w:val="000000"/>
          <w:sz w:val="24"/>
          <w:szCs w:val="24"/>
        </w:rPr>
        <w:t xml:space="preserve"> “Procedimientos </w:t>
      </w:r>
      <w:del w:id="164" w:author="Angelo Mondaca Vergara" w:date="2020-02-10T20:25:00Z">
        <w:r w:rsidRPr="00863342" w:rsidDel="00947DC3">
          <w:rPr>
            <w:rFonts w:ascii="Arial" w:hAnsi="Arial" w:cs="Arial"/>
            <w:color w:val="000000"/>
            <w:sz w:val="24"/>
            <w:szCs w:val="24"/>
          </w:rPr>
          <w:delText>de</w:delText>
        </w:r>
        <w:r w:rsidR="00161D31" w:rsidDel="00947DC3">
          <w:rPr>
            <w:rFonts w:ascii="Arial" w:hAnsi="Arial" w:cs="Arial"/>
            <w:color w:val="000000"/>
            <w:sz w:val="24"/>
            <w:szCs w:val="24"/>
          </w:rPr>
          <w:delText xml:space="preserve"> </w:delText>
        </w:r>
      </w:del>
      <w:r w:rsidRPr="00863342">
        <w:rPr>
          <w:rFonts w:ascii="Arial" w:hAnsi="Arial" w:cs="Arial"/>
          <w:color w:val="000000"/>
          <w:sz w:val="24"/>
          <w:szCs w:val="24"/>
        </w:rPr>
        <w:t>Operaci</w:t>
      </w:r>
      <w:del w:id="165" w:author="Angelo Mondaca Vergara" w:date="2020-02-10T20:25:00Z">
        <w:r w:rsidRPr="00863342" w:rsidDel="00947DC3">
          <w:rPr>
            <w:rFonts w:ascii="Arial" w:hAnsi="Arial" w:cs="Arial"/>
            <w:color w:val="000000"/>
            <w:sz w:val="24"/>
            <w:szCs w:val="24"/>
          </w:rPr>
          <w:delText>ón</w:delText>
        </w:r>
      </w:del>
      <w:ins w:id="166" w:author="Angelo Mondaca Vergara" w:date="2020-02-10T20:25:00Z">
        <w:r w:rsidR="00947DC3">
          <w:rPr>
            <w:rFonts w:ascii="Arial" w:hAnsi="Arial" w:cs="Arial"/>
            <w:color w:val="000000"/>
            <w:sz w:val="24"/>
            <w:szCs w:val="24"/>
          </w:rPr>
          <w:t>onales</w:t>
        </w:r>
      </w:ins>
      <w:r w:rsidRPr="00863342">
        <w:rPr>
          <w:rFonts w:ascii="Arial" w:hAnsi="Arial" w:cs="Arial"/>
          <w:color w:val="000000"/>
          <w:sz w:val="24"/>
          <w:szCs w:val="24"/>
        </w:rPr>
        <w:t xml:space="preserve"> </w:t>
      </w:r>
      <w:del w:id="167" w:author="Angelo Mondaca Vergara" w:date="2020-02-10T20:21:00Z">
        <w:r w:rsidRPr="00863342" w:rsidDel="00947DC3">
          <w:rPr>
            <w:rFonts w:ascii="Arial" w:hAnsi="Arial" w:cs="Arial"/>
            <w:color w:val="000000"/>
            <w:sz w:val="24"/>
            <w:szCs w:val="24"/>
          </w:rPr>
          <w:delText xml:space="preserve">de </w:delText>
        </w:r>
      </w:del>
      <w:ins w:id="168" w:author="Angelo Mondaca Vergara" w:date="2020-02-10T20:21:00Z">
        <w:r w:rsidR="00947DC3">
          <w:rPr>
            <w:rFonts w:ascii="Arial" w:hAnsi="Arial" w:cs="Arial"/>
            <w:color w:val="000000"/>
            <w:sz w:val="24"/>
            <w:szCs w:val="24"/>
          </w:rPr>
          <w:t>y</w:t>
        </w:r>
        <w:r w:rsidR="00947DC3" w:rsidRPr="00863342">
          <w:rPr>
            <w:rFonts w:ascii="Arial" w:hAnsi="Arial" w:cs="Arial"/>
            <w:color w:val="000000"/>
            <w:sz w:val="24"/>
            <w:szCs w:val="24"/>
          </w:rPr>
          <w:t xml:space="preserve"> </w:t>
        </w:r>
      </w:ins>
      <w:del w:id="169" w:author="Angelo Mondaca Vergara" w:date="2020-02-10T20:24:00Z">
        <w:r w:rsidRPr="00863342" w:rsidDel="00947DC3">
          <w:rPr>
            <w:rFonts w:ascii="Arial" w:hAnsi="Arial" w:cs="Arial"/>
            <w:color w:val="000000"/>
            <w:sz w:val="24"/>
            <w:szCs w:val="24"/>
          </w:rPr>
          <w:delText>Trabajo</w:delText>
        </w:r>
      </w:del>
      <w:ins w:id="170" w:author="Angelo Mondaca Vergara" w:date="2020-02-10T20:24:00Z">
        <w:r w:rsidR="00947DC3">
          <w:rPr>
            <w:rFonts w:ascii="Arial" w:hAnsi="Arial" w:cs="Arial"/>
            <w:color w:val="000000"/>
            <w:sz w:val="24"/>
            <w:szCs w:val="24"/>
          </w:rPr>
          <w:t>Mantenimiento</w:t>
        </w:r>
      </w:ins>
      <w:r w:rsidRPr="00863342">
        <w:rPr>
          <w:rFonts w:ascii="Arial" w:hAnsi="Arial" w:cs="Arial"/>
          <w:color w:val="000000"/>
          <w:sz w:val="24"/>
          <w:szCs w:val="24"/>
        </w:rPr>
        <w:t xml:space="preserve">” </w:t>
      </w:r>
      <w:del w:id="171" w:author="Angelo Mondaca Vergara" w:date="2020-02-10T20:25:00Z">
        <w:r w:rsidRPr="00863342" w:rsidDel="00947DC3">
          <w:rPr>
            <w:rFonts w:ascii="Arial" w:hAnsi="Arial" w:cs="Arial"/>
            <w:color w:val="000000"/>
            <w:sz w:val="24"/>
            <w:szCs w:val="24"/>
          </w:rPr>
          <w:delText xml:space="preserve">de </w:delText>
        </w:r>
      </w:del>
      <w:ins w:id="172" w:author="Angelo Mondaca Vergara" w:date="2020-02-10T20:25:00Z">
        <w:r w:rsidR="00947DC3">
          <w:rPr>
            <w:rFonts w:ascii="Arial" w:hAnsi="Arial" w:cs="Arial"/>
            <w:color w:val="000000"/>
            <w:sz w:val="24"/>
            <w:szCs w:val="24"/>
          </w:rPr>
          <w:t>en</w:t>
        </w:r>
        <w:r w:rsidR="00947DC3" w:rsidRPr="00863342">
          <w:rPr>
            <w:rFonts w:ascii="Arial" w:hAnsi="Arial" w:cs="Arial"/>
            <w:color w:val="000000"/>
            <w:sz w:val="24"/>
            <w:szCs w:val="24"/>
          </w:rPr>
          <w:t xml:space="preserve"> </w:t>
        </w:r>
      </w:ins>
      <w:r w:rsidRPr="00863342">
        <w:rPr>
          <w:rFonts w:ascii="Arial" w:hAnsi="Arial" w:cs="Arial"/>
          <w:color w:val="000000"/>
          <w:sz w:val="24"/>
          <w:szCs w:val="24"/>
        </w:rPr>
        <w:t xml:space="preserve">sus </w:t>
      </w:r>
      <w:del w:id="173" w:author="Angelo Mondaca Vergara" w:date="2020-02-10T20:22:00Z">
        <w:r w:rsidRPr="00863342" w:rsidDel="00947DC3">
          <w:rPr>
            <w:rFonts w:ascii="Arial" w:hAnsi="Arial" w:cs="Arial"/>
            <w:color w:val="000000"/>
            <w:sz w:val="24"/>
            <w:szCs w:val="24"/>
          </w:rPr>
          <w:delText>operaciones</w:delText>
        </w:r>
      </w:del>
      <w:ins w:id="174" w:author="Angelo Mondaca Vergara" w:date="2020-02-10T20:22:00Z">
        <w:r w:rsidR="00947DC3">
          <w:rPr>
            <w:rFonts w:ascii="Arial" w:hAnsi="Arial" w:cs="Arial"/>
            <w:color w:val="000000"/>
            <w:sz w:val="24"/>
            <w:szCs w:val="24"/>
          </w:rPr>
          <w:t>actividades</w:t>
        </w:r>
      </w:ins>
      <w:r w:rsidRPr="00863342">
        <w:rPr>
          <w:rFonts w:ascii="Arial" w:hAnsi="Arial" w:cs="Arial"/>
          <w:color w:val="000000"/>
          <w:sz w:val="24"/>
          <w:szCs w:val="24"/>
        </w:rPr>
        <w:t xml:space="preserve">, dando prioridad a </w:t>
      </w:r>
      <w:ins w:id="175" w:author="Angelo Mondaca Vergara" w:date="2020-02-10T20:22:00Z">
        <w:r w:rsidR="00947DC3">
          <w:rPr>
            <w:rFonts w:ascii="Arial" w:hAnsi="Arial" w:cs="Arial"/>
            <w:color w:val="000000"/>
            <w:sz w:val="24"/>
            <w:szCs w:val="24"/>
          </w:rPr>
          <w:t xml:space="preserve">aquellas </w:t>
        </w:r>
      </w:ins>
      <w:ins w:id="176" w:author="Angelo Mondaca Vergara" w:date="2020-02-10T20:23:00Z">
        <w:r w:rsidR="00947DC3" w:rsidRPr="00863342">
          <w:rPr>
            <w:rFonts w:ascii="Arial" w:hAnsi="Arial" w:cs="Arial"/>
            <w:color w:val="000000"/>
            <w:sz w:val="24"/>
            <w:szCs w:val="24"/>
          </w:rPr>
          <w:t>áreas,</w:t>
        </w:r>
        <w:r w:rsidR="00947DC3">
          <w:rPr>
            <w:rFonts w:ascii="Arial" w:hAnsi="Arial" w:cs="Arial"/>
            <w:color w:val="000000"/>
            <w:sz w:val="24"/>
            <w:szCs w:val="24"/>
          </w:rPr>
          <w:t xml:space="preserve"> </w:t>
        </w:r>
        <w:r w:rsidR="00947DC3" w:rsidRPr="00863342">
          <w:rPr>
            <w:rFonts w:ascii="Arial" w:hAnsi="Arial" w:cs="Arial"/>
            <w:color w:val="000000"/>
            <w:sz w:val="24"/>
            <w:szCs w:val="24"/>
          </w:rPr>
          <w:t xml:space="preserve">procesos y tareas críticas </w:t>
        </w:r>
      </w:ins>
      <w:del w:id="177" w:author="Angelo Mondaca Vergara" w:date="2020-02-10T20:23:00Z">
        <w:r w:rsidRPr="00863342" w:rsidDel="00947DC3">
          <w:rPr>
            <w:rFonts w:ascii="Arial" w:hAnsi="Arial" w:cs="Arial"/>
            <w:color w:val="000000"/>
            <w:sz w:val="24"/>
            <w:szCs w:val="24"/>
          </w:rPr>
          <w:delText>l</w:delText>
        </w:r>
      </w:del>
      <w:del w:id="178" w:author="Angelo Mondaca Vergara" w:date="2020-02-10T20:22:00Z">
        <w:r w:rsidRPr="00863342" w:rsidDel="00947DC3">
          <w:rPr>
            <w:rFonts w:ascii="Arial" w:hAnsi="Arial" w:cs="Arial"/>
            <w:color w:val="000000"/>
            <w:sz w:val="24"/>
            <w:szCs w:val="24"/>
          </w:rPr>
          <w:delText>o</w:delText>
        </w:r>
      </w:del>
      <w:del w:id="179" w:author="Angelo Mondaca Vergara" w:date="2020-02-10T20:23:00Z">
        <w:r w:rsidRPr="00863342" w:rsidDel="00947DC3">
          <w:rPr>
            <w:rFonts w:ascii="Arial" w:hAnsi="Arial" w:cs="Arial"/>
            <w:color w:val="000000"/>
            <w:sz w:val="24"/>
            <w:szCs w:val="24"/>
          </w:rPr>
          <w:delText xml:space="preserve">s </w:delText>
        </w:r>
      </w:del>
      <w:r w:rsidRPr="00863342">
        <w:rPr>
          <w:rFonts w:ascii="Arial" w:hAnsi="Arial" w:cs="Arial"/>
          <w:color w:val="000000"/>
          <w:sz w:val="24"/>
          <w:szCs w:val="24"/>
        </w:rPr>
        <w:t xml:space="preserve">que presentan </w:t>
      </w:r>
      <w:ins w:id="180" w:author="Angelo Mondaca Vergara" w:date="2020-02-10T20:23:00Z">
        <w:r w:rsidR="00947DC3">
          <w:rPr>
            <w:rFonts w:ascii="Arial" w:hAnsi="Arial" w:cs="Arial"/>
            <w:color w:val="000000"/>
            <w:sz w:val="24"/>
            <w:szCs w:val="24"/>
          </w:rPr>
          <w:t xml:space="preserve">una </w:t>
        </w:r>
      </w:ins>
      <w:r w:rsidRPr="00863342">
        <w:rPr>
          <w:rFonts w:ascii="Arial" w:hAnsi="Arial" w:cs="Arial"/>
          <w:color w:val="000000"/>
          <w:sz w:val="24"/>
          <w:szCs w:val="24"/>
        </w:rPr>
        <w:t xml:space="preserve">mayor </w:t>
      </w:r>
      <w:del w:id="181" w:author="Angelo Mondaca Vergara" w:date="2020-02-10T20:23:00Z">
        <w:r w:rsidRPr="00863342" w:rsidDel="00947DC3">
          <w:rPr>
            <w:rFonts w:ascii="Arial" w:hAnsi="Arial" w:cs="Arial"/>
            <w:color w:val="000000"/>
            <w:sz w:val="24"/>
            <w:szCs w:val="24"/>
          </w:rPr>
          <w:delText xml:space="preserve">grado </w:delText>
        </w:r>
      </w:del>
      <w:ins w:id="182" w:author="Angelo Mondaca Vergara" w:date="2020-02-10T20:23:00Z">
        <w:r w:rsidR="00947DC3">
          <w:rPr>
            <w:rFonts w:ascii="Arial" w:hAnsi="Arial" w:cs="Arial"/>
            <w:color w:val="000000"/>
            <w:sz w:val="24"/>
            <w:szCs w:val="24"/>
          </w:rPr>
          <w:t>ponderación</w:t>
        </w:r>
        <w:r w:rsidR="00947DC3" w:rsidRPr="00863342">
          <w:rPr>
            <w:rFonts w:ascii="Arial" w:hAnsi="Arial" w:cs="Arial"/>
            <w:color w:val="000000"/>
            <w:sz w:val="24"/>
            <w:szCs w:val="24"/>
          </w:rPr>
          <w:t xml:space="preserve"> </w:t>
        </w:r>
      </w:ins>
      <w:r w:rsidRPr="00863342">
        <w:rPr>
          <w:rFonts w:ascii="Arial" w:hAnsi="Arial" w:cs="Arial"/>
          <w:color w:val="000000"/>
          <w:sz w:val="24"/>
          <w:szCs w:val="24"/>
        </w:rPr>
        <w:t>de riesgos</w:t>
      </w:r>
      <w:del w:id="183" w:author="Angelo Mondaca Vergara" w:date="2020-02-10T20:23:00Z">
        <w:r w:rsidRPr="00863342" w:rsidDel="00947DC3">
          <w:rPr>
            <w:rFonts w:ascii="Arial" w:hAnsi="Arial" w:cs="Arial"/>
            <w:color w:val="000000"/>
            <w:sz w:val="24"/>
            <w:szCs w:val="24"/>
          </w:rPr>
          <w:delText>,</w:delText>
        </w:r>
      </w:del>
      <w:r w:rsidRPr="00863342">
        <w:rPr>
          <w:rFonts w:ascii="Arial" w:hAnsi="Arial" w:cs="Arial"/>
          <w:color w:val="000000"/>
          <w:sz w:val="24"/>
          <w:szCs w:val="24"/>
        </w:rPr>
        <w:t xml:space="preserve"> </w:t>
      </w:r>
      <w:del w:id="184" w:author="Angelo Mondaca Vergara" w:date="2020-02-10T20:23:00Z">
        <w:r w:rsidRPr="00863342" w:rsidDel="00947DC3">
          <w:rPr>
            <w:rFonts w:ascii="Arial" w:hAnsi="Arial" w:cs="Arial"/>
            <w:color w:val="000000"/>
            <w:sz w:val="24"/>
            <w:szCs w:val="24"/>
          </w:rPr>
          <w:delText>áreas,</w:delText>
        </w:r>
        <w:r w:rsidR="00161D31" w:rsidDel="00947DC3">
          <w:rPr>
            <w:rFonts w:ascii="Arial" w:hAnsi="Arial" w:cs="Arial"/>
            <w:color w:val="000000"/>
            <w:sz w:val="24"/>
            <w:szCs w:val="24"/>
          </w:rPr>
          <w:delText xml:space="preserve"> </w:delText>
        </w:r>
        <w:r w:rsidRPr="00863342" w:rsidDel="00947DC3">
          <w:rPr>
            <w:rFonts w:ascii="Arial" w:hAnsi="Arial" w:cs="Arial"/>
            <w:color w:val="000000"/>
            <w:sz w:val="24"/>
            <w:szCs w:val="24"/>
          </w:rPr>
          <w:delText xml:space="preserve">procesos y tareas críticas </w:delText>
        </w:r>
      </w:del>
      <w:r w:rsidRPr="00863342">
        <w:rPr>
          <w:rFonts w:ascii="Arial" w:hAnsi="Arial" w:cs="Arial"/>
          <w:color w:val="000000"/>
          <w:sz w:val="24"/>
          <w:szCs w:val="24"/>
        </w:rPr>
        <w:t xml:space="preserve">de acuerdo a </w:t>
      </w:r>
      <w:del w:id="185" w:author="Angelo Mondaca Vergara" w:date="2020-02-10T20:24:00Z">
        <w:r w:rsidRPr="00863342" w:rsidDel="00947DC3">
          <w:rPr>
            <w:rFonts w:ascii="Arial" w:hAnsi="Arial" w:cs="Arial"/>
            <w:color w:val="000000"/>
            <w:sz w:val="24"/>
            <w:szCs w:val="24"/>
          </w:rPr>
          <w:delText xml:space="preserve">una </w:delText>
        </w:r>
      </w:del>
      <w:ins w:id="186" w:author="Angelo Mondaca Vergara" w:date="2020-02-10T20:24:00Z">
        <w:r w:rsidR="00947DC3">
          <w:rPr>
            <w:rFonts w:ascii="Arial" w:hAnsi="Arial" w:cs="Arial"/>
            <w:color w:val="000000"/>
            <w:sz w:val="24"/>
            <w:szCs w:val="24"/>
          </w:rPr>
          <w:t>la</w:t>
        </w:r>
        <w:r w:rsidR="00947DC3" w:rsidRPr="00863342">
          <w:rPr>
            <w:rFonts w:ascii="Arial" w:hAnsi="Arial" w:cs="Arial"/>
            <w:color w:val="000000"/>
            <w:sz w:val="24"/>
            <w:szCs w:val="24"/>
          </w:rPr>
          <w:t xml:space="preserve"> </w:t>
        </w:r>
      </w:ins>
      <w:r w:rsidRPr="00863342">
        <w:rPr>
          <w:rFonts w:ascii="Arial" w:hAnsi="Arial" w:cs="Arial"/>
          <w:color w:val="000000"/>
          <w:sz w:val="24"/>
          <w:szCs w:val="24"/>
        </w:rPr>
        <w:t>identificación de los peligros</w:t>
      </w:r>
      <w:ins w:id="187" w:author="Angelo Mondaca Vergara" w:date="2020-02-10T20:24:00Z">
        <w:r w:rsidR="00947DC3">
          <w:rPr>
            <w:rFonts w:ascii="Arial" w:hAnsi="Arial" w:cs="Arial"/>
            <w:color w:val="000000"/>
            <w:sz w:val="24"/>
            <w:szCs w:val="24"/>
          </w:rPr>
          <w:t xml:space="preserve"> en la Plantas de Oxígeno</w:t>
        </w:r>
      </w:ins>
      <w:del w:id="188" w:author="Angelo Mondaca Vergara" w:date="2020-02-10T20:24:00Z">
        <w:r w:rsidRPr="00863342" w:rsidDel="00947DC3">
          <w:rPr>
            <w:rFonts w:ascii="Arial" w:hAnsi="Arial" w:cs="Arial"/>
            <w:color w:val="000000"/>
            <w:sz w:val="24"/>
            <w:szCs w:val="24"/>
          </w:rPr>
          <w:delText xml:space="preserve"> y una evaluación de los riesgos</w:delText>
        </w:r>
      </w:del>
      <w:r w:rsidRPr="00863342">
        <w:rPr>
          <w:rFonts w:ascii="Arial" w:hAnsi="Arial" w:cs="Arial"/>
          <w:color w:val="000000"/>
          <w:sz w:val="24"/>
          <w:szCs w:val="24"/>
        </w:rPr>
        <w:t>.</w:t>
      </w:r>
    </w:p>
    <w:p w14:paraId="5E5F0E6C" w14:textId="77777777" w:rsidR="00161D31" w:rsidRDefault="00161D31" w:rsidP="00CB175E">
      <w:pPr>
        <w:autoSpaceDE w:val="0"/>
        <w:autoSpaceDN w:val="0"/>
        <w:adjustRightInd w:val="0"/>
        <w:spacing w:after="0" w:line="240" w:lineRule="auto"/>
        <w:jc w:val="both"/>
        <w:rPr>
          <w:rFonts w:ascii="Arial" w:hAnsi="Arial" w:cs="Arial"/>
          <w:b/>
          <w:bCs/>
          <w:color w:val="000000"/>
          <w:sz w:val="24"/>
          <w:szCs w:val="24"/>
        </w:rPr>
      </w:pPr>
    </w:p>
    <w:p w14:paraId="7FB91F9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20</w:t>
      </w:r>
    </w:p>
    <w:p w14:paraId="7BFE0CAA"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5C38DF1A" w14:textId="77777777" w:rsidR="00F01086" w:rsidRDefault="00CD0342"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La línea de mando </w:t>
      </w:r>
      <w:r w:rsidR="00F01086" w:rsidRPr="00863342">
        <w:rPr>
          <w:rFonts w:ascii="Arial" w:hAnsi="Arial" w:cs="Arial"/>
          <w:color w:val="000000"/>
          <w:sz w:val="24"/>
          <w:szCs w:val="24"/>
        </w:rPr>
        <w:t>capacitar</w:t>
      </w:r>
      <w:r>
        <w:rPr>
          <w:rFonts w:ascii="Arial" w:hAnsi="Arial" w:cs="Arial"/>
          <w:color w:val="000000"/>
          <w:sz w:val="24"/>
          <w:szCs w:val="24"/>
        </w:rPr>
        <w:t>á</w:t>
      </w:r>
      <w:r w:rsidR="00F01086" w:rsidRPr="00863342">
        <w:rPr>
          <w:rFonts w:ascii="Arial" w:hAnsi="Arial" w:cs="Arial"/>
          <w:color w:val="000000"/>
          <w:sz w:val="24"/>
          <w:szCs w:val="24"/>
        </w:rPr>
        <w:t xml:space="preserve"> y entrenar</w:t>
      </w:r>
      <w:r>
        <w:rPr>
          <w:rFonts w:ascii="Arial" w:hAnsi="Arial" w:cs="Arial"/>
          <w:color w:val="000000"/>
          <w:sz w:val="24"/>
          <w:szCs w:val="24"/>
        </w:rPr>
        <w:t>á</w:t>
      </w:r>
      <w:r w:rsidR="00F01086" w:rsidRPr="00863342">
        <w:rPr>
          <w:rFonts w:ascii="Arial" w:hAnsi="Arial" w:cs="Arial"/>
          <w:color w:val="000000"/>
          <w:sz w:val="24"/>
          <w:szCs w:val="24"/>
        </w:rPr>
        <w:t xml:space="preserve"> a su personal</w:t>
      </w:r>
      <w:ins w:id="189" w:author="Angelo Mondaca Vergara" w:date="2020-02-10T20:26:00Z">
        <w:r w:rsidR="00947DC3">
          <w:rPr>
            <w:rFonts w:ascii="Arial" w:hAnsi="Arial" w:cs="Arial"/>
            <w:color w:val="000000"/>
            <w:sz w:val="24"/>
            <w:szCs w:val="24"/>
          </w:rPr>
          <w:t>.</w:t>
        </w:r>
      </w:ins>
      <w:del w:id="190" w:author="Angelo Mondaca Vergara" w:date="2020-02-10T20:26:00Z">
        <w:r w:rsidR="00F01086" w:rsidRPr="00863342" w:rsidDel="00947DC3">
          <w:rPr>
            <w:rFonts w:ascii="Arial" w:hAnsi="Arial" w:cs="Arial"/>
            <w:color w:val="000000"/>
            <w:sz w:val="24"/>
            <w:szCs w:val="24"/>
          </w:rPr>
          <w:delText>;</w:delText>
        </w:r>
      </w:del>
      <w:r w:rsidR="00F01086" w:rsidRPr="00863342">
        <w:rPr>
          <w:rFonts w:ascii="Arial" w:hAnsi="Arial" w:cs="Arial"/>
          <w:color w:val="000000"/>
          <w:sz w:val="24"/>
          <w:szCs w:val="24"/>
        </w:rPr>
        <w:t xml:space="preserve"> </w:t>
      </w:r>
      <w:del w:id="191" w:author="Angelo Mondaca Vergara" w:date="2020-02-10T20:26:00Z">
        <w:r w:rsidR="00F01086" w:rsidRPr="00863342" w:rsidDel="00947DC3">
          <w:rPr>
            <w:rFonts w:ascii="Arial" w:hAnsi="Arial" w:cs="Arial"/>
            <w:color w:val="000000"/>
            <w:sz w:val="24"/>
            <w:szCs w:val="24"/>
          </w:rPr>
          <w:delText xml:space="preserve">estas </w:delText>
        </w:r>
      </w:del>
      <w:ins w:id="192" w:author="Angelo Mondaca Vergara" w:date="2020-02-10T20:26:00Z">
        <w:r w:rsidR="00947DC3">
          <w:rPr>
            <w:rFonts w:ascii="Arial" w:hAnsi="Arial" w:cs="Arial"/>
            <w:color w:val="000000"/>
            <w:sz w:val="24"/>
            <w:szCs w:val="24"/>
          </w:rPr>
          <w:t>E</w:t>
        </w:r>
        <w:r w:rsidR="00947DC3" w:rsidRPr="00863342">
          <w:rPr>
            <w:rFonts w:ascii="Arial" w:hAnsi="Arial" w:cs="Arial"/>
            <w:color w:val="000000"/>
            <w:sz w:val="24"/>
            <w:szCs w:val="24"/>
          </w:rPr>
          <w:t xml:space="preserve">stas </w:t>
        </w:r>
      </w:ins>
      <w:r w:rsidR="00F01086" w:rsidRPr="00863342">
        <w:rPr>
          <w:rFonts w:ascii="Arial" w:hAnsi="Arial" w:cs="Arial"/>
          <w:color w:val="000000"/>
          <w:sz w:val="24"/>
          <w:szCs w:val="24"/>
        </w:rPr>
        <w:t>actividades debe</w:t>
      </w:r>
      <w:del w:id="193" w:author="Angelo Mondaca Vergara" w:date="2020-02-10T20:26:00Z">
        <w:r w:rsidR="00F01086" w:rsidRPr="00863342" w:rsidDel="00947DC3">
          <w:rPr>
            <w:rFonts w:ascii="Arial" w:hAnsi="Arial" w:cs="Arial"/>
            <w:color w:val="000000"/>
            <w:sz w:val="24"/>
            <w:szCs w:val="24"/>
          </w:rPr>
          <w:delText>rá</w:delText>
        </w:r>
      </w:del>
      <w:r w:rsidR="00F01086" w:rsidRPr="00863342">
        <w:rPr>
          <w:rFonts w:ascii="Arial" w:hAnsi="Arial" w:cs="Arial"/>
          <w:color w:val="000000"/>
          <w:sz w:val="24"/>
          <w:szCs w:val="24"/>
        </w:rPr>
        <w:t>n estar de</w:t>
      </w:r>
      <w:r w:rsidR="00161D31">
        <w:rPr>
          <w:rFonts w:ascii="Arial" w:hAnsi="Arial" w:cs="Arial"/>
          <w:color w:val="000000"/>
          <w:sz w:val="24"/>
          <w:szCs w:val="24"/>
        </w:rPr>
        <w:t xml:space="preserve"> </w:t>
      </w:r>
      <w:r w:rsidR="00F01086" w:rsidRPr="00863342">
        <w:rPr>
          <w:rFonts w:ascii="Arial" w:hAnsi="Arial" w:cs="Arial"/>
          <w:color w:val="000000"/>
          <w:sz w:val="24"/>
          <w:szCs w:val="24"/>
        </w:rPr>
        <w:t>acuerdo al grado, nivel o magnitud de riesgo de las operaciones. Se deberá llevar un registro del personal capacitado,</w:t>
      </w:r>
      <w:r w:rsidR="00161D31">
        <w:rPr>
          <w:rFonts w:ascii="Arial" w:hAnsi="Arial" w:cs="Arial"/>
          <w:color w:val="000000"/>
          <w:sz w:val="24"/>
          <w:szCs w:val="24"/>
        </w:rPr>
        <w:t xml:space="preserve"> </w:t>
      </w:r>
      <w:r w:rsidR="00F01086" w:rsidRPr="00863342">
        <w:rPr>
          <w:rFonts w:ascii="Arial" w:hAnsi="Arial" w:cs="Arial"/>
          <w:color w:val="000000"/>
          <w:sz w:val="24"/>
          <w:szCs w:val="24"/>
        </w:rPr>
        <w:t>la materia tratada y la entidad o persona que efectuó la capacitación o el entrenamiento (charlas, cursos, etc.).</w:t>
      </w:r>
    </w:p>
    <w:p w14:paraId="0CD3C057" w14:textId="77777777" w:rsidR="00CD0342" w:rsidRDefault="00CD0342" w:rsidP="00CB175E">
      <w:pPr>
        <w:autoSpaceDE w:val="0"/>
        <w:autoSpaceDN w:val="0"/>
        <w:adjustRightInd w:val="0"/>
        <w:spacing w:after="0" w:line="240" w:lineRule="auto"/>
        <w:jc w:val="both"/>
        <w:rPr>
          <w:rFonts w:ascii="Arial" w:hAnsi="Arial" w:cs="Arial"/>
          <w:color w:val="000000"/>
          <w:sz w:val="24"/>
          <w:szCs w:val="24"/>
        </w:rPr>
      </w:pPr>
    </w:p>
    <w:p w14:paraId="32867F8E" w14:textId="77777777" w:rsidR="00CD0342" w:rsidRDefault="00CD0342"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La capacitación y entrenamiento de todo el personal de esta Planta, constituye un requisito obligatorio.</w:t>
      </w:r>
    </w:p>
    <w:p w14:paraId="6CD83C08"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3E83E9C1"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21</w:t>
      </w:r>
    </w:p>
    <w:p w14:paraId="65AB6BD9"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7C5562C2"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Por su parte</w:t>
      </w:r>
      <w:del w:id="194" w:author="Angelo Mondaca Vergara" w:date="2020-02-10T20:29:00Z">
        <w:r w:rsidRPr="00863342" w:rsidDel="00FF09D1">
          <w:rPr>
            <w:rFonts w:ascii="Arial" w:hAnsi="Arial" w:cs="Arial"/>
            <w:color w:val="000000"/>
            <w:sz w:val="24"/>
            <w:szCs w:val="24"/>
          </w:rPr>
          <w:delText>,</w:delText>
        </w:r>
      </w:del>
      <w:r w:rsidRPr="00863342">
        <w:rPr>
          <w:rFonts w:ascii="Arial" w:hAnsi="Arial" w:cs="Arial"/>
          <w:color w:val="000000"/>
          <w:sz w:val="24"/>
          <w:szCs w:val="24"/>
        </w:rPr>
        <w:t xml:space="preserve"> </w:t>
      </w:r>
      <w:del w:id="195" w:author="Angelo Mondaca Vergara" w:date="2020-02-13T11:03:00Z">
        <w:r w:rsidRPr="00863342" w:rsidDel="00B32A71">
          <w:rPr>
            <w:rFonts w:ascii="Arial" w:hAnsi="Arial" w:cs="Arial"/>
            <w:color w:val="000000"/>
            <w:sz w:val="24"/>
            <w:szCs w:val="24"/>
          </w:rPr>
          <w:delText>la Unida Plantas</w:delText>
        </w:r>
      </w:del>
      <w:ins w:id="196" w:author="Angelo Mondaca Vergara" w:date="2020-02-13T11:03:00Z">
        <w:r w:rsidR="00B32A71">
          <w:rPr>
            <w:rFonts w:ascii="Arial" w:hAnsi="Arial" w:cs="Arial"/>
            <w:color w:val="000000"/>
            <w:sz w:val="24"/>
            <w:szCs w:val="24"/>
          </w:rPr>
          <w:t>el área Plantas</w:t>
        </w:r>
      </w:ins>
      <w:r w:rsidRPr="00863342">
        <w:rPr>
          <w:rFonts w:ascii="Arial" w:hAnsi="Arial" w:cs="Arial"/>
          <w:color w:val="000000"/>
          <w:sz w:val="24"/>
          <w:szCs w:val="24"/>
        </w:rPr>
        <w:t xml:space="preserve"> de Oxígeno, a través de la línea de mando, debe</w:t>
      </w:r>
      <w:del w:id="197" w:author="Angelo Mondaca Vergara" w:date="2020-02-13T11:04:00Z">
        <w:r w:rsidRPr="00863342" w:rsidDel="00B32A71">
          <w:rPr>
            <w:rFonts w:ascii="Arial" w:hAnsi="Arial" w:cs="Arial"/>
            <w:color w:val="000000"/>
            <w:sz w:val="24"/>
            <w:szCs w:val="24"/>
          </w:rPr>
          <w:delText>rá</w:delText>
        </w:r>
      </w:del>
      <w:r w:rsidRPr="00863342">
        <w:rPr>
          <w:rFonts w:ascii="Arial" w:hAnsi="Arial" w:cs="Arial"/>
          <w:color w:val="000000"/>
          <w:sz w:val="24"/>
          <w:szCs w:val="24"/>
        </w:rPr>
        <w:t xml:space="preserve"> adoptar las medidas necesarias</w:t>
      </w:r>
      <w:r w:rsidR="00161D31">
        <w:rPr>
          <w:rFonts w:ascii="Arial" w:hAnsi="Arial" w:cs="Arial"/>
          <w:color w:val="000000"/>
          <w:sz w:val="24"/>
          <w:szCs w:val="24"/>
        </w:rPr>
        <w:t xml:space="preserve"> </w:t>
      </w:r>
      <w:r w:rsidRPr="00863342">
        <w:rPr>
          <w:rFonts w:ascii="Arial" w:hAnsi="Arial" w:cs="Arial"/>
          <w:color w:val="000000"/>
          <w:sz w:val="24"/>
          <w:szCs w:val="24"/>
        </w:rPr>
        <w:t xml:space="preserve">para la seguridad de los trabajadores, de las instalaciones y de los equipos, </w:t>
      </w:r>
      <w:r w:rsidR="00CD0342" w:rsidRPr="00863342">
        <w:rPr>
          <w:rFonts w:ascii="Arial" w:hAnsi="Arial" w:cs="Arial"/>
          <w:color w:val="000000"/>
          <w:sz w:val="24"/>
          <w:szCs w:val="24"/>
        </w:rPr>
        <w:t>aun</w:t>
      </w:r>
      <w:r w:rsidRPr="00863342">
        <w:rPr>
          <w:rFonts w:ascii="Arial" w:hAnsi="Arial" w:cs="Arial"/>
          <w:color w:val="000000"/>
          <w:sz w:val="24"/>
          <w:szCs w:val="24"/>
        </w:rPr>
        <w:t xml:space="preserve"> cuando no estén indicadas o</w:t>
      </w:r>
      <w:r w:rsidR="00161D31">
        <w:rPr>
          <w:rFonts w:ascii="Arial" w:hAnsi="Arial" w:cs="Arial"/>
          <w:color w:val="000000"/>
          <w:sz w:val="24"/>
          <w:szCs w:val="24"/>
        </w:rPr>
        <w:t xml:space="preserve"> </w:t>
      </w:r>
      <w:r w:rsidRPr="00863342">
        <w:rPr>
          <w:rFonts w:ascii="Arial" w:hAnsi="Arial" w:cs="Arial"/>
          <w:color w:val="000000"/>
          <w:sz w:val="24"/>
          <w:szCs w:val="24"/>
        </w:rPr>
        <w:t>establecidas en este Reglamento. Dichas medidas deberán darse a conocer al personal a través de conductos o</w:t>
      </w:r>
      <w:r w:rsidR="00161D31">
        <w:rPr>
          <w:rFonts w:ascii="Arial" w:hAnsi="Arial" w:cs="Arial"/>
          <w:color w:val="000000"/>
          <w:sz w:val="24"/>
          <w:szCs w:val="24"/>
        </w:rPr>
        <w:t xml:space="preserve"> </w:t>
      </w:r>
      <w:r w:rsidRPr="00863342">
        <w:rPr>
          <w:rFonts w:ascii="Arial" w:hAnsi="Arial" w:cs="Arial"/>
          <w:color w:val="000000"/>
          <w:sz w:val="24"/>
          <w:szCs w:val="24"/>
        </w:rPr>
        <w:t xml:space="preserve">medios que garanticen su plena difusión y comprensión, de acuerdo a lo dispuesto en el Artículo Nº </w:t>
      </w:r>
      <w:del w:id="198" w:author="Angelo Mondaca Vergara" w:date="2020-02-13T15:22:00Z">
        <w:r w:rsidRPr="00863342" w:rsidDel="005E53DE">
          <w:rPr>
            <w:rFonts w:ascii="Arial" w:hAnsi="Arial" w:cs="Arial"/>
            <w:color w:val="000000"/>
            <w:sz w:val="24"/>
            <w:szCs w:val="24"/>
          </w:rPr>
          <w:delText xml:space="preserve">18 </w:delText>
        </w:r>
      </w:del>
      <w:ins w:id="199" w:author="Angelo Mondaca Vergara" w:date="2020-02-13T15:22:00Z">
        <w:r w:rsidR="005E53DE">
          <w:rPr>
            <w:rFonts w:ascii="Arial" w:hAnsi="Arial" w:cs="Arial"/>
            <w:color w:val="000000"/>
            <w:sz w:val="24"/>
            <w:szCs w:val="24"/>
          </w:rPr>
          <w:t>31</w:t>
        </w:r>
        <w:r w:rsidR="005E53DE" w:rsidRPr="00863342">
          <w:rPr>
            <w:rFonts w:ascii="Arial" w:hAnsi="Arial" w:cs="Arial"/>
            <w:color w:val="000000"/>
            <w:sz w:val="24"/>
            <w:szCs w:val="24"/>
          </w:rPr>
          <w:t xml:space="preserve"> </w:t>
        </w:r>
      </w:ins>
      <w:r w:rsidRPr="00863342">
        <w:rPr>
          <w:rFonts w:ascii="Arial" w:hAnsi="Arial" w:cs="Arial"/>
          <w:color w:val="000000"/>
          <w:sz w:val="24"/>
          <w:szCs w:val="24"/>
        </w:rPr>
        <w:t>del Decreto</w:t>
      </w:r>
      <w:r w:rsidR="00161D31">
        <w:rPr>
          <w:rFonts w:ascii="Arial" w:hAnsi="Arial" w:cs="Arial"/>
          <w:color w:val="000000"/>
          <w:sz w:val="24"/>
          <w:szCs w:val="24"/>
        </w:rPr>
        <w:t xml:space="preserve"> </w:t>
      </w:r>
      <w:r w:rsidRPr="00863342">
        <w:rPr>
          <w:rFonts w:ascii="Arial" w:hAnsi="Arial" w:cs="Arial"/>
          <w:color w:val="000000"/>
          <w:sz w:val="24"/>
          <w:szCs w:val="24"/>
        </w:rPr>
        <w:t xml:space="preserve">Supremo </w:t>
      </w:r>
      <w:del w:id="200" w:author="Angelo Mondaca Vergara" w:date="2020-02-10T15:28:00Z">
        <w:r w:rsidR="00D260C2" w:rsidDel="00A45BAE">
          <w:rPr>
            <w:rFonts w:ascii="Arial" w:hAnsi="Arial" w:cs="Arial"/>
            <w:color w:val="000000"/>
            <w:sz w:val="24"/>
            <w:szCs w:val="24"/>
          </w:rPr>
          <w:delText>Nº 72</w:delText>
        </w:r>
      </w:del>
      <w:ins w:id="201"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xml:space="preserve"> Reglamento de Seguridad Minera.</w:t>
      </w:r>
    </w:p>
    <w:p w14:paraId="72BAA123"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7CC4B4DF"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22</w:t>
      </w:r>
    </w:p>
    <w:p w14:paraId="215BC447"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5885959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Ningún trabajador </w:t>
      </w:r>
      <w:r w:rsidR="00CD0342">
        <w:rPr>
          <w:rFonts w:ascii="Arial" w:hAnsi="Arial" w:cs="Arial"/>
          <w:color w:val="000000"/>
          <w:sz w:val="24"/>
          <w:szCs w:val="24"/>
        </w:rPr>
        <w:t>se</w:t>
      </w:r>
      <w:r w:rsidRPr="00863342">
        <w:rPr>
          <w:rFonts w:ascii="Arial" w:hAnsi="Arial" w:cs="Arial"/>
          <w:color w:val="000000"/>
          <w:sz w:val="24"/>
          <w:szCs w:val="24"/>
        </w:rPr>
        <w:t xml:space="preserve"> expon</w:t>
      </w:r>
      <w:r w:rsidR="00CD0342">
        <w:rPr>
          <w:rFonts w:ascii="Arial" w:hAnsi="Arial" w:cs="Arial"/>
          <w:color w:val="000000"/>
          <w:sz w:val="24"/>
          <w:szCs w:val="24"/>
        </w:rPr>
        <w:t>drá</w:t>
      </w:r>
      <w:r w:rsidRPr="00863342">
        <w:rPr>
          <w:rFonts w:ascii="Arial" w:hAnsi="Arial" w:cs="Arial"/>
          <w:color w:val="000000"/>
          <w:sz w:val="24"/>
          <w:szCs w:val="24"/>
        </w:rPr>
        <w:t xml:space="preserve"> a riesgos innecesarios al ejecutar sus tareas diarias, ni </w:t>
      </w:r>
      <w:r w:rsidR="00CD0342">
        <w:rPr>
          <w:rFonts w:ascii="Arial" w:hAnsi="Arial" w:cs="Arial"/>
          <w:color w:val="000000"/>
          <w:sz w:val="24"/>
          <w:szCs w:val="24"/>
        </w:rPr>
        <w:t>desarrollará</w:t>
      </w:r>
      <w:r w:rsidRPr="00863342">
        <w:rPr>
          <w:rFonts w:ascii="Arial" w:hAnsi="Arial" w:cs="Arial"/>
          <w:color w:val="000000"/>
          <w:sz w:val="24"/>
          <w:szCs w:val="24"/>
        </w:rPr>
        <w:t xml:space="preserve"> sus</w:t>
      </w:r>
      <w:r w:rsidR="00161D31">
        <w:rPr>
          <w:rFonts w:ascii="Arial" w:hAnsi="Arial" w:cs="Arial"/>
          <w:color w:val="000000"/>
          <w:sz w:val="24"/>
          <w:szCs w:val="24"/>
        </w:rPr>
        <w:t xml:space="preserve"> </w:t>
      </w:r>
      <w:r w:rsidRPr="00863342">
        <w:rPr>
          <w:rFonts w:ascii="Arial" w:hAnsi="Arial" w:cs="Arial"/>
          <w:color w:val="000000"/>
          <w:sz w:val="24"/>
          <w:szCs w:val="24"/>
        </w:rPr>
        <w:t>labores en un lugar de trabajo inseguro o en condiciones subestándares, excepto cuando sea con el propósito de</w:t>
      </w:r>
      <w:r w:rsidR="00161D31">
        <w:rPr>
          <w:rFonts w:ascii="Arial" w:hAnsi="Arial" w:cs="Arial"/>
          <w:color w:val="000000"/>
          <w:sz w:val="24"/>
          <w:szCs w:val="24"/>
        </w:rPr>
        <w:t xml:space="preserve"> </w:t>
      </w:r>
      <w:r w:rsidRPr="00863342">
        <w:rPr>
          <w:rFonts w:ascii="Arial" w:hAnsi="Arial" w:cs="Arial"/>
          <w:color w:val="000000"/>
          <w:sz w:val="24"/>
          <w:szCs w:val="24"/>
        </w:rPr>
        <w:t xml:space="preserve">dejarlo en condiciones seguras, y sólo después </w:t>
      </w:r>
      <w:r w:rsidRPr="00863342">
        <w:rPr>
          <w:rFonts w:ascii="Arial" w:hAnsi="Arial" w:cs="Arial"/>
          <w:color w:val="000000"/>
          <w:sz w:val="24"/>
          <w:szCs w:val="24"/>
        </w:rPr>
        <w:lastRenderedPageBreak/>
        <w:t>que se hayan adoptado las precauciones y medidas de seguridad</w:t>
      </w:r>
      <w:r w:rsidR="00161D31">
        <w:rPr>
          <w:rFonts w:ascii="Arial" w:hAnsi="Arial" w:cs="Arial"/>
          <w:color w:val="000000"/>
          <w:sz w:val="24"/>
          <w:szCs w:val="24"/>
        </w:rPr>
        <w:t xml:space="preserve"> </w:t>
      </w:r>
      <w:r w:rsidRPr="00863342">
        <w:rPr>
          <w:rFonts w:ascii="Arial" w:hAnsi="Arial" w:cs="Arial"/>
          <w:color w:val="000000"/>
          <w:sz w:val="24"/>
          <w:szCs w:val="24"/>
        </w:rPr>
        <w:t>adecuadas para proteger al trabajador mientras ejecuta dicho trabajo, supervigilado por el supervisor a cargo.</w:t>
      </w:r>
    </w:p>
    <w:p w14:paraId="17C955E5" w14:textId="77777777" w:rsidR="00161D31" w:rsidRDefault="00161D31" w:rsidP="00CB175E">
      <w:pPr>
        <w:autoSpaceDE w:val="0"/>
        <w:autoSpaceDN w:val="0"/>
        <w:adjustRightInd w:val="0"/>
        <w:spacing w:after="0" w:line="240" w:lineRule="auto"/>
        <w:jc w:val="both"/>
        <w:rPr>
          <w:rFonts w:ascii="Arial" w:hAnsi="Arial" w:cs="Arial"/>
          <w:color w:val="000000"/>
          <w:sz w:val="24"/>
          <w:szCs w:val="24"/>
        </w:rPr>
      </w:pPr>
    </w:p>
    <w:p w14:paraId="21F0EBF7" w14:textId="77777777" w:rsidR="00CD0342" w:rsidRPr="00863342" w:rsidDel="005E53DE" w:rsidRDefault="00CD0342" w:rsidP="00CB175E">
      <w:pPr>
        <w:autoSpaceDE w:val="0"/>
        <w:autoSpaceDN w:val="0"/>
        <w:adjustRightInd w:val="0"/>
        <w:spacing w:after="0" w:line="240" w:lineRule="auto"/>
        <w:jc w:val="both"/>
        <w:rPr>
          <w:del w:id="202" w:author="Angelo Mondaca Vergara" w:date="2020-02-13T15:25:00Z"/>
          <w:rFonts w:ascii="Arial" w:hAnsi="Arial" w:cs="Arial"/>
          <w:color w:val="000000"/>
          <w:sz w:val="24"/>
          <w:szCs w:val="24"/>
        </w:rPr>
      </w:pPr>
    </w:p>
    <w:p w14:paraId="329917EE"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23</w:t>
      </w:r>
    </w:p>
    <w:p w14:paraId="3637DDF4"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184AA0FA" w14:textId="500324C5"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El </w:t>
      </w:r>
      <w:del w:id="203" w:author="Mondaca Vergara Angelo Rodolfo (Codelco-Chuquicamata)" w:date="2025-09-14T06:19:00Z" w16du:dateUtc="2025-09-14T09:19:00Z">
        <w:r w:rsidRPr="00863342" w:rsidDel="008F7396">
          <w:rPr>
            <w:rFonts w:ascii="Arial" w:hAnsi="Arial" w:cs="Arial"/>
            <w:color w:val="000000"/>
            <w:sz w:val="24"/>
            <w:szCs w:val="24"/>
          </w:rPr>
          <w:delText xml:space="preserve">supervisor </w:delText>
        </w:r>
      </w:del>
      <w:ins w:id="204" w:author="Mondaca Vergara Angelo Rodolfo (Codelco-Chuquicamata)" w:date="2025-09-14T06:19:00Z" w16du:dateUtc="2025-09-14T09:19:00Z">
        <w:r w:rsidR="008F7396">
          <w:rPr>
            <w:rFonts w:ascii="Arial" w:hAnsi="Arial" w:cs="Arial"/>
            <w:color w:val="000000"/>
            <w:sz w:val="24"/>
            <w:szCs w:val="24"/>
          </w:rPr>
          <w:t>S</w:t>
        </w:r>
        <w:r w:rsidR="008F7396" w:rsidRPr="00863342">
          <w:rPr>
            <w:rFonts w:ascii="Arial" w:hAnsi="Arial" w:cs="Arial"/>
            <w:color w:val="000000"/>
            <w:sz w:val="24"/>
            <w:szCs w:val="24"/>
          </w:rPr>
          <w:t xml:space="preserve">upervisor </w:t>
        </w:r>
      </w:ins>
      <w:del w:id="205" w:author="Mondaca Vergara Angelo Rodolfo (Codelco-Chuquicamata)" w:date="2025-09-14T06:19:00Z" w16du:dateUtc="2025-09-14T09:19:00Z">
        <w:r w:rsidRPr="00863342" w:rsidDel="008F7396">
          <w:rPr>
            <w:rFonts w:ascii="Arial" w:hAnsi="Arial" w:cs="Arial"/>
            <w:color w:val="000000"/>
            <w:sz w:val="24"/>
            <w:szCs w:val="24"/>
          </w:rPr>
          <w:delText>o jefe</w:delText>
        </w:r>
      </w:del>
      <w:ins w:id="206" w:author="Angelo Mondaca Vergara" w:date="2020-02-21T11:17:00Z">
        <w:del w:id="207" w:author="Mondaca Vergara Angelo Rodolfo (Codelco-Chuquicamata)" w:date="2025-09-14T06:19:00Z" w16du:dateUtc="2025-09-14T09:19:00Z">
          <w:r w:rsidR="0026209B" w:rsidDel="008F7396">
            <w:rPr>
              <w:rFonts w:ascii="Arial" w:hAnsi="Arial" w:cs="Arial"/>
              <w:color w:val="000000"/>
              <w:sz w:val="24"/>
              <w:szCs w:val="24"/>
            </w:rPr>
            <w:delText>Ingeniero</w:delText>
          </w:r>
        </w:del>
      </w:ins>
      <w:del w:id="208" w:author="Mondaca Vergara Angelo Rodolfo (Codelco-Chuquicamata)" w:date="2025-09-14T06:19:00Z" w16du:dateUtc="2025-09-14T09:19:00Z">
        <w:r w:rsidRPr="00863342" w:rsidDel="008F7396">
          <w:rPr>
            <w:rFonts w:ascii="Arial" w:hAnsi="Arial" w:cs="Arial"/>
            <w:color w:val="000000"/>
            <w:sz w:val="24"/>
            <w:szCs w:val="24"/>
          </w:rPr>
          <w:delText xml:space="preserve"> </w:delText>
        </w:r>
      </w:del>
      <w:r w:rsidRPr="00863342">
        <w:rPr>
          <w:rFonts w:ascii="Arial" w:hAnsi="Arial" w:cs="Arial"/>
          <w:color w:val="000000"/>
          <w:sz w:val="24"/>
          <w:szCs w:val="24"/>
        </w:rPr>
        <w:t xml:space="preserve">a cargo de un trabajador recién contratado o transferido, </w:t>
      </w:r>
      <w:r w:rsidR="00F264AD">
        <w:rPr>
          <w:rFonts w:ascii="Arial" w:hAnsi="Arial" w:cs="Arial"/>
          <w:color w:val="000000"/>
          <w:sz w:val="24"/>
          <w:szCs w:val="24"/>
        </w:rPr>
        <w:t>evaluará</w:t>
      </w:r>
      <w:r w:rsidRPr="00863342">
        <w:rPr>
          <w:rFonts w:ascii="Arial" w:hAnsi="Arial" w:cs="Arial"/>
          <w:color w:val="000000"/>
          <w:sz w:val="24"/>
          <w:szCs w:val="24"/>
        </w:rPr>
        <w:t xml:space="preserve"> la experiencia que</w:t>
      </w:r>
      <w:r w:rsidR="00161D31">
        <w:rPr>
          <w:rFonts w:ascii="Arial" w:hAnsi="Arial" w:cs="Arial"/>
          <w:color w:val="000000"/>
          <w:sz w:val="24"/>
          <w:szCs w:val="24"/>
        </w:rPr>
        <w:t xml:space="preserve"> </w:t>
      </w:r>
      <w:r w:rsidRPr="00863342">
        <w:rPr>
          <w:rFonts w:ascii="Arial" w:hAnsi="Arial" w:cs="Arial"/>
          <w:color w:val="000000"/>
          <w:sz w:val="24"/>
          <w:szCs w:val="24"/>
        </w:rPr>
        <w:t xml:space="preserve">éste tiene para el trabajo que se le ha asignado y </w:t>
      </w:r>
      <w:r w:rsidR="00E020F0">
        <w:rPr>
          <w:rFonts w:ascii="Arial" w:hAnsi="Arial" w:cs="Arial"/>
          <w:color w:val="000000"/>
          <w:sz w:val="24"/>
          <w:szCs w:val="24"/>
        </w:rPr>
        <w:t>lo instruirá e informará</w:t>
      </w:r>
      <w:r w:rsidRPr="00863342">
        <w:rPr>
          <w:rFonts w:ascii="Arial" w:hAnsi="Arial" w:cs="Arial"/>
          <w:color w:val="000000"/>
          <w:sz w:val="24"/>
          <w:szCs w:val="24"/>
        </w:rPr>
        <w:t xml:space="preserve"> sobre los riesgos asociados al</w:t>
      </w:r>
      <w:r w:rsidR="00161D31">
        <w:rPr>
          <w:rFonts w:ascii="Arial" w:hAnsi="Arial" w:cs="Arial"/>
          <w:color w:val="000000"/>
          <w:sz w:val="24"/>
          <w:szCs w:val="24"/>
        </w:rPr>
        <w:t xml:space="preserve"> </w:t>
      </w:r>
      <w:r w:rsidRPr="00863342">
        <w:rPr>
          <w:rFonts w:ascii="Arial" w:hAnsi="Arial" w:cs="Arial"/>
          <w:color w:val="000000"/>
          <w:sz w:val="24"/>
          <w:szCs w:val="24"/>
        </w:rPr>
        <w:t xml:space="preserve">trabajo que va a desarrollar y de la </w:t>
      </w:r>
      <w:r w:rsidR="00E020F0">
        <w:rPr>
          <w:rFonts w:ascii="Arial" w:hAnsi="Arial" w:cs="Arial"/>
          <w:color w:val="000000"/>
          <w:sz w:val="24"/>
          <w:szCs w:val="24"/>
        </w:rPr>
        <w:t>ejecución segura de sus deberes como requisito obligatorio.</w:t>
      </w:r>
    </w:p>
    <w:p w14:paraId="020E474E"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78D21C73"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24</w:t>
      </w:r>
    </w:p>
    <w:p w14:paraId="2F9A72EC" w14:textId="77777777" w:rsidR="00161D31" w:rsidRPr="00863342" w:rsidRDefault="00161D31" w:rsidP="00CB175E">
      <w:pPr>
        <w:autoSpaceDE w:val="0"/>
        <w:autoSpaceDN w:val="0"/>
        <w:adjustRightInd w:val="0"/>
        <w:spacing w:after="0" w:line="240" w:lineRule="auto"/>
        <w:jc w:val="both"/>
        <w:rPr>
          <w:rFonts w:ascii="Arial" w:hAnsi="Arial" w:cs="Arial"/>
          <w:b/>
          <w:bCs/>
          <w:color w:val="000000"/>
          <w:sz w:val="24"/>
          <w:szCs w:val="24"/>
        </w:rPr>
      </w:pPr>
    </w:p>
    <w:p w14:paraId="53379DFA" w14:textId="77777777" w:rsidR="005E53DE" w:rsidRDefault="00F01086" w:rsidP="00CB175E">
      <w:pPr>
        <w:autoSpaceDE w:val="0"/>
        <w:autoSpaceDN w:val="0"/>
        <w:adjustRightInd w:val="0"/>
        <w:spacing w:after="0" w:line="240" w:lineRule="auto"/>
        <w:jc w:val="both"/>
        <w:rPr>
          <w:ins w:id="209" w:author="Angelo Mondaca Vergara" w:date="2020-02-13T15:31:00Z"/>
          <w:rFonts w:ascii="Arial" w:hAnsi="Arial" w:cs="Arial"/>
          <w:color w:val="000000"/>
          <w:sz w:val="24"/>
          <w:szCs w:val="24"/>
        </w:rPr>
      </w:pPr>
      <w:r w:rsidRPr="00863342">
        <w:rPr>
          <w:rFonts w:ascii="Arial" w:hAnsi="Arial" w:cs="Arial"/>
          <w:color w:val="000000"/>
          <w:sz w:val="24"/>
          <w:szCs w:val="24"/>
        </w:rPr>
        <w:t xml:space="preserve">Los trabajadores deben estar </w:t>
      </w:r>
      <w:del w:id="210" w:author="Angelo Mondaca Vergara" w:date="2020-02-13T15:27:00Z">
        <w:r w:rsidRPr="00863342" w:rsidDel="005E53DE">
          <w:rPr>
            <w:rFonts w:ascii="Arial" w:hAnsi="Arial" w:cs="Arial"/>
            <w:color w:val="000000"/>
            <w:sz w:val="24"/>
            <w:szCs w:val="24"/>
          </w:rPr>
          <w:delText xml:space="preserve">advertidos </w:delText>
        </w:r>
      </w:del>
      <w:ins w:id="211" w:author="Angelo Mondaca Vergara" w:date="2020-02-13T15:27:00Z">
        <w:r w:rsidR="005E53DE">
          <w:rPr>
            <w:rFonts w:ascii="Arial" w:hAnsi="Arial" w:cs="Arial"/>
            <w:color w:val="000000"/>
            <w:sz w:val="24"/>
            <w:szCs w:val="24"/>
          </w:rPr>
          <w:t>preparados para detectar e identificar</w:t>
        </w:r>
        <w:r w:rsidR="005E53DE" w:rsidRPr="00863342">
          <w:rPr>
            <w:rFonts w:ascii="Arial" w:hAnsi="Arial" w:cs="Arial"/>
            <w:color w:val="000000"/>
            <w:sz w:val="24"/>
            <w:szCs w:val="24"/>
          </w:rPr>
          <w:t xml:space="preserve"> </w:t>
        </w:r>
      </w:ins>
      <w:del w:id="212" w:author="Angelo Mondaca Vergara" w:date="2020-02-13T15:28:00Z">
        <w:r w:rsidRPr="00863342" w:rsidDel="005E53DE">
          <w:rPr>
            <w:rFonts w:ascii="Arial" w:hAnsi="Arial" w:cs="Arial"/>
            <w:color w:val="000000"/>
            <w:sz w:val="24"/>
            <w:szCs w:val="24"/>
          </w:rPr>
          <w:delText>de evitar</w:delText>
        </w:r>
      </w:del>
      <w:ins w:id="213" w:author="Angelo Mondaca Vergara" w:date="2020-02-13T15:28:00Z">
        <w:r w:rsidR="005E53DE">
          <w:rPr>
            <w:rFonts w:ascii="Arial" w:hAnsi="Arial" w:cs="Arial"/>
            <w:color w:val="000000"/>
            <w:sz w:val="24"/>
            <w:szCs w:val="24"/>
          </w:rPr>
          <w:t>las</w:t>
        </w:r>
      </w:ins>
      <w:r w:rsidRPr="00863342">
        <w:rPr>
          <w:rFonts w:ascii="Arial" w:hAnsi="Arial" w:cs="Arial"/>
          <w:color w:val="000000"/>
          <w:sz w:val="24"/>
          <w:szCs w:val="24"/>
        </w:rPr>
        <w:t xml:space="preserve"> fugas</w:t>
      </w:r>
      <w:ins w:id="214" w:author="Angelo Mondaca Vergara" w:date="2020-02-13T15:26:00Z">
        <w:r w:rsidR="005E53DE">
          <w:rPr>
            <w:rFonts w:ascii="Arial" w:hAnsi="Arial" w:cs="Arial"/>
            <w:color w:val="000000"/>
            <w:sz w:val="24"/>
            <w:szCs w:val="24"/>
          </w:rPr>
          <w:t xml:space="preserve"> cualquiera sea su causa, tipo u origen,</w:t>
        </w:r>
      </w:ins>
      <w:r w:rsidRPr="00863342">
        <w:rPr>
          <w:rFonts w:ascii="Arial" w:hAnsi="Arial" w:cs="Arial"/>
          <w:color w:val="000000"/>
          <w:sz w:val="24"/>
          <w:szCs w:val="24"/>
        </w:rPr>
        <w:t xml:space="preserve"> </w:t>
      </w:r>
      <w:ins w:id="215" w:author="Angelo Mondaca Vergara" w:date="2020-02-13T15:28:00Z">
        <w:r w:rsidR="005E53DE">
          <w:rPr>
            <w:rFonts w:ascii="Arial" w:hAnsi="Arial" w:cs="Arial"/>
            <w:color w:val="000000"/>
            <w:sz w:val="24"/>
            <w:szCs w:val="24"/>
          </w:rPr>
          <w:t xml:space="preserve">e instruidos </w:t>
        </w:r>
      </w:ins>
      <w:del w:id="216" w:author="Angelo Mondaca Vergara" w:date="2020-02-13T15:28:00Z">
        <w:r w:rsidRPr="00863342" w:rsidDel="005E53DE">
          <w:rPr>
            <w:rFonts w:ascii="Arial" w:hAnsi="Arial" w:cs="Arial"/>
            <w:color w:val="000000"/>
            <w:sz w:val="24"/>
            <w:szCs w:val="24"/>
          </w:rPr>
          <w:delText xml:space="preserve">y totalmente instruidos </w:delText>
        </w:r>
      </w:del>
      <w:r w:rsidRPr="00863342">
        <w:rPr>
          <w:rFonts w:ascii="Arial" w:hAnsi="Arial" w:cs="Arial"/>
          <w:color w:val="000000"/>
          <w:sz w:val="24"/>
          <w:szCs w:val="24"/>
        </w:rPr>
        <w:t xml:space="preserve">para tomar las acciones </w:t>
      </w:r>
      <w:del w:id="217" w:author="Angelo Mondaca Vergara" w:date="2020-02-13T15:29:00Z">
        <w:r w:rsidRPr="00863342" w:rsidDel="005E53DE">
          <w:rPr>
            <w:rFonts w:ascii="Arial" w:hAnsi="Arial" w:cs="Arial"/>
            <w:color w:val="000000"/>
            <w:sz w:val="24"/>
            <w:szCs w:val="24"/>
          </w:rPr>
          <w:delText>correctas en</w:delText>
        </w:r>
        <w:r w:rsidR="00161D31" w:rsidDel="005E53DE">
          <w:rPr>
            <w:rFonts w:ascii="Arial" w:hAnsi="Arial" w:cs="Arial"/>
            <w:color w:val="000000"/>
            <w:sz w:val="24"/>
            <w:szCs w:val="24"/>
          </w:rPr>
          <w:delText xml:space="preserve"> </w:delText>
        </w:r>
        <w:r w:rsidRPr="00863342" w:rsidDel="005E53DE">
          <w:rPr>
            <w:rFonts w:ascii="Arial" w:hAnsi="Arial" w:cs="Arial"/>
            <w:color w:val="000000"/>
            <w:sz w:val="24"/>
            <w:szCs w:val="24"/>
          </w:rPr>
          <w:delText>caso que ocurra</w:delText>
        </w:r>
      </w:del>
      <w:ins w:id="218" w:author="Angelo Mondaca Vergara" w:date="2020-02-13T15:29:00Z">
        <w:r w:rsidR="005E53DE">
          <w:rPr>
            <w:rFonts w:ascii="Arial" w:hAnsi="Arial" w:cs="Arial"/>
            <w:color w:val="000000"/>
            <w:sz w:val="24"/>
            <w:szCs w:val="24"/>
          </w:rPr>
          <w:t>correspondientes para su normalización</w:t>
        </w:r>
      </w:ins>
      <w:r w:rsidRPr="00863342">
        <w:rPr>
          <w:rFonts w:ascii="Arial" w:hAnsi="Arial" w:cs="Arial"/>
          <w:color w:val="000000"/>
          <w:sz w:val="24"/>
          <w:szCs w:val="24"/>
        </w:rPr>
        <w:t xml:space="preserve">. </w:t>
      </w:r>
      <w:ins w:id="219" w:author="Angelo Mondaca Vergara" w:date="2020-02-13T15:31:00Z">
        <w:r w:rsidR="005E53DE">
          <w:rPr>
            <w:rFonts w:ascii="Arial" w:hAnsi="Arial" w:cs="Arial"/>
            <w:color w:val="000000"/>
            <w:sz w:val="24"/>
            <w:szCs w:val="24"/>
          </w:rPr>
          <w:t>Todo trabajador de POX debe estar instruido, entrenado y evaluado en el correspondiente Plan de Emergencia (PLE).</w:t>
        </w:r>
      </w:ins>
    </w:p>
    <w:p w14:paraId="17B45C49" w14:textId="77777777" w:rsidR="00F01086" w:rsidDel="005E53DE" w:rsidRDefault="00F01086" w:rsidP="00CB175E">
      <w:pPr>
        <w:autoSpaceDE w:val="0"/>
        <w:autoSpaceDN w:val="0"/>
        <w:adjustRightInd w:val="0"/>
        <w:spacing w:after="0" w:line="240" w:lineRule="auto"/>
        <w:jc w:val="both"/>
        <w:rPr>
          <w:del w:id="220" w:author="Angelo Mondaca Vergara" w:date="2020-02-13T15:31:00Z"/>
          <w:rFonts w:ascii="Arial" w:hAnsi="Arial" w:cs="Arial"/>
          <w:color w:val="000000"/>
          <w:sz w:val="24"/>
          <w:szCs w:val="24"/>
        </w:rPr>
      </w:pPr>
      <w:del w:id="221" w:author="Angelo Mondaca Vergara" w:date="2020-02-13T15:31:00Z">
        <w:r w:rsidRPr="00863342" w:rsidDel="005E53DE">
          <w:rPr>
            <w:rFonts w:ascii="Arial" w:hAnsi="Arial" w:cs="Arial"/>
            <w:color w:val="000000"/>
            <w:sz w:val="24"/>
            <w:szCs w:val="24"/>
          </w:rPr>
          <w:delText>Cada trabajador debe saber que hacer en caso de emergencia y debe estar totalmente informado</w:delText>
        </w:r>
        <w:r w:rsidR="00161D31" w:rsidDel="005E53DE">
          <w:rPr>
            <w:rFonts w:ascii="Arial" w:hAnsi="Arial" w:cs="Arial"/>
            <w:color w:val="000000"/>
            <w:sz w:val="24"/>
            <w:szCs w:val="24"/>
          </w:rPr>
          <w:delText xml:space="preserve"> </w:delText>
        </w:r>
        <w:r w:rsidRPr="00863342" w:rsidDel="005E53DE">
          <w:rPr>
            <w:rFonts w:ascii="Arial" w:hAnsi="Arial" w:cs="Arial"/>
            <w:color w:val="000000"/>
            <w:sz w:val="24"/>
            <w:szCs w:val="24"/>
          </w:rPr>
          <w:delText>de los procedimientos de primeros auxilios.</w:delText>
        </w:r>
      </w:del>
    </w:p>
    <w:p w14:paraId="7D451589" w14:textId="77777777" w:rsidR="00161D31" w:rsidRPr="00863342" w:rsidRDefault="00161D31" w:rsidP="00CB175E">
      <w:pPr>
        <w:autoSpaceDE w:val="0"/>
        <w:autoSpaceDN w:val="0"/>
        <w:adjustRightInd w:val="0"/>
        <w:spacing w:after="0" w:line="240" w:lineRule="auto"/>
        <w:jc w:val="both"/>
        <w:rPr>
          <w:rFonts w:ascii="Arial" w:hAnsi="Arial" w:cs="Arial"/>
          <w:color w:val="000000"/>
          <w:sz w:val="24"/>
          <w:szCs w:val="24"/>
        </w:rPr>
      </w:pPr>
    </w:p>
    <w:p w14:paraId="5E5831BD"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25</w:t>
      </w:r>
    </w:p>
    <w:p w14:paraId="7878FAFF" w14:textId="77777777" w:rsidR="00740675" w:rsidRPr="00863342" w:rsidRDefault="00740675" w:rsidP="00CB175E">
      <w:pPr>
        <w:autoSpaceDE w:val="0"/>
        <w:autoSpaceDN w:val="0"/>
        <w:adjustRightInd w:val="0"/>
        <w:spacing w:after="0" w:line="240" w:lineRule="auto"/>
        <w:jc w:val="both"/>
        <w:rPr>
          <w:rFonts w:ascii="Arial" w:hAnsi="Arial" w:cs="Arial"/>
          <w:b/>
          <w:bCs/>
          <w:color w:val="000000"/>
          <w:sz w:val="24"/>
          <w:szCs w:val="24"/>
        </w:rPr>
      </w:pPr>
    </w:p>
    <w:p w14:paraId="5441F296" w14:textId="77777777" w:rsidR="00F01086" w:rsidRDefault="00E020F0"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A l</w:t>
      </w:r>
      <w:r w:rsidR="00F01086" w:rsidRPr="00863342">
        <w:rPr>
          <w:rFonts w:ascii="Arial" w:hAnsi="Arial" w:cs="Arial"/>
          <w:color w:val="000000"/>
          <w:sz w:val="24"/>
          <w:szCs w:val="24"/>
        </w:rPr>
        <w:t xml:space="preserve">os trabajadores </w:t>
      </w:r>
      <w:r>
        <w:rPr>
          <w:rFonts w:ascii="Arial" w:hAnsi="Arial" w:cs="Arial"/>
          <w:color w:val="000000"/>
          <w:sz w:val="24"/>
          <w:szCs w:val="24"/>
        </w:rPr>
        <w:t>se les instruirá</w:t>
      </w:r>
      <w:r w:rsidR="00F01086" w:rsidRPr="00863342">
        <w:rPr>
          <w:rFonts w:ascii="Arial" w:hAnsi="Arial" w:cs="Arial"/>
          <w:color w:val="000000"/>
          <w:sz w:val="24"/>
          <w:szCs w:val="24"/>
        </w:rPr>
        <w:t xml:space="preserve"> debidamente en el uso de los equipos y sistemas contra incendio, alarmas</w:t>
      </w:r>
      <w:r w:rsidR="00740675">
        <w:rPr>
          <w:rFonts w:ascii="Arial" w:hAnsi="Arial" w:cs="Arial"/>
          <w:color w:val="000000"/>
          <w:sz w:val="24"/>
          <w:szCs w:val="24"/>
        </w:rPr>
        <w:t xml:space="preserve"> </w:t>
      </w:r>
      <w:r w:rsidR="00F01086" w:rsidRPr="00863342">
        <w:rPr>
          <w:rFonts w:ascii="Arial" w:hAnsi="Arial" w:cs="Arial"/>
          <w:color w:val="000000"/>
          <w:sz w:val="24"/>
          <w:szCs w:val="24"/>
        </w:rPr>
        <w:t>de incendio y/o de emergencias y equipos de detección de emergencias (válvulas e interruptor), del uso y propósito</w:t>
      </w:r>
      <w:r w:rsidR="00740675">
        <w:rPr>
          <w:rFonts w:ascii="Arial" w:hAnsi="Arial" w:cs="Arial"/>
          <w:color w:val="000000"/>
          <w:sz w:val="24"/>
          <w:szCs w:val="24"/>
        </w:rPr>
        <w:t xml:space="preserve"> </w:t>
      </w:r>
      <w:r w:rsidR="00F01086" w:rsidRPr="00863342">
        <w:rPr>
          <w:rFonts w:ascii="Arial" w:hAnsi="Arial" w:cs="Arial"/>
          <w:color w:val="000000"/>
          <w:sz w:val="24"/>
          <w:szCs w:val="24"/>
        </w:rPr>
        <w:t>de</w:t>
      </w:r>
      <w:r>
        <w:rPr>
          <w:rFonts w:ascii="Arial" w:hAnsi="Arial" w:cs="Arial"/>
          <w:color w:val="000000"/>
          <w:sz w:val="24"/>
          <w:szCs w:val="24"/>
        </w:rPr>
        <w:t>l equipo de protección personal; d</w:t>
      </w:r>
      <w:r w:rsidR="00F01086" w:rsidRPr="00863342">
        <w:rPr>
          <w:rFonts w:ascii="Arial" w:hAnsi="Arial" w:cs="Arial"/>
          <w:color w:val="000000"/>
          <w:sz w:val="24"/>
          <w:szCs w:val="24"/>
        </w:rPr>
        <w:t>el uso de duchas de seguridad, lavaojos y fuentes de agua más cercanas para</w:t>
      </w:r>
      <w:r w:rsidR="00740675">
        <w:rPr>
          <w:rFonts w:ascii="Arial" w:hAnsi="Arial" w:cs="Arial"/>
          <w:color w:val="000000"/>
          <w:sz w:val="24"/>
          <w:szCs w:val="24"/>
        </w:rPr>
        <w:t xml:space="preserve"> </w:t>
      </w:r>
      <w:r>
        <w:rPr>
          <w:rFonts w:ascii="Arial" w:hAnsi="Arial" w:cs="Arial"/>
          <w:color w:val="000000"/>
          <w:sz w:val="24"/>
          <w:szCs w:val="24"/>
        </w:rPr>
        <w:t>ser utilizados</w:t>
      </w:r>
      <w:r w:rsidR="00F01086" w:rsidRPr="00863342">
        <w:rPr>
          <w:rFonts w:ascii="Arial" w:hAnsi="Arial" w:cs="Arial"/>
          <w:color w:val="000000"/>
          <w:sz w:val="24"/>
          <w:szCs w:val="24"/>
        </w:rPr>
        <w:t xml:space="preserve"> en caso de emergencia.</w:t>
      </w:r>
    </w:p>
    <w:p w14:paraId="01043857" w14:textId="77777777" w:rsidR="00F80A0A" w:rsidRPr="00863342" w:rsidRDefault="00F80A0A" w:rsidP="00CB175E">
      <w:pPr>
        <w:autoSpaceDE w:val="0"/>
        <w:autoSpaceDN w:val="0"/>
        <w:adjustRightInd w:val="0"/>
        <w:spacing w:after="0" w:line="240" w:lineRule="auto"/>
        <w:jc w:val="both"/>
        <w:rPr>
          <w:rFonts w:ascii="Arial" w:hAnsi="Arial" w:cs="Arial"/>
          <w:color w:val="000000"/>
          <w:sz w:val="24"/>
          <w:szCs w:val="24"/>
        </w:rPr>
      </w:pPr>
    </w:p>
    <w:p w14:paraId="19F21EE6"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26</w:t>
      </w:r>
    </w:p>
    <w:p w14:paraId="7898275B" w14:textId="77777777" w:rsidR="00F80A0A" w:rsidRPr="00863342" w:rsidRDefault="00F80A0A" w:rsidP="00CB175E">
      <w:pPr>
        <w:autoSpaceDE w:val="0"/>
        <w:autoSpaceDN w:val="0"/>
        <w:adjustRightInd w:val="0"/>
        <w:spacing w:after="0" w:line="240" w:lineRule="auto"/>
        <w:jc w:val="both"/>
        <w:rPr>
          <w:rFonts w:ascii="Arial" w:hAnsi="Arial" w:cs="Arial"/>
          <w:b/>
          <w:bCs/>
          <w:color w:val="000000"/>
          <w:sz w:val="24"/>
          <w:szCs w:val="24"/>
        </w:rPr>
      </w:pPr>
    </w:p>
    <w:p w14:paraId="002AD68B"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Todos los trabajadores involucrados en las operaciones (almacenamiento, operación) en las Plantas de Oxígeno,</w:t>
      </w:r>
      <w:r w:rsidR="006D0746">
        <w:rPr>
          <w:rFonts w:ascii="Arial" w:hAnsi="Arial" w:cs="Arial"/>
          <w:color w:val="000000"/>
          <w:sz w:val="24"/>
          <w:szCs w:val="24"/>
        </w:rPr>
        <w:t xml:space="preserve"> recibirán</w:t>
      </w:r>
      <w:r w:rsidRPr="00863342">
        <w:rPr>
          <w:rFonts w:ascii="Arial" w:hAnsi="Arial" w:cs="Arial"/>
          <w:color w:val="000000"/>
          <w:sz w:val="24"/>
          <w:szCs w:val="24"/>
        </w:rPr>
        <w:t xml:space="preserve"> capacitación y entrenamiento completo respecto a las siguientes materias relacionadas con el oxígeno</w:t>
      </w:r>
      <w:r w:rsidR="00F80A0A">
        <w:rPr>
          <w:rFonts w:ascii="Arial" w:hAnsi="Arial" w:cs="Arial"/>
          <w:color w:val="000000"/>
          <w:sz w:val="24"/>
          <w:szCs w:val="24"/>
        </w:rPr>
        <w:t xml:space="preserve"> </w:t>
      </w:r>
      <w:r w:rsidRPr="00863342">
        <w:rPr>
          <w:rFonts w:ascii="Arial" w:hAnsi="Arial" w:cs="Arial"/>
          <w:color w:val="000000"/>
          <w:sz w:val="24"/>
          <w:szCs w:val="24"/>
        </w:rPr>
        <w:t>y nitrógeno:</w:t>
      </w:r>
    </w:p>
    <w:p w14:paraId="067553C3" w14:textId="77777777" w:rsidR="00F80A0A" w:rsidRPr="00863342" w:rsidRDefault="00F80A0A" w:rsidP="00CB175E">
      <w:pPr>
        <w:autoSpaceDE w:val="0"/>
        <w:autoSpaceDN w:val="0"/>
        <w:adjustRightInd w:val="0"/>
        <w:spacing w:after="0" w:line="240" w:lineRule="auto"/>
        <w:jc w:val="both"/>
        <w:rPr>
          <w:rFonts w:ascii="Arial" w:hAnsi="Arial" w:cs="Arial"/>
          <w:color w:val="000000"/>
          <w:sz w:val="24"/>
          <w:szCs w:val="24"/>
        </w:rPr>
      </w:pPr>
    </w:p>
    <w:p w14:paraId="5E1B1B55" w14:textId="77777777" w:rsidR="00F01086" w:rsidRDefault="00F01086" w:rsidP="006D0746">
      <w:pPr>
        <w:pStyle w:val="Prrafodelista"/>
        <w:numPr>
          <w:ilvl w:val="0"/>
          <w:numId w:val="18"/>
        </w:numPr>
        <w:autoSpaceDE w:val="0"/>
        <w:autoSpaceDN w:val="0"/>
        <w:adjustRightInd w:val="0"/>
        <w:spacing w:after="0" w:line="240" w:lineRule="auto"/>
        <w:jc w:val="both"/>
        <w:rPr>
          <w:rFonts w:ascii="Arial" w:hAnsi="Arial" w:cs="Arial"/>
          <w:color w:val="000000"/>
          <w:sz w:val="24"/>
          <w:szCs w:val="24"/>
        </w:rPr>
      </w:pPr>
      <w:r w:rsidRPr="006D0746">
        <w:rPr>
          <w:rFonts w:ascii="Arial" w:hAnsi="Arial" w:cs="Arial"/>
          <w:color w:val="000000"/>
          <w:sz w:val="24"/>
          <w:szCs w:val="24"/>
        </w:rPr>
        <w:t>Instrucción y simulacros periódicos de las instalaciones, propósito y uso de los equipos contra incendio,</w:t>
      </w:r>
      <w:r w:rsidR="00F80A0A" w:rsidRPr="006D0746">
        <w:rPr>
          <w:rFonts w:ascii="Arial" w:hAnsi="Arial" w:cs="Arial"/>
          <w:color w:val="000000"/>
          <w:sz w:val="24"/>
          <w:szCs w:val="24"/>
        </w:rPr>
        <w:t xml:space="preserve"> </w:t>
      </w:r>
      <w:r w:rsidRPr="006D0746">
        <w:rPr>
          <w:rFonts w:ascii="Arial" w:hAnsi="Arial" w:cs="Arial"/>
          <w:color w:val="000000"/>
          <w:sz w:val="24"/>
          <w:szCs w:val="24"/>
        </w:rPr>
        <w:t>alarmas de incendio y equipos de detección de emergencia.</w:t>
      </w:r>
    </w:p>
    <w:p w14:paraId="50F47CA2" w14:textId="77777777" w:rsidR="006D0746" w:rsidRPr="006D0746" w:rsidRDefault="006D0746" w:rsidP="006D0746">
      <w:pPr>
        <w:pStyle w:val="Prrafodelista"/>
        <w:autoSpaceDE w:val="0"/>
        <w:autoSpaceDN w:val="0"/>
        <w:adjustRightInd w:val="0"/>
        <w:spacing w:after="0" w:line="240" w:lineRule="auto"/>
        <w:jc w:val="both"/>
        <w:rPr>
          <w:rFonts w:ascii="Arial" w:hAnsi="Arial" w:cs="Arial"/>
          <w:color w:val="000000"/>
          <w:sz w:val="24"/>
          <w:szCs w:val="24"/>
        </w:rPr>
      </w:pPr>
    </w:p>
    <w:p w14:paraId="4E5E2400" w14:textId="77777777" w:rsidR="00F01086" w:rsidRDefault="00F01086" w:rsidP="006D0746">
      <w:pPr>
        <w:pStyle w:val="Prrafodelista"/>
        <w:numPr>
          <w:ilvl w:val="0"/>
          <w:numId w:val="18"/>
        </w:numPr>
        <w:autoSpaceDE w:val="0"/>
        <w:autoSpaceDN w:val="0"/>
        <w:adjustRightInd w:val="0"/>
        <w:spacing w:after="0" w:line="240" w:lineRule="auto"/>
        <w:jc w:val="both"/>
        <w:rPr>
          <w:rFonts w:ascii="Arial" w:hAnsi="Arial" w:cs="Arial"/>
          <w:color w:val="000000"/>
          <w:sz w:val="24"/>
          <w:szCs w:val="24"/>
        </w:rPr>
      </w:pPr>
      <w:r w:rsidRPr="006D0746">
        <w:rPr>
          <w:rFonts w:ascii="Arial" w:hAnsi="Arial" w:cs="Arial"/>
          <w:color w:val="000000"/>
          <w:sz w:val="24"/>
          <w:szCs w:val="24"/>
        </w:rPr>
        <w:t>Uso del equipo de protección personal.</w:t>
      </w:r>
    </w:p>
    <w:p w14:paraId="0C97E2FA" w14:textId="77777777" w:rsidR="006D0746" w:rsidRPr="006D0746" w:rsidRDefault="006D0746" w:rsidP="006D0746">
      <w:pPr>
        <w:autoSpaceDE w:val="0"/>
        <w:autoSpaceDN w:val="0"/>
        <w:adjustRightInd w:val="0"/>
        <w:spacing w:after="0" w:line="240" w:lineRule="auto"/>
        <w:jc w:val="both"/>
        <w:rPr>
          <w:rFonts w:ascii="Arial" w:hAnsi="Arial" w:cs="Arial"/>
          <w:color w:val="000000"/>
          <w:sz w:val="24"/>
          <w:szCs w:val="24"/>
        </w:rPr>
      </w:pPr>
    </w:p>
    <w:p w14:paraId="39EB5588" w14:textId="77777777" w:rsidR="00F01086" w:rsidRDefault="00F01086" w:rsidP="006D0746">
      <w:pPr>
        <w:pStyle w:val="Prrafodelista"/>
        <w:numPr>
          <w:ilvl w:val="0"/>
          <w:numId w:val="18"/>
        </w:numPr>
        <w:autoSpaceDE w:val="0"/>
        <w:autoSpaceDN w:val="0"/>
        <w:adjustRightInd w:val="0"/>
        <w:spacing w:after="0" w:line="240" w:lineRule="auto"/>
        <w:jc w:val="both"/>
        <w:rPr>
          <w:rFonts w:ascii="Arial" w:hAnsi="Arial" w:cs="Arial"/>
          <w:color w:val="000000"/>
          <w:sz w:val="24"/>
          <w:szCs w:val="24"/>
        </w:rPr>
      </w:pPr>
      <w:r w:rsidRPr="006D0746">
        <w:rPr>
          <w:rFonts w:ascii="Arial" w:hAnsi="Arial" w:cs="Arial"/>
          <w:color w:val="000000"/>
          <w:sz w:val="24"/>
          <w:szCs w:val="24"/>
        </w:rPr>
        <w:t>Instrucción y simulacros o cuestionarios de las instalaciones y sistemas de duchas de seguridad y lavaojos</w:t>
      </w:r>
      <w:del w:id="222" w:author="Angelo Mondaca Vergara" w:date="2020-02-13T15:33:00Z">
        <w:r w:rsidRPr="006D0746" w:rsidDel="00E31AB0">
          <w:rPr>
            <w:rFonts w:ascii="Arial" w:hAnsi="Arial" w:cs="Arial"/>
            <w:color w:val="000000"/>
            <w:sz w:val="24"/>
            <w:szCs w:val="24"/>
          </w:rPr>
          <w:delText>,</w:delText>
        </w:r>
        <w:r w:rsidR="00F80A0A" w:rsidRPr="006D0746" w:rsidDel="00E31AB0">
          <w:rPr>
            <w:rFonts w:ascii="Arial" w:hAnsi="Arial" w:cs="Arial"/>
            <w:color w:val="000000"/>
            <w:sz w:val="24"/>
            <w:szCs w:val="24"/>
          </w:rPr>
          <w:delText xml:space="preserve"> </w:delText>
        </w:r>
        <w:r w:rsidRPr="006D0746" w:rsidDel="00E31AB0">
          <w:rPr>
            <w:rFonts w:ascii="Arial" w:hAnsi="Arial" w:cs="Arial"/>
            <w:color w:val="000000"/>
            <w:sz w:val="24"/>
            <w:szCs w:val="24"/>
          </w:rPr>
          <w:delText>fuente de agua para beber</w:delText>
        </w:r>
      </w:del>
      <w:r w:rsidRPr="006D0746">
        <w:rPr>
          <w:rFonts w:ascii="Arial" w:hAnsi="Arial" w:cs="Arial"/>
          <w:color w:val="000000"/>
          <w:sz w:val="24"/>
          <w:szCs w:val="24"/>
        </w:rPr>
        <w:t>.</w:t>
      </w:r>
    </w:p>
    <w:p w14:paraId="143D0B8A" w14:textId="77777777" w:rsidR="006D0746" w:rsidRPr="006D0746" w:rsidRDefault="006D0746" w:rsidP="006D0746">
      <w:pPr>
        <w:autoSpaceDE w:val="0"/>
        <w:autoSpaceDN w:val="0"/>
        <w:adjustRightInd w:val="0"/>
        <w:spacing w:after="0" w:line="240" w:lineRule="auto"/>
        <w:jc w:val="both"/>
        <w:rPr>
          <w:rFonts w:ascii="Arial" w:hAnsi="Arial" w:cs="Arial"/>
          <w:color w:val="000000"/>
          <w:sz w:val="24"/>
          <w:szCs w:val="24"/>
        </w:rPr>
      </w:pPr>
    </w:p>
    <w:p w14:paraId="04F06B67" w14:textId="77777777" w:rsidR="00F01086" w:rsidRPr="006D0746" w:rsidRDefault="00F01086" w:rsidP="006D0746">
      <w:pPr>
        <w:pStyle w:val="Prrafodelista"/>
        <w:numPr>
          <w:ilvl w:val="0"/>
          <w:numId w:val="18"/>
        </w:numPr>
        <w:autoSpaceDE w:val="0"/>
        <w:autoSpaceDN w:val="0"/>
        <w:adjustRightInd w:val="0"/>
        <w:spacing w:after="0" w:line="240" w:lineRule="auto"/>
        <w:jc w:val="both"/>
        <w:rPr>
          <w:rFonts w:ascii="Arial" w:hAnsi="Arial" w:cs="Arial"/>
          <w:color w:val="000000"/>
          <w:sz w:val="24"/>
          <w:szCs w:val="24"/>
        </w:rPr>
      </w:pPr>
      <w:r w:rsidRPr="006D0746">
        <w:rPr>
          <w:rFonts w:ascii="Arial" w:hAnsi="Arial" w:cs="Arial"/>
          <w:color w:val="000000"/>
          <w:sz w:val="24"/>
          <w:szCs w:val="24"/>
        </w:rPr>
        <w:t>Instrucciones para evitar las inhalaciones de nitrógeno y contacto directo con líquido criogénicos.</w:t>
      </w:r>
    </w:p>
    <w:p w14:paraId="1654FFB9" w14:textId="77777777" w:rsidR="00F80A0A" w:rsidRDefault="00F80A0A" w:rsidP="00CB175E">
      <w:pPr>
        <w:autoSpaceDE w:val="0"/>
        <w:autoSpaceDN w:val="0"/>
        <w:adjustRightInd w:val="0"/>
        <w:spacing w:after="0" w:line="240" w:lineRule="auto"/>
        <w:jc w:val="both"/>
        <w:rPr>
          <w:ins w:id="223" w:author="Angelo Mondaca Vergara" w:date="2020-02-13T15:33:00Z"/>
          <w:rFonts w:ascii="Arial" w:hAnsi="Arial" w:cs="Arial"/>
          <w:b/>
          <w:bCs/>
          <w:color w:val="000000"/>
          <w:sz w:val="24"/>
          <w:szCs w:val="24"/>
        </w:rPr>
      </w:pPr>
    </w:p>
    <w:p w14:paraId="55E3239D" w14:textId="77777777" w:rsidR="00E31AB0" w:rsidDel="009D4931" w:rsidRDefault="00E31AB0" w:rsidP="00CB175E">
      <w:pPr>
        <w:autoSpaceDE w:val="0"/>
        <w:autoSpaceDN w:val="0"/>
        <w:adjustRightInd w:val="0"/>
        <w:spacing w:after="0" w:line="240" w:lineRule="auto"/>
        <w:jc w:val="both"/>
        <w:rPr>
          <w:del w:id="224" w:author="Angelo Mondaca Vergara" w:date="2020-02-21T14:31:00Z"/>
          <w:rFonts w:ascii="Arial" w:hAnsi="Arial" w:cs="Arial"/>
          <w:b/>
          <w:bCs/>
          <w:color w:val="000000"/>
          <w:sz w:val="24"/>
          <w:szCs w:val="24"/>
        </w:rPr>
      </w:pPr>
    </w:p>
    <w:p w14:paraId="05DA1BD9"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27</w:t>
      </w:r>
    </w:p>
    <w:p w14:paraId="1B6B1732" w14:textId="77777777" w:rsidR="00F80A0A" w:rsidRPr="00863342" w:rsidRDefault="00F80A0A" w:rsidP="00CB175E">
      <w:pPr>
        <w:autoSpaceDE w:val="0"/>
        <w:autoSpaceDN w:val="0"/>
        <w:adjustRightInd w:val="0"/>
        <w:spacing w:after="0" w:line="240" w:lineRule="auto"/>
        <w:jc w:val="both"/>
        <w:rPr>
          <w:rFonts w:ascii="Arial" w:hAnsi="Arial" w:cs="Arial"/>
          <w:b/>
          <w:bCs/>
          <w:color w:val="000000"/>
          <w:sz w:val="24"/>
          <w:szCs w:val="24"/>
        </w:rPr>
      </w:pPr>
    </w:p>
    <w:p w14:paraId="766597F3"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 supervisión y/o jefatura en general </w:t>
      </w:r>
      <w:r w:rsidR="005E1DA6">
        <w:rPr>
          <w:rFonts w:ascii="Arial" w:hAnsi="Arial" w:cs="Arial"/>
          <w:color w:val="000000"/>
          <w:sz w:val="24"/>
          <w:szCs w:val="24"/>
        </w:rPr>
        <w:t>conocerá</w:t>
      </w:r>
      <w:r w:rsidRPr="00863342">
        <w:rPr>
          <w:rFonts w:ascii="Arial" w:hAnsi="Arial" w:cs="Arial"/>
          <w:color w:val="000000"/>
          <w:sz w:val="24"/>
          <w:szCs w:val="24"/>
        </w:rPr>
        <w:t xml:space="preserve"> la ubicación de su personal a </w:t>
      </w:r>
      <w:r w:rsidR="005E1DA6">
        <w:rPr>
          <w:rFonts w:ascii="Arial" w:hAnsi="Arial" w:cs="Arial"/>
          <w:color w:val="000000"/>
          <w:sz w:val="24"/>
          <w:szCs w:val="24"/>
        </w:rPr>
        <w:t>cargo que labore o deba efectúe</w:t>
      </w:r>
      <w:r w:rsidR="00F80A0A">
        <w:rPr>
          <w:rFonts w:ascii="Arial" w:hAnsi="Arial" w:cs="Arial"/>
          <w:color w:val="000000"/>
          <w:sz w:val="24"/>
          <w:szCs w:val="24"/>
        </w:rPr>
        <w:t xml:space="preserve"> </w:t>
      </w:r>
      <w:r w:rsidRPr="00863342">
        <w:rPr>
          <w:rFonts w:ascii="Arial" w:hAnsi="Arial" w:cs="Arial"/>
          <w:color w:val="000000"/>
          <w:sz w:val="24"/>
          <w:szCs w:val="24"/>
        </w:rPr>
        <w:t>tareas o trabajos críticos en equipos e instalaciones.</w:t>
      </w:r>
    </w:p>
    <w:p w14:paraId="32834DB9" w14:textId="77777777" w:rsidR="00F80A0A" w:rsidDel="009D4931" w:rsidRDefault="00F80A0A" w:rsidP="00CB175E">
      <w:pPr>
        <w:autoSpaceDE w:val="0"/>
        <w:autoSpaceDN w:val="0"/>
        <w:adjustRightInd w:val="0"/>
        <w:spacing w:after="0" w:line="240" w:lineRule="auto"/>
        <w:jc w:val="both"/>
        <w:rPr>
          <w:del w:id="225" w:author="Angelo Mondaca Vergara" w:date="2020-02-21T14:31:00Z"/>
          <w:rFonts w:ascii="Arial" w:hAnsi="Arial" w:cs="Arial"/>
          <w:color w:val="000000"/>
          <w:sz w:val="24"/>
          <w:szCs w:val="24"/>
        </w:rPr>
      </w:pPr>
    </w:p>
    <w:p w14:paraId="72498334" w14:textId="77777777" w:rsidR="005E1DA6" w:rsidDel="00BE4983" w:rsidRDefault="005E1DA6" w:rsidP="00CB175E">
      <w:pPr>
        <w:autoSpaceDE w:val="0"/>
        <w:autoSpaceDN w:val="0"/>
        <w:adjustRightInd w:val="0"/>
        <w:spacing w:after="0" w:line="240" w:lineRule="auto"/>
        <w:jc w:val="both"/>
        <w:rPr>
          <w:del w:id="226" w:author="Angelo Mondaca Vergara" w:date="2020-02-13T15:33:00Z"/>
          <w:rFonts w:ascii="Arial" w:hAnsi="Arial" w:cs="Arial"/>
          <w:color w:val="000000"/>
          <w:sz w:val="24"/>
          <w:szCs w:val="24"/>
        </w:rPr>
      </w:pPr>
    </w:p>
    <w:p w14:paraId="093B494C" w14:textId="77777777" w:rsidR="005E1DA6" w:rsidDel="00BE4983" w:rsidRDefault="005E1DA6" w:rsidP="00CB175E">
      <w:pPr>
        <w:autoSpaceDE w:val="0"/>
        <w:autoSpaceDN w:val="0"/>
        <w:adjustRightInd w:val="0"/>
        <w:spacing w:after="0" w:line="240" w:lineRule="auto"/>
        <w:jc w:val="both"/>
        <w:rPr>
          <w:del w:id="227" w:author="Angelo Mondaca Vergara" w:date="2020-02-13T15:33:00Z"/>
          <w:rFonts w:ascii="Arial" w:hAnsi="Arial" w:cs="Arial"/>
          <w:color w:val="000000"/>
          <w:sz w:val="24"/>
          <w:szCs w:val="24"/>
        </w:rPr>
      </w:pPr>
    </w:p>
    <w:p w14:paraId="42778F33" w14:textId="77777777" w:rsidR="005E1DA6" w:rsidRPr="00863342" w:rsidDel="00BE4983" w:rsidRDefault="005E1DA6" w:rsidP="00CB175E">
      <w:pPr>
        <w:autoSpaceDE w:val="0"/>
        <w:autoSpaceDN w:val="0"/>
        <w:adjustRightInd w:val="0"/>
        <w:spacing w:after="0" w:line="240" w:lineRule="auto"/>
        <w:jc w:val="both"/>
        <w:rPr>
          <w:del w:id="228" w:author="Angelo Mondaca Vergara" w:date="2020-02-13T15:33:00Z"/>
          <w:rFonts w:ascii="Arial" w:hAnsi="Arial" w:cs="Arial"/>
          <w:color w:val="000000"/>
          <w:sz w:val="24"/>
          <w:szCs w:val="24"/>
        </w:rPr>
      </w:pPr>
    </w:p>
    <w:p w14:paraId="7FBD5FE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28</w:t>
      </w:r>
    </w:p>
    <w:p w14:paraId="1F1532F5" w14:textId="77777777" w:rsidR="00F80A0A" w:rsidRPr="00863342" w:rsidRDefault="00F80A0A" w:rsidP="00CB175E">
      <w:pPr>
        <w:autoSpaceDE w:val="0"/>
        <w:autoSpaceDN w:val="0"/>
        <w:adjustRightInd w:val="0"/>
        <w:spacing w:after="0" w:line="240" w:lineRule="auto"/>
        <w:jc w:val="both"/>
        <w:rPr>
          <w:rFonts w:ascii="Arial" w:hAnsi="Arial" w:cs="Arial"/>
          <w:b/>
          <w:bCs/>
          <w:color w:val="000000"/>
          <w:sz w:val="24"/>
          <w:szCs w:val="24"/>
        </w:rPr>
      </w:pPr>
    </w:p>
    <w:p w14:paraId="0B50953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Toda persona que tenga supervisión sobre los trabajadores, debe exigir el cumplimiento de las normas e instrucciones</w:t>
      </w:r>
      <w:r w:rsidR="00F80A0A">
        <w:rPr>
          <w:rFonts w:ascii="Arial" w:hAnsi="Arial" w:cs="Arial"/>
          <w:color w:val="000000"/>
          <w:sz w:val="24"/>
          <w:szCs w:val="24"/>
        </w:rPr>
        <w:t xml:space="preserve"> </w:t>
      </w:r>
      <w:r w:rsidRPr="00863342">
        <w:rPr>
          <w:rFonts w:ascii="Arial" w:hAnsi="Arial" w:cs="Arial"/>
          <w:color w:val="000000"/>
          <w:sz w:val="24"/>
          <w:szCs w:val="24"/>
        </w:rPr>
        <w:t>de seguridad respecto de las operaciones que estén a su cargo.</w:t>
      </w:r>
    </w:p>
    <w:p w14:paraId="2D79C310" w14:textId="77777777" w:rsidR="00F80A0A" w:rsidRPr="00863342" w:rsidRDefault="00F80A0A" w:rsidP="00CB175E">
      <w:pPr>
        <w:autoSpaceDE w:val="0"/>
        <w:autoSpaceDN w:val="0"/>
        <w:adjustRightInd w:val="0"/>
        <w:spacing w:after="0" w:line="240" w:lineRule="auto"/>
        <w:jc w:val="both"/>
        <w:rPr>
          <w:rFonts w:ascii="Arial" w:hAnsi="Arial" w:cs="Arial"/>
          <w:color w:val="000000"/>
          <w:sz w:val="24"/>
          <w:szCs w:val="24"/>
        </w:rPr>
      </w:pPr>
    </w:p>
    <w:p w14:paraId="333D135B"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29</w:t>
      </w:r>
    </w:p>
    <w:p w14:paraId="491C5C08" w14:textId="77777777" w:rsidR="00F80A0A" w:rsidRPr="00863342" w:rsidRDefault="00F80A0A" w:rsidP="00CB175E">
      <w:pPr>
        <w:autoSpaceDE w:val="0"/>
        <w:autoSpaceDN w:val="0"/>
        <w:adjustRightInd w:val="0"/>
        <w:spacing w:after="0" w:line="240" w:lineRule="auto"/>
        <w:jc w:val="both"/>
        <w:rPr>
          <w:rFonts w:ascii="Arial" w:hAnsi="Arial" w:cs="Arial"/>
          <w:b/>
          <w:bCs/>
          <w:color w:val="000000"/>
          <w:sz w:val="24"/>
          <w:szCs w:val="24"/>
        </w:rPr>
      </w:pPr>
    </w:p>
    <w:p w14:paraId="60036DC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Toda actividad que constituya riesgo de accidente asociado a las operaciones </w:t>
      </w:r>
      <w:del w:id="229" w:author="Angelo Mondaca Vergara" w:date="2020-02-13T15:35:00Z">
        <w:r w:rsidRPr="00863342" w:rsidDel="00BE4983">
          <w:rPr>
            <w:rFonts w:ascii="Arial" w:hAnsi="Arial" w:cs="Arial"/>
            <w:color w:val="000000"/>
            <w:sz w:val="24"/>
            <w:szCs w:val="24"/>
          </w:rPr>
          <w:delText>de</w:delText>
        </w:r>
      </w:del>
      <w:ins w:id="230" w:author="Angelo Mondaca Vergara" w:date="2020-02-13T15:35:00Z">
        <w:r w:rsidR="00BE4983">
          <w:rPr>
            <w:rFonts w:ascii="Arial" w:hAnsi="Arial" w:cs="Arial"/>
            <w:color w:val="000000"/>
            <w:sz w:val="24"/>
            <w:szCs w:val="24"/>
          </w:rPr>
          <w:t>en</w:t>
        </w:r>
      </w:ins>
      <w:r w:rsidRPr="00863342">
        <w:rPr>
          <w:rFonts w:ascii="Arial" w:hAnsi="Arial" w:cs="Arial"/>
          <w:color w:val="000000"/>
          <w:sz w:val="24"/>
          <w:szCs w:val="24"/>
        </w:rPr>
        <w:t xml:space="preserve"> </w:t>
      </w:r>
      <w:del w:id="231" w:author="Angelo Mondaca Vergara" w:date="2020-02-10T15:27:00Z">
        <w:r w:rsidRPr="00863342" w:rsidDel="00157813">
          <w:rPr>
            <w:rFonts w:ascii="Arial" w:hAnsi="Arial" w:cs="Arial"/>
            <w:color w:val="000000"/>
            <w:sz w:val="24"/>
            <w:szCs w:val="24"/>
          </w:rPr>
          <w:delText>la Unidad</w:delText>
        </w:r>
      </w:del>
      <w:ins w:id="232" w:author="Angelo Mondaca Vergara" w:date="2020-02-10T15:27:00Z">
        <w:r w:rsidR="00157813">
          <w:rPr>
            <w:rFonts w:ascii="Arial" w:hAnsi="Arial" w:cs="Arial"/>
            <w:color w:val="000000"/>
            <w:sz w:val="24"/>
            <w:szCs w:val="24"/>
          </w:rPr>
          <w:t xml:space="preserve">el área </w:t>
        </w:r>
      </w:ins>
      <w:ins w:id="233" w:author="Angelo Mondaca Vergara" w:date="2020-02-13T15:35:00Z">
        <w:r w:rsidR="00BE4983">
          <w:rPr>
            <w:rFonts w:ascii="Arial" w:hAnsi="Arial" w:cs="Arial"/>
            <w:color w:val="000000"/>
            <w:sz w:val="24"/>
            <w:szCs w:val="24"/>
          </w:rPr>
          <w:t>de</w:t>
        </w:r>
      </w:ins>
      <w:del w:id="234" w:author="Angelo Mondaca Vergara" w:date="2020-02-13T15:35:00Z">
        <w:r w:rsidRPr="00863342" w:rsidDel="00BE4983">
          <w:rPr>
            <w:rFonts w:ascii="Arial" w:hAnsi="Arial" w:cs="Arial"/>
            <w:color w:val="000000"/>
            <w:sz w:val="24"/>
            <w:szCs w:val="24"/>
          </w:rPr>
          <w:delText xml:space="preserve"> </w:delText>
        </w:r>
      </w:del>
      <w:ins w:id="235" w:author="Angelo Mondaca Vergara" w:date="2020-02-13T15:35:00Z">
        <w:r w:rsidR="00BE4983">
          <w:rPr>
            <w:rFonts w:ascii="Arial" w:hAnsi="Arial" w:cs="Arial"/>
            <w:color w:val="000000"/>
            <w:sz w:val="24"/>
            <w:szCs w:val="24"/>
          </w:rPr>
          <w:t xml:space="preserve"> </w:t>
        </w:r>
      </w:ins>
      <w:r w:rsidRPr="00863342">
        <w:rPr>
          <w:rFonts w:ascii="Arial" w:hAnsi="Arial" w:cs="Arial"/>
          <w:color w:val="000000"/>
          <w:sz w:val="24"/>
          <w:szCs w:val="24"/>
        </w:rPr>
        <w:t>Plantas de Oxígeno, que</w:t>
      </w:r>
      <w:r w:rsidR="00F80A0A">
        <w:rPr>
          <w:rFonts w:ascii="Arial" w:hAnsi="Arial" w:cs="Arial"/>
          <w:color w:val="000000"/>
          <w:sz w:val="24"/>
          <w:szCs w:val="24"/>
        </w:rPr>
        <w:t xml:space="preserve"> </w:t>
      </w:r>
      <w:r w:rsidRPr="00863342">
        <w:rPr>
          <w:rFonts w:ascii="Arial" w:hAnsi="Arial" w:cs="Arial"/>
          <w:color w:val="000000"/>
          <w:sz w:val="24"/>
          <w:szCs w:val="24"/>
        </w:rPr>
        <w:t>no esté contemplada en las normas de este Reglamento, deberá ser prevista y evaluada por el supervisor directo o</w:t>
      </w:r>
      <w:r w:rsidR="00F80A0A">
        <w:rPr>
          <w:rFonts w:ascii="Arial" w:hAnsi="Arial" w:cs="Arial"/>
          <w:color w:val="000000"/>
          <w:sz w:val="24"/>
          <w:szCs w:val="24"/>
        </w:rPr>
        <w:t xml:space="preserve"> </w:t>
      </w:r>
      <w:r w:rsidRPr="00863342">
        <w:rPr>
          <w:rFonts w:ascii="Arial" w:hAnsi="Arial" w:cs="Arial"/>
          <w:color w:val="000000"/>
          <w:sz w:val="24"/>
          <w:szCs w:val="24"/>
        </w:rPr>
        <w:t>jefatura a cargo de las actividades o trabajos que involucren exposición a riesgos de los trabajadores propios de la</w:t>
      </w:r>
      <w:r w:rsidR="00F80A0A">
        <w:rPr>
          <w:rFonts w:ascii="Arial" w:hAnsi="Arial" w:cs="Arial"/>
          <w:color w:val="000000"/>
          <w:sz w:val="24"/>
          <w:szCs w:val="24"/>
        </w:rPr>
        <w:t xml:space="preserve"> </w:t>
      </w:r>
      <w:r w:rsidRPr="00863342">
        <w:rPr>
          <w:rFonts w:ascii="Arial" w:hAnsi="Arial" w:cs="Arial"/>
          <w:color w:val="000000"/>
          <w:sz w:val="24"/>
          <w:szCs w:val="24"/>
        </w:rPr>
        <w:t xml:space="preserve">División o terceros, </w:t>
      </w:r>
      <w:r w:rsidR="005E1DA6">
        <w:rPr>
          <w:rFonts w:ascii="Arial" w:hAnsi="Arial" w:cs="Arial"/>
          <w:color w:val="000000"/>
          <w:sz w:val="24"/>
          <w:szCs w:val="24"/>
        </w:rPr>
        <w:t>disponiendo</w:t>
      </w:r>
      <w:r w:rsidRPr="00863342">
        <w:rPr>
          <w:rFonts w:ascii="Arial" w:hAnsi="Arial" w:cs="Arial"/>
          <w:color w:val="000000"/>
          <w:sz w:val="24"/>
          <w:szCs w:val="24"/>
        </w:rPr>
        <w:t xml:space="preserve"> los controles necesarios para evitar y prevenir accidentes que pudieren</w:t>
      </w:r>
      <w:r w:rsidR="00F80A0A">
        <w:rPr>
          <w:rFonts w:ascii="Arial" w:hAnsi="Arial" w:cs="Arial"/>
          <w:color w:val="000000"/>
          <w:sz w:val="24"/>
          <w:szCs w:val="24"/>
        </w:rPr>
        <w:t xml:space="preserve"> </w:t>
      </w:r>
      <w:r w:rsidRPr="00863342">
        <w:rPr>
          <w:rFonts w:ascii="Arial" w:hAnsi="Arial" w:cs="Arial"/>
          <w:color w:val="000000"/>
          <w:sz w:val="24"/>
          <w:szCs w:val="24"/>
        </w:rPr>
        <w:t>causar lesiones o enfermedades profesionales a las personas y/o daño a los equipos, instalaciones y medio</w:t>
      </w:r>
      <w:r w:rsidR="00266AEC">
        <w:rPr>
          <w:rFonts w:ascii="Arial" w:hAnsi="Arial" w:cs="Arial"/>
          <w:color w:val="000000"/>
          <w:sz w:val="24"/>
          <w:szCs w:val="24"/>
        </w:rPr>
        <w:t xml:space="preserve"> </w:t>
      </w:r>
      <w:r w:rsidRPr="00863342">
        <w:rPr>
          <w:rFonts w:ascii="Arial" w:hAnsi="Arial" w:cs="Arial"/>
          <w:color w:val="000000"/>
          <w:sz w:val="24"/>
          <w:szCs w:val="24"/>
        </w:rPr>
        <w:t>ambiente.</w:t>
      </w:r>
    </w:p>
    <w:p w14:paraId="7E985BF0" w14:textId="77777777" w:rsidR="00266AEC" w:rsidRDefault="00266AEC" w:rsidP="00CB175E">
      <w:pPr>
        <w:autoSpaceDE w:val="0"/>
        <w:autoSpaceDN w:val="0"/>
        <w:adjustRightInd w:val="0"/>
        <w:spacing w:after="0" w:line="240" w:lineRule="auto"/>
        <w:jc w:val="both"/>
        <w:rPr>
          <w:rFonts w:ascii="Arial" w:hAnsi="Arial" w:cs="Arial"/>
          <w:color w:val="000000"/>
          <w:sz w:val="24"/>
          <w:szCs w:val="24"/>
        </w:rPr>
      </w:pPr>
    </w:p>
    <w:p w14:paraId="360BF9CE" w14:textId="77777777" w:rsidR="00266AEC" w:rsidRDefault="00266AEC" w:rsidP="00CB175E">
      <w:pPr>
        <w:autoSpaceDE w:val="0"/>
        <w:autoSpaceDN w:val="0"/>
        <w:adjustRightInd w:val="0"/>
        <w:spacing w:after="0" w:line="240" w:lineRule="auto"/>
        <w:jc w:val="both"/>
        <w:rPr>
          <w:rFonts w:ascii="Arial" w:hAnsi="Arial" w:cs="Arial"/>
          <w:color w:val="000000"/>
          <w:sz w:val="24"/>
          <w:szCs w:val="24"/>
        </w:rPr>
      </w:pPr>
    </w:p>
    <w:p w14:paraId="047B11CE" w14:textId="77777777" w:rsidR="00F01086" w:rsidRPr="00863342" w:rsidRDefault="00F01086" w:rsidP="00266AE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Segundo</w:t>
      </w:r>
    </w:p>
    <w:p w14:paraId="0066C7A2" w14:textId="77777777" w:rsidR="00F01086" w:rsidRDefault="00F01086" w:rsidP="00266AE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De las Obligaciones de los Trabajadores</w:t>
      </w:r>
    </w:p>
    <w:p w14:paraId="02054362" w14:textId="77777777" w:rsidR="00266AEC" w:rsidRPr="00863342" w:rsidRDefault="00266AEC" w:rsidP="00266AEC">
      <w:pPr>
        <w:autoSpaceDE w:val="0"/>
        <w:autoSpaceDN w:val="0"/>
        <w:adjustRightInd w:val="0"/>
        <w:spacing w:after="0" w:line="240" w:lineRule="auto"/>
        <w:jc w:val="center"/>
        <w:rPr>
          <w:rFonts w:ascii="Arial" w:hAnsi="Arial" w:cs="Arial"/>
          <w:b/>
          <w:bCs/>
          <w:color w:val="000000"/>
          <w:sz w:val="24"/>
          <w:szCs w:val="24"/>
        </w:rPr>
      </w:pPr>
    </w:p>
    <w:p w14:paraId="1EF6BC8E"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30</w:t>
      </w:r>
    </w:p>
    <w:p w14:paraId="7AAC4D0A"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3F148529" w14:textId="77777777" w:rsidR="00F01086" w:rsidRDefault="00176E8A"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C</w:t>
      </w:r>
      <w:r w:rsidR="00F01086" w:rsidRPr="00863342">
        <w:rPr>
          <w:rFonts w:ascii="Arial" w:hAnsi="Arial" w:cs="Arial"/>
          <w:color w:val="000000"/>
          <w:sz w:val="24"/>
          <w:szCs w:val="24"/>
        </w:rPr>
        <w:t>ada trabajador respetar</w:t>
      </w:r>
      <w:r>
        <w:rPr>
          <w:rFonts w:ascii="Arial" w:hAnsi="Arial" w:cs="Arial"/>
          <w:color w:val="000000"/>
          <w:sz w:val="24"/>
          <w:szCs w:val="24"/>
        </w:rPr>
        <w:t>á</w:t>
      </w:r>
      <w:r w:rsidR="00F01086" w:rsidRPr="00863342">
        <w:rPr>
          <w:rFonts w:ascii="Arial" w:hAnsi="Arial" w:cs="Arial"/>
          <w:color w:val="000000"/>
          <w:sz w:val="24"/>
          <w:szCs w:val="24"/>
        </w:rPr>
        <w:t xml:space="preserve"> y cumplir</w:t>
      </w:r>
      <w:r>
        <w:rPr>
          <w:rFonts w:ascii="Arial" w:hAnsi="Arial" w:cs="Arial"/>
          <w:color w:val="000000"/>
          <w:sz w:val="24"/>
          <w:szCs w:val="24"/>
        </w:rPr>
        <w:t>á</w:t>
      </w:r>
      <w:r w:rsidR="00F01086" w:rsidRPr="00863342">
        <w:rPr>
          <w:rFonts w:ascii="Arial" w:hAnsi="Arial" w:cs="Arial"/>
          <w:color w:val="000000"/>
          <w:sz w:val="24"/>
          <w:szCs w:val="24"/>
        </w:rPr>
        <w:t xml:space="preserve"> todas las normas de seguridad que le conciernen o afecten su</w:t>
      </w:r>
      <w:r w:rsidR="00266AEC">
        <w:rPr>
          <w:rFonts w:ascii="Arial" w:hAnsi="Arial" w:cs="Arial"/>
          <w:color w:val="000000"/>
          <w:sz w:val="24"/>
          <w:szCs w:val="24"/>
        </w:rPr>
        <w:t xml:space="preserve"> </w:t>
      </w:r>
      <w:r w:rsidR="00F01086" w:rsidRPr="00863342">
        <w:rPr>
          <w:rFonts w:ascii="Arial" w:hAnsi="Arial" w:cs="Arial"/>
          <w:color w:val="000000"/>
          <w:sz w:val="24"/>
          <w:szCs w:val="24"/>
        </w:rPr>
        <w:t>conducta, establecidas en este Reglamento Interno Específico de Minería y en el Reglamento Interno de Orden,</w:t>
      </w:r>
      <w:r w:rsidR="00266AEC">
        <w:rPr>
          <w:rFonts w:ascii="Arial" w:hAnsi="Arial" w:cs="Arial"/>
          <w:color w:val="000000"/>
          <w:sz w:val="24"/>
          <w:szCs w:val="24"/>
        </w:rPr>
        <w:t xml:space="preserve"> </w:t>
      </w:r>
      <w:r w:rsidR="00F01086" w:rsidRPr="00863342">
        <w:rPr>
          <w:rFonts w:ascii="Arial" w:hAnsi="Arial" w:cs="Arial"/>
          <w:color w:val="000000"/>
          <w:sz w:val="24"/>
          <w:szCs w:val="24"/>
        </w:rPr>
        <w:t>Higiene y Seguridad vigente en la División, en los procedimientos de operación o trabajo y en las disposiciones</w:t>
      </w:r>
      <w:r w:rsidR="00266AEC">
        <w:rPr>
          <w:rFonts w:ascii="Arial" w:hAnsi="Arial" w:cs="Arial"/>
          <w:color w:val="000000"/>
          <w:sz w:val="24"/>
          <w:szCs w:val="24"/>
        </w:rPr>
        <w:t xml:space="preserve"> </w:t>
      </w:r>
      <w:r w:rsidR="00F01086" w:rsidRPr="00863342">
        <w:rPr>
          <w:rFonts w:ascii="Arial" w:hAnsi="Arial" w:cs="Arial"/>
          <w:color w:val="000000"/>
          <w:sz w:val="24"/>
          <w:szCs w:val="24"/>
        </w:rPr>
        <w:t>sobre seguridad y salud ocupacional que se hayan impartido como instrucciones, advertencias u órdenes.</w:t>
      </w:r>
    </w:p>
    <w:p w14:paraId="1145562E"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2C07E5D9"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31</w:t>
      </w:r>
    </w:p>
    <w:p w14:paraId="46098615"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76699BB5"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Es obligación de cada trabajador respetar y cumplir todos los procedimientos escritos o verbales que le </w:t>
      </w:r>
      <w:r w:rsidR="00176E8A" w:rsidRPr="00863342">
        <w:rPr>
          <w:rFonts w:ascii="Arial" w:hAnsi="Arial" w:cs="Arial"/>
          <w:color w:val="000000"/>
          <w:sz w:val="24"/>
          <w:szCs w:val="24"/>
        </w:rPr>
        <w:t>proporcionen</w:t>
      </w:r>
      <w:r w:rsidR="00266AEC">
        <w:rPr>
          <w:rFonts w:ascii="Arial" w:hAnsi="Arial" w:cs="Arial"/>
          <w:color w:val="000000"/>
          <w:sz w:val="24"/>
          <w:szCs w:val="24"/>
        </w:rPr>
        <w:t xml:space="preserve"> </w:t>
      </w:r>
      <w:r w:rsidRPr="00863342">
        <w:rPr>
          <w:rFonts w:ascii="Arial" w:hAnsi="Arial" w:cs="Arial"/>
          <w:color w:val="000000"/>
          <w:sz w:val="24"/>
          <w:szCs w:val="24"/>
        </w:rPr>
        <w:t>la supervisión o jefatura.</w:t>
      </w:r>
    </w:p>
    <w:p w14:paraId="4C8764EA"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01375016"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32</w:t>
      </w:r>
    </w:p>
    <w:p w14:paraId="4207FEC2"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47C53D1B"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Todo trabajador que observe o detecte defectos, fallas, condiciones inseguras o subestándares en los equipos</w:t>
      </w:r>
      <w:r w:rsidR="00266AEC">
        <w:rPr>
          <w:rFonts w:ascii="Arial" w:hAnsi="Arial" w:cs="Arial"/>
          <w:color w:val="000000"/>
          <w:sz w:val="24"/>
          <w:szCs w:val="24"/>
        </w:rPr>
        <w:t xml:space="preserve"> </w:t>
      </w:r>
      <w:r w:rsidRPr="00863342">
        <w:rPr>
          <w:rFonts w:ascii="Arial" w:hAnsi="Arial" w:cs="Arial"/>
          <w:color w:val="000000"/>
          <w:sz w:val="24"/>
          <w:szCs w:val="24"/>
        </w:rPr>
        <w:t>instalaciones o lugares de trabajo, que pueden ser causa de lesiones a las personas o de daños a los equipos e</w:t>
      </w:r>
      <w:r w:rsidR="00266AEC">
        <w:rPr>
          <w:rFonts w:ascii="Arial" w:hAnsi="Arial" w:cs="Arial"/>
          <w:color w:val="000000"/>
          <w:sz w:val="24"/>
          <w:szCs w:val="24"/>
        </w:rPr>
        <w:t xml:space="preserve"> </w:t>
      </w:r>
      <w:r w:rsidRPr="00863342">
        <w:rPr>
          <w:rFonts w:ascii="Arial" w:hAnsi="Arial" w:cs="Arial"/>
          <w:color w:val="000000"/>
          <w:sz w:val="24"/>
          <w:szCs w:val="24"/>
        </w:rPr>
        <w:t>instalaciones de su área, deberá informar de tal situación o condición peligrosa a su jefatura directa o a la línea de</w:t>
      </w:r>
      <w:r w:rsidR="00266AEC">
        <w:rPr>
          <w:rFonts w:ascii="Arial" w:hAnsi="Arial" w:cs="Arial"/>
          <w:color w:val="000000"/>
          <w:sz w:val="24"/>
          <w:szCs w:val="24"/>
        </w:rPr>
        <w:t xml:space="preserve"> </w:t>
      </w:r>
      <w:r w:rsidRPr="00863342">
        <w:rPr>
          <w:rFonts w:ascii="Arial" w:hAnsi="Arial" w:cs="Arial"/>
          <w:color w:val="000000"/>
          <w:sz w:val="24"/>
          <w:szCs w:val="24"/>
        </w:rPr>
        <w:t>mando que corresponda, para que se tomen de inmediato las medidas correctivas, de acuerdo a una evaluación de</w:t>
      </w:r>
      <w:r w:rsidR="00266AEC">
        <w:rPr>
          <w:rFonts w:ascii="Arial" w:hAnsi="Arial" w:cs="Arial"/>
          <w:color w:val="000000"/>
          <w:sz w:val="24"/>
          <w:szCs w:val="24"/>
        </w:rPr>
        <w:t xml:space="preserve"> </w:t>
      </w:r>
      <w:r w:rsidRPr="00863342">
        <w:rPr>
          <w:rFonts w:ascii="Arial" w:hAnsi="Arial" w:cs="Arial"/>
          <w:color w:val="000000"/>
          <w:sz w:val="24"/>
          <w:szCs w:val="24"/>
        </w:rPr>
        <w:t>los riesgos.</w:t>
      </w:r>
    </w:p>
    <w:p w14:paraId="74C617F0" w14:textId="77777777" w:rsidR="00266AEC" w:rsidRDefault="00266AEC" w:rsidP="00CB175E">
      <w:pPr>
        <w:autoSpaceDE w:val="0"/>
        <w:autoSpaceDN w:val="0"/>
        <w:adjustRightInd w:val="0"/>
        <w:spacing w:after="0" w:line="240" w:lineRule="auto"/>
        <w:jc w:val="both"/>
        <w:rPr>
          <w:ins w:id="236" w:author="Angelo Mondaca Vergara" w:date="2020-02-13T15:45:00Z"/>
          <w:rFonts w:ascii="Arial" w:hAnsi="Arial" w:cs="Arial"/>
          <w:color w:val="000000"/>
          <w:sz w:val="24"/>
          <w:szCs w:val="24"/>
        </w:rPr>
      </w:pPr>
    </w:p>
    <w:p w14:paraId="6E9137F0" w14:textId="77777777" w:rsidR="00955885" w:rsidRPr="00863342" w:rsidDel="009D4931" w:rsidRDefault="00955885" w:rsidP="00CB175E">
      <w:pPr>
        <w:autoSpaceDE w:val="0"/>
        <w:autoSpaceDN w:val="0"/>
        <w:adjustRightInd w:val="0"/>
        <w:spacing w:after="0" w:line="240" w:lineRule="auto"/>
        <w:jc w:val="both"/>
        <w:rPr>
          <w:del w:id="237" w:author="Angelo Mondaca Vergara" w:date="2020-02-21T14:31:00Z"/>
          <w:rFonts w:ascii="Arial" w:hAnsi="Arial" w:cs="Arial"/>
          <w:color w:val="000000"/>
          <w:sz w:val="24"/>
          <w:szCs w:val="24"/>
        </w:rPr>
      </w:pPr>
    </w:p>
    <w:p w14:paraId="541BE5CD"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33</w:t>
      </w:r>
    </w:p>
    <w:p w14:paraId="4D4BCDCD"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702313A0" w14:textId="77777777" w:rsidR="00F01086" w:rsidRPr="00863342" w:rsidDel="00955885" w:rsidRDefault="00F01086" w:rsidP="00CB175E">
      <w:pPr>
        <w:autoSpaceDE w:val="0"/>
        <w:autoSpaceDN w:val="0"/>
        <w:adjustRightInd w:val="0"/>
        <w:spacing w:after="0" w:line="240" w:lineRule="auto"/>
        <w:jc w:val="both"/>
        <w:rPr>
          <w:del w:id="238" w:author="Angelo Mondaca Vergara" w:date="2020-02-13T15:45:00Z"/>
          <w:rFonts w:ascii="Arial" w:hAnsi="Arial" w:cs="Arial"/>
          <w:color w:val="000000"/>
          <w:sz w:val="24"/>
          <w:szCs w:val="24"/>
        </w:rPr>
      </w:pPr>
      <w:r w:rsidRPr="00863342">
        <w:rPr>
          <w:rFonts w:ascii="Arial" w:hAnsi="Arial" w:cs="Arial"/>
          <w:color w:val="000000"/>
          <w:sz w:val="24"/>
          <w:szCs w:val="24"/>
        </w:rPr>
        <w:t>Las disposiciones o normas establecidas en este reglamento, deben ser cumplidas en su totalidad por los trabajadores</w:t>
      </w:r>
      <w:r w:rsidR="00266AEC">
        <w:rPr>
          <w:rFonts w:ascii="Arial" w:hAnsi="Arial" w:cs="Arial"/>
          <w:color w:val="000000"/>
          <w:sz w:val="24"/>
          <w:szCs w:val="24"/>
        </w:rPr>
        <w:t xml:space="preserve"> </w:t>
      </w:r>
      <w:r w:rsidRPr="00863342">
        <w:rPr>
          <w:rFonts w:ascii="Arial" w:hAnsi="Arial" w:cs="Arial"/>
          <w:color w:val="000000"/>
          <w:sz w:val="24"/>
          <w:szCs w:val="24"/>
        </w:rPr>
        <w:t>de la División y por aquellos de las</w:t>
      </w:r>
      <w:ins w:id="239" w:author="Angelo Mondaca Vergara" w:date="2020-02-13T15:45:00Z">
        <w:r w:rsidR="00955885">
          <w:rPr>
            <w:rFonts w:ascii="Arial" w:hAnsi="Arial" w:cs="Arial"/>
            <w:color w:val="000000"/>
            <w:sz w:val="24"/>
            <w:szCs w:val="24"/>
          </w:rPr>
          <w:t xml:space="preserve"> E</w:t>
        </w:r>
      </w:ins>
      <w:del w:id="240" w:author="Angelo Mondaca Vergara" w:date="2020-02-13T15:45:00Z">
        <w:r w:rsidRPr="00863342" w:rsidDel="00955885">
          <w:rPr>
            <w:rFonts w:ascii="Arial" w:hAnsi="Arial" w:cs="Arial"/>
            <w:color w:val="000000"/>
            <w:sz w:val="24"/>
            <w:szCs w:val="24"/>
          </w:rPr>
          <w:delText xml:space="preserve"> e</w:delText>
        </w:r>
      </w:del>
      <w:r w:rsidRPr="00863342">
        <w:rPr>
          <w:rFonts w:ascii="Arial" w:hAnsi="Arial" w:cs="Arial"/>
          <w:color w:val="000000"/>
          <w:sz w:val="24"/>
          <w:szCs w:val="24"/>
        </w:rPr>
        <w:t xml:space="preserve">mpresas </w:t>
      </w:r>
      <w:del w:id="241" w:author="Angelo Mondaca Vergara" w:date="2020-02-10T20:06:00Z">
        <w:r w:rsidRPr="00863342" w:rsidDel="004C1F42">
          <w:rPr>
            <w:rFonts w:ascii="Arial" w:hAnsi="Arial" w:cs="Arial"/>
            <w:color w:val="000000"/>
            <w:sz w:val="24"/>
            <w:szCs w:val="24"/>
          </w:rPr>
          <w:delText>contratistas</w:delText>
        </w:r>
      </w:del>
      <w:ins w:id="242" w:author="Angelo Mondaca Vergara" w:date="2020-02-10T20:06:00Z">
        <w:r w:rsidR="004C1F42">
          <w:rPr>
            <w:rFonts w:ascii="Arial" w:hAnsi="Arial" w:cs="Arial"/>
            <w:color w:val="000000"/>
            <w:sz w:val="24"/>
            <w:szCs w:val="24"/>
          </w:rPr>
          <w:t xml:space="preserve"> Colaboradoras (EECC)</w:t>
        </w:r>
      </w:ins>
      <w:r w:rsidRPr="00863342">
        <w:rPr>
          <w:rFonts w:ascii="Arial" w:hAnsi="Arial" w:cs="Arial"/>
          <w:color w:val="000000"/>
          <w:sz w:val="24"/>
          <w:szCs w:val="24"/>
        </w:rPr>
        <w:t xml:space="preserve"> y proveedores que presten servicios a la División,</w:t>
      </w:r>
      <w:r w:rsidR="00266AEC">
        <w:rPr>
          <w:rFonts w:ascii="Arial" w:hAnsi="Arial" w:cs="Arial"/>
          <w:color w:val="000000"/>
          <w:sz w:val="24"/>
          <w:szCs w:val="24"/>
        </w:rPr>
        <w:t xml:space="preserve"> </w:t>
      </w:r>
      <w:r w:rsidRPr="00863342">
        <w:rPr>
          <w:rFonts w:ascii="Arial" w:hAnsi="Arial" w:cs="Arial"/>
          <w:color w:val="000000"/>
          <w:sz w:val="24"/>
          <w:szCs w:val="24"/>
        </w:rPr>
        <w:t xml:space="preserve">además de las </w:t>
      </w:r>
      <w:r w:rsidRPr="00863342">
        <w:rPr>
          <w:rFonts w:ascii="Arial" w:hAnsi="Arial" w:cs="Arial"/>
          <w:color w:val="000000"/>
          <w:sz w:val="24"/>
          <w:szCs w:val="24"/>
        </w:rPr>
        <w:lastRenderedPageBreak/>
        <w:t>personas que sean visitas y de una permanencia temporal en los recintos de</w:t>
      </w:r>
      <w:del w:id="243" w:author="Angelo Mondaca Vergara" w:date="2020-02-13T15:46:00Z">
        <w:r w:rsidRPr="00863342" w:rsidDel="00955885">
          <w:rPr>
            <w:rFonts w:ascii="Arial" w:hAnsi="Arial" w:cs="Arial"/>
            <w:color w:val="000000"/>
            <w:sz w:val="24"/>
            <w:szCs w:val="24"/>
          </w:rPr>
          <w:delText xml:space="preserve"> </w:delText>
        </w:r>
      </w:del>
      <w:del w:id="244" w:author="Angelo Mondaca Vergara" w:date="2020-02-10T15:27:00Z">
        <w:r w:rsidRPr="00863342" w:rsidDel="00157813">
          <w:rPr>
            <w:rFonts w:ascii="Arial" w:hAnsi="Arial" w:cs="Arial"/>
            <w:color w:val="000000"/>
            <w:sz w:val="24"/>
            <w:szCs w:val="24"/>
          </w:rPr>
          <w:delText>la Unidad</w:delText>
        </w:r>
      </w:del>
      <w:ins w:id="245" w:author="Angelo Mondaca Vergara" w:date="2020-02-10T15:27:00Z">
        <w:r w:rsidR="00157813">
          <w:rPr>
            <w:rFonts w:ascii="Arial" w:hAnsi="Arial" w:cs="Arial"/>
            <w:color w:val="000000"/>
            <w:sz w:val="24"/>
            <w:szCs w:val="24"/>
          </w:rPr>
          <w:t xml:space="preserve">l área </w:t>
        </w:r>
      </w:ins>
      <w:r w:rsidRPr="00863342">
        <w:rPr>
          <w:rFonts w:ascii="Arial" w:hAnsi="Arial" w:cs="Arial"/>
          <w:color w:val="000000"/>
          <w:sz w:val="24"/>
          <w:szCs w:val="24"/>
        </w:rPr>
        <w:t xml:space="preserve"> Plantas de</w:t>
      </w:r>
      <w:ins w:id="246" w:author="Angelo Mondaca Vergara" w:date="2020-02-13T15:45:00Z">
        <w:r w:rsidR="00955885">
          <w:rPr>
            <w:rFonts w:ascii="Arial" w:hAnsi="Arial" w:cs="Arial"/>
            <w:color w:val="000000"/>
            <w:sz w:val="24"/>
            <w:szCs w:val="24"/>
          </w:rPr>
          <w:t xml:space="preserve"> </w:t>
        </w:r>
      </w:ins>
    </w:p>
    <w:p w14:paraId="0CB4DF62"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Oxígeno.</w:t>
      </w:r>
    </w:p>
    <w:p w14:paraId="11EA68A1" w14:textId="77777777" w:rsidR="00266AEC" w:rsidRDefault="00266AEC" w:rsidP="00CB175E">
      <w:pPr>
        <w:autoSpaceDE w:val="0"/>
        <w:autoSpaceDN w:val="0"/>
        <w:adjustRightInd w:val="0"/>
        <w:spacing w:after="0" w:line="240" w:lineRule="auto"/>
        <w:jc w:val="both"/>
        <w:rPr>
          <w:rFonts w:ascii="Arial" w:hAnsi="Arial" w:cs="Arial"/>
          <w:b/>
          <w:bCs/>
          <w:color w:val="000000"/>
          <w:sz w:val="24"/>
          <w:szCs w:val="24"/>
        </w:rPr>
      </w:pPr>
    </w:p>
    <w:p w14:paraId="68BC9A8A" w14:textId="77777777" w:rsidR="00955885" w:rsidRDefault="00955885" w:rsidP="00266AEC">
      <w:pPr>
        <w:autoSpaceDE w:val="0"/>
        <w:autoSpaceDN w:val="0"/>
        <w:adjustRightInd w:val="0"/>
        <w:spacing w:after="0" w:line="240" w:lineRule="auto"/>
        <w:jc w:val="center"/>
        <w:rPr>
          <w:ins w:id="247" w:author="Angelo Mondaca Vergara" w:date="2020-02-13T15:46:00Z"/>
          <w:rFonts w:ascii="Arial" w:hAnsi="Arial" w:cs="Arial"/>
          <w:b/>
          <w:bCs/>
          <w:color w:val="000000"/>
          <w:sz w:val="24"/>
          <w:szCs w:val="24"/>
        </w:rPr>
      </w:pPr>
    </w:p>
    <w:p w14:paraId="268186DD" w14:textId="77777777" w:rsidR="00F01086" w:rsidRPr="00863342" w:rsidRDefault="00F01086" w:rsidP="00266AE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Tercero</w:t>
      </w:r>
    </w:p>
    <w:p w14:paraId="521F80E2" w14:textId="77777777" w:rsidR="00F01086" w:rsidRDefault="00F01086" w:rsidP="00266AE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De las Prohibiciones del Trabajador</w:t>
      </w:r>
    </w:p>
    <w:p w14:paraId="1DA04B93" w14:textId="77777777" w:rsidR="00266AEC" w:rsidRPr="00863342" w:rsidRDefault="00266AEC" w:rsidP="00266AEC">
      <w:pPr>
        <w:autoSpaceDE w:val="0"/>
        <w:autoSpaceDN w:val="0"/>
        <w:adjustRightInd w:val="0"/>
        <w:spacing w:after="0" w:line="240" w:lineRule="auto"/>
        <w:jc w:val="center"/>
        <w:rPr>
          <w:rFonts w:ascii="Arial" w:hAnsi="Arial" w:cs="Arial"/>
          <w:b/>
          <w:bCs/>
          <w:color w:val="000000"/>
          <w:sz w:val="24"/>
          <w:szCs w:val="24"/>
        </w:rPr>
      </w:pPr>
    </w:p>
    <w:p w14:paraId="29800857"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34</w:t>
      </w:r>
    </w:p>
    <w:p w14:paraId="2FCCC574"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5DBFB06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48" w:author="Angelo Mondaca Vergara" w:date="2020-02-13T15:47:00Z">
        <w:r w:rsidRPr="00863342" w:rsidDel="00955885">
          <w:rPr>
            <w:rFonts w:ascii="Arial" w:hAnsi="Arial" w:cs="Arial"/>
            <w:color w:val="000000"/>
            <w:sz w:val="24"/>
            <w:szCs w:val="24"/>
          </w:rPr>
          <w:delText xml:space="preserve">prohibe </w:delText>
        </w:r>
      </w:del>
      <w:ins w:id="249" w:author="Angelo Mondaca Vergara" w:date="2020-02-13T15:47:00Z">
        <w:r w:rsidR="00955885" w:rsidRPr="00863342">
          <w:rPr>
            <w:rFonts w:ascii="Arial" w:hAnsi="Arial" w:cs="Arial"/>
            <w:color w:val="000000"/>
            <w:sz w:val="24"/>
            <w:szCs w:val="24"/>
          </w:rPr>
          <w:t>proh</w:t>
        </w:r>
        <w:r w:rsidR="00955885">
          <w:rPr>
            <w:rFonts w:ascii="Arial" w:hAnsi="Arial" w:cs="Arial"/>
            <w:color w:val="000000"/>
            <w:sz w:val="24"/>
            <w:szCs w:val="24"/>
          </w:rPr>
          <w:t>í</w:t>
        </w:r>
        <w:r w:rsidR="00955885" w:rsidRPr="00863342">
          <w:rPr>
            <w:rFonts w:ascii="Arial" w:hAnsi="Arial" w:cs="Arial"/>
            <w:color w:val="000000"/>
            <w:sz w:val="24"/>
            <w:szCs w:val="24"/>
          </w:rPr>
          <w:t xml:space="preserve">be </w:t>
        </w:r>
      </w:ins>
      <w:r w:rsidRPr="00863342">
        <w:rPr>
          <w:rFonts w:ascii="Arial" w:hAnsi="Arial" w:cs="Arial"/>
          <w:color w:val="000000"/>
          <w:sz w:val="24"/>
          <w:szCs w:val="24"/>
        </w:rPr>
        <w:t>retirar de los equipos y maquinaria defensas, resguardos o protecciones, letreros, focos de alumbrado</w:t>
      </w:r>
      <w:r w:rsidR="00266AEC">
        <w:rPr>
          <w:rFonts w:ascii="Arial" w:hAnsi="Arial" w:cs="Arial"/>
          <w:color w:val="000000"/>
          <w:sz w:val="24"/>
          <w:szCs w:val="24"/>
        </w:rPr>
        <w:t xml:space="preserve"> </w:t>
      </w:r>
      <w:r w:rsidRPr="00863342">
        <w:rPr>
          <w:rFonts w:ascii="Arial" w:hAnsi="Arial" w:cs="Arial"/>
          <w:color w:val="000000"/>
          <w:sz w:val="24"/>
          <w:szCs w:val="24"/>
        </w:rPr>
        <w:t>o cualquier otro dispositivo de seguridad asociado o integrado a los equipos, instalaciones o lugares de trabajo de</w:t>
      </w:r>
      <w:del w:id="250" w:author="Angelo Mondaca Vergara" w:date="2020-02-13T15:47:00Z">
        <w:r w:rsidR="00266AEC" w:rsidDel="00955885">
          <w:rPr>
            <w:rFonts w:ascii="Arial" w:hAnsi="Arial" w:cs="Arial"/>
            <w:color w:val="000000"/>
            <w:sz w:val="24"/>
            <w:szCs w:val="24"/>
          </w:rPr>
          <w:delText xml:space="preserve"> </w:delText>
        </w:r>
      </w:del>
      <w:del w:id="251" w:author="Angelo Mondaca Vergara" w:date="2020-02-10T15:27:00Z">
        <w:r w:rsidRPr="00863342" w:rsidDel="00157813">
          <w:rPr>
            <w:rFonts w:ascii="Arial" w:hAnsi="Arial" w:cs="Arial"/>
            <w:color w:val="000000"/>
            <w:sz w:val="24"/>
            <w:szCs w:val="24"/>
          </w:rPr>
          <w:delText>la Unidad</w:delText>
        </w:r>
      </w:del>
      <w:ins w:id="252" w:author="Angelo Mondaca Vergara" w:date="2020-02-10T15:27:00Z">
        <w:r w:rsidR="00157813">
          <w:rPr>
            <w:rFonts w:ascii="Arial" w:hAnsi="Arial" w:cs="Arial"/>
            <w:color w:val="000000"/>
            <w:sz w:val="24"/>
            <w:szCs w:val="24"/>
          </w:rPr>
          <w:t>l área</w:t>
        </w:r>
      </w:ins>
      <w:r w:rsidRPr="00863342">
        <w:rPr>
          <w:rFonts w:ascii="Arial" w:hAnsi="Arial" w:cs="Arial"/>
          <w:color w:val="000000"/>
          <w:sz w:val="24"/>
          <w:szCs w:val="24"/>
        </w:rPr>
        <w:t xml:space="preserve"> Plantas de Oxígeno.</w:t>
      </w:r>
    </w:p>
    <w:p w14:paraId="1DE05C22"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433B349B"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35</w:t>
      </w:r>
    </w:p>
    <w:p w14:paraId="515DF73F"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1CE31D08" w14:textId="77777777" w:rsidR="00266AEC"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53" w:author="Angelo Mondaca Vergara" w:date="2020-02-13T15:47:00Z">
        <w:r w:rsidRPr="00863342" w:rsidDel="00955885">
          <w:rPr>
            <w:rFonts w:ascii="Arial" w:hAnsi="Arial" w:cs="Arial"/>
            <w:color w:val="000000"/>
            <w:sz w:val="24"/>
            <w:szCs w:val="24"/>
          </w:rPr>
          <w:delText>prohibe</w:delText>
        </w:r>
      </w:del>
      <w:ins w:id="254"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dejar material botado o almacenado en pasillos, plataformas o vías de acceso del personal.</w:t>
      </w:r>
    </w:p>
    <w:p w14:paraId="4FDD7A05" w14:textId="77777777" w:rsidR="00305CFB" w:rsidRPr="00863342" w:rsidRDefault="00305CFB" w:rsidP="00CB175E">
      <w:pPr>
        <w:autoSpaceDE w:val="0"/>
        <w:autoSpaceDN w:val="0"/>
        <w:adjustRightInd w:val="0"/>
        <w:spacing w:after="0" w:line="240" w:lineRule="auto"/>
        <w:jc w:val="both"/>
        <w:rPr>
          <w:rFonts w:ascii="Arial" w:hAnsi="Arial" w:cs="Arial"/>
          <w:color w:val="000000"/>
          <w:sz w:val="24"/>
          <w:szCs w:val="24"/>
        </w:rPr>
      </w:pPr>
    </w:p>
    <w:p w14:paraId="7E9F01E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36</w:t>
      </w:r>
    </w:p>
    <w:p w14:paraId="3519174B"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1E9F7562"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55" w:author="Angelo Mondaca Vergara" w:date="2020-02-13T15:47:00Z">
        <w:r w:rsidRPr="00863342" w:rsidDel="00955885">
          <w:rPr>
            <w:rFonts w:ascii="Arial" w:hAnsi="Arial" w:cs="Arial"/>
            <w:color w:val="000000"/>
            <w:sz w:val="24"/>
            <w:szCs w:val="24"/>
          </w:rPr>
          <w:delText>prohibe</w:delText>
        </w:r>
      </w:del>
      <w:ins w:id="256"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efectuar conexiones, reparaciones, revisiones o realizar trabajos eléctricos en equipos o instalaciones</w:t>
      </w:r>
      <w:r w:rsidR="00266AEC">
        <w:rPr>
          <w:rFonts w:ascii="Arial" w:hAnsi="Arial" w:cs="Arial"/>
          <w:color w:val="000000"/>
          <w:sz w:val="24"/>
          <w:szCs w:val="24"/>
        </w:rPr>
        <w:t xml:space="preserve"> </w:t>
      </w:r>
      <w:r w:rsidRPr="00863342">
        <w:rPr>
          <w:rFonts w:ascii="Arial" w:hAnsi="Arial" w:cs="Arial"/>
          <w:color w:val="000000"/>
          <w:sz w:val="24"/>
          <w:szCs w:val="24"/>
        </w:rPr>
        <w:t>eléctricas, sin estar autorizado y capacitado para ello, excepto el personal designado y autorizado para dichas</w:t>
      </w:r>
      <w:r w:rsidR="00266AEC">
        <w:rPr>
          <w:rFonts w:ascii="Arial" w:hAnsi="Arial" w:cs="Arial"/>
          <w:color w:val="000000"/>
          <w:sz w:val="24"/>
          <w:szCs w:val="24"/>
        </w:rPr>
        <w:t xml:space="preserve"> </w:t>
      </w:r>
      <w:r w:rsidRPr="00863342">
        <w:rPr>
          <w:rFonts w:ascii="Arial" w:hAnsi="Arial" w:cs="Arial"/>
          <w:color w:val="000000"/>
          <w:sz w:val="24"/>
          <w:szCs w:val="24"/>
        </w:rPr>
        <w:t>funciones.</w:t>
      </w:r>
    </w:p>
    <w:p w14:paraId="666701F9"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18C39157"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37</w:t>
      </w:r>
    </w:p>
    <w:p w14:paraId="21AB6EF4"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48CC50E5"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57" w:author="Angelo Mondaca Vergara" w:date="2020-02-13T15:47:00Z">
        <w:r w:rsidRPr="00863342" w:rsidDel="00955885">
          <w:rPr>
            <w:rFonts w:ascii="Arial" w:hAnsi="Arial" w:cs="Arial"/>
            <w:color w:val="000000"/>
            <w:sz w:val="24"/>
            <w:szCs w:val="24"/>
          </w:rPr>
          <w:delText>prohibe</w:delText>
        </w:r>
      </w:del>
      <w:ins w:id="258"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retirar sin estar autorizado, los letreros, etiquetas y/o afiches de seguridad que se instalen en las áreas</w:t>
      </w:r>
      <w:r w:rsidR="00266AEC">
        <w:rPr>
          <w:rFonts w:ascii="Arial" w:hAnsi="Arial" w:cs="Arial"/>
          <w:color w:val="000000"/>
          <w:sz w:val="24"/>
          <w:szCs w:val="24"/>
        </w:rPr>
        <w:t xml:space="preserve"> </w:t>
      </w:r>
      <w:r w:rsidRPr="00863342">
        <w:rPr>
          <w:rFonts w:ascii="Arial" w:hAnsi="Arial" w:cs="Arial"/>
          <w:color w:val="000000"/>
          <w:sz w:val="24"/>
          <w:szCs w:val="24"/>
        </w:rPr>
        <w:t>para prevenir accidentes y/o enfermedades profesionales.</w:t>
      </w:r>
    </w:p>
    <w:p w14:paraId="61483B41"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2B161331"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38</w:t>
      </w:r>
    </w:p>
    <w:p w14:paraId="08EB0BD5"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3C31935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59" w:author="Angelo Mondaca Vergara" w:date="2020-02-13T15:47:00Z">
        <w:r w:rsidRPr="00863342" w:rsidDel="00955885">
          <w:rPr>
            <w:rFonts w:ascii="Arial" w:hAnsi="Arial" w:cs="Arial"/>
            <w:color w:val="000000"/>
            <w:sz w:val="24"/>
            <w:szCs w:val="24"/>
          </w:rPr>
          <w:delText>prohibe</w:delText>
        </w:r>
      </w:del>
      <w:ins w:id="260"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trabajar sin el equipo y/o elementos de protección personal exigidos y establecidos como obligatorios,</w:t>
      </w:r>
      <w:r w:rsidR="00266AEC">
        <w:rPr>
          <w:rFonts w:ascii="Arial" w:hAnsi="Arial" w:cs="Arial"/>
          <w:color w:val="000000"/>
          <w:sz w:val="24"/>
          <w:szCs w:val="24"/>
        </w:rPr>
        <w:t xml:space="preserve"> </w:t>
      </w:r>
      <w:r w:rsidRPr="00863342">
        <w:rPr>
          <w:rFonts w:ascii="Arial" w:hAnsi="Arial" w:cs="Arial"/>
          <w:color w:val="000000"/>
          <w:sz w:val="24"/>
          <w:szCs w:val="24"/>
        </w:rPr>
        <w:t>respecto de su uso de acuerdo con los riesgos operacionales específicos.</w:t>
      </w:r>
    </w:p>
    <w:p w14:paraId="54EF3E56"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79374421"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39</w:t>
      </w:r>
    </w:p>
    <w:p w14:paraId="583D8C7D"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4C4383D5"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61" w:author="Angelo Mondaca Vergara" w:date="2020-02-13T15:47:00Z">
        <w:r w:rsidRPr="00863342" w:rsidDel="00955885">
          <w:rPr>
            <w:rFonts w:ascii="Arial" w:hAnsi="Arial" w:cs="Arial"/>
            <w:color w:val="000000"/>
            <w:sz w:val="24"/>
            <w:szCs w:val="24"/>
          </w:rPr>
          <w:delText>prohibe</w:delText>
        </w:r>
      </w:del>
      <w:ins w:id="262"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limpiar, lubricar, subir o bajar de máquinas o equipos en movimiento.</w:t>
      </w:r>
    </w:p>
    <w:p w14:paraId="552555D9"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145B4D03"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40</w:t>
      </w:r>
    </w:p>
    <w:p w14:paraId="0DA62424"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39C52776" w14:textId="77777777" w:rsidR="00F01086" w:rsidDel="00955885" w:rsidRDefault="00F01086" w:rsidP="00CB175E">
      <w:pPr>
        <w:autoSpaceDE w:val="0"/>
        <w:autoSpaceDN w:val="0"/>
        <w:adjustRightInd w:val="0"/>
        <w:spacing w:after="0" w:line="240" w:lineRule="auto"/>
        <w:jc w:val="both"/>
        <w:rPr>
          <w:del w:id="263" w:author="Angelo Mondaca Vergara" w:date="2020-02-13T15:49:00Z"/>
          <w:rFonts w:ascii="Arial" w:hAnsi="Arial" w:cs="Arial"/>
          <w:color w:val="000000"/>
          <w:sz w:val="24"/>
          <w:szCs w:val="24"/>
        </w:rPr>
      </w:pPr>
      <w:r w:rsidRPr="00863342">
        <w:rPr>
          <w:rFonts w:ascii="Arial" w:hAnsi="Arial" w:cs="Arial"/>
          <w:color w:val="000000"/>
          <w:sz w:val="24"/>
          <w:szCs w:val="24"/>
        </w:rPr>
        <w:t xml:space="preserve">Se </w:t>
      </w:r>
      <w:del w:id="264" w:author="Angelo Mondaca Vergara" w:date="2020-02-13T15:47:00Z">
        <w:r w:rsidRPr="00863342" w:rsidDel="00955885">
          <w:rPr>
            <w:rFonts w:ascii="Arial" w:hAnsi="Arial" w:cs="Arial"/>
            <w:color w:val="000000"/>
            <w:sz w:val="24"/>
            <w:szCs w:val="24"/>
          </w:rPr>
          <w:delText>prohibe</w:delText>
        </w:r>
      </w:del>
      <w:ins w:id="265"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operar, conducir o poner en movimiento u operación un equipo, maquinaria o instalación eléctrica,</w:t>
      </w:r>
      <w:r w:rsidR="00266AEC">
        <w:rPr>
          <w:rFonts w:ascii="Arial" w:hAnsi="Arial" w:cs="Arial"/>
          <w:color w:val="000000"/>
          <w:sz w:val="24"/>
          <w:szCs w:val="24"/>
        </w:rPr>
        <w:t xml:space="preserve"> </w:t>
      </w:r>
      <w:r w:rsidRPr="00863342">
        <w:rPr>
          <w:rFonts w:ascii="Arial" w:hAnsi="Arial" w:cs="Arial"/>
          <w:color w:val="000000"/>
          <w:sz w:val="24"/>
          <w:szCs w:val="24"/>
        </w:rPr>
        <w:t>mecánica u otra, sin la debida autorización e instrucción correspondiente.</w:t>
      </w:r>
    </w:p>
    <w:p w14:paraId="5B879E0D" w14:textId="77777777" w:rsidR="00266AEC" w:rsidDel="00955885" w:rsidRDefault="00266AEC" w:rsidP="00CB175E">
      <w:pPr>
        <w:autoSpaceDE w:val="0"/>
        <w:autoSpaceDN w:val="0"/>
        <w:adjustRightInd w:val="0"/>
        <w:spacing w:after="0" w:line="240" w:lineRule="auto"/>
        <w:jc w:val="both"/>
        <w:rPr>
          <w:del w:id="266" w:author="Angelo Mondaca Vergara" w:date="2020-02-13T15:49:00Z"/>
          <w:rFonts w:ascii="Arial" w:hAnsi="Arial" w:cs="Arial"/>
          <w:color w:val="000000"/>
          <w:sz w:val="24"/>
          <w:szCs w:val="24"/>
        </w:rPr>
      </w:pPr>
    </w:p>
    <w:p w14:paraId="7CC73DCC" w14:textId="77777777" w:rsidR="00305CFB" w:rsidDel="00955885" w:rsidRDefault="00305CFB" w:rsidP="00CB175E">
      <w:pPr>
        <w:autoSpaceDE w:val="0"/>
        <w:autoSpaceDN w:val="0"/>
        <w:adjustRightInd w:val="0"/>
        <w:spacing w:after="0" w:line="240" w:lineRule="auto"/>
        <w:jc w:val="both"/>
        <w:rPr>
          <w:del w:id="267" w:author="Angelo Mondaca Vergara" w:date="2020-02-13T15:49:00Z"/>
          <w:rFonts w:ascii="Arial" w:hAnsi="Arial" w:cs="Arial"/>
          <w:color w:val="000000"/>
          <w:sz w:val="24"/>
          <w:szCs w:val="24"/>
        </w:rPr>
      </w:pPr>
    </w:p>
    <w:p w14:paraId="029ABC97" w14:textId="77777777" w:rsidR="00305CFB" w:rsidDel="00955885" w:rsidRDefault="00305CFB" w:rsidP="00CB175E">
      <w:pPr>
        <w:autoSpaceDE w:val="0"/>
        <w:autoSpaceDN w:val="0"/>
        <w:adjustRightInd w:val="0"/>
        <w:spacing w:after="0" w:line="240" w:lineRule="auto"/>
        <w:jc w:val="both"/>
        <w:rPr>
          <w:del w:id="268" w:author="Angelo Mondaca Vergara" w:date="2020-02-13T15:49:00Z"/>
          <w:rFonts w:ascii="Arial" w:hAnsi="Arial" w:cs="Arial"/>
          <w:color w:val="000000"/>
          <w:sz w:val="24"/>
          <w:szCs w:val="24"/>
        </w:rPr>
      </w:pPr>
    </w:p>
    <w:p w14:paraId="05419B8A" w14:textId="77777777" w:rsidR="00305CFB" w:rsidRDefault="00305CFB" w:rsidP="00CB175E">
      <w:pPr>
        <w:autoSpaceDE w:val="0"/>
        <w:autoSpaceDN w:val="0"/>
        <w:adjustRightInd w:val="0"/>
        <w:spacing w:after="0" w:line="240" w:lineRule="auto"/>
        <w:jc w:val="both"/>
        <w:rPr>
          <w:rFonts w:ascii="Arial" w:hAnsi="Arial" w:cs="Arial"/>
          <w:color w:val="000000"/>
          <w:sz w:val="24"/>
          <w:szCs w:val="24"/>
        </w:rPr>
      </w:pPr>
    </w:p>
    <w:p w14:paraId="40F8B6D5" w14:textId="77777777" w:rsidR="00305CFB" w:rsidRDefault="00305CFB" w:rsidP="00CB175E">
      <w:pPr>
        <w:autoSpaceDE w:val="0"/>
        <w:autoSpaceDN w:val="0"/>
        <w:adjustRightInd w:val="0"/>
        <w:spacing w:after="0" w:line="240" w:lineRule="auto"/>
        <w:jc w:val="both"/>
        <w:rPr>
          <w:ins w:id="269" w:author="Angelo Mondaca Vergara" w:date="2020-02-21T14:31:00Z"/>
          <w:rFonts w:ascii="Arial" w:hAnsi="Arial" w:cs="Arial"/>
          <w:color w:val="000000"/>
          <w:sz w:val="24"/>
          <w:szCs w:val="24"/>
        </w:rPr>
      </w:pPr>
    </w:p>
    <w:p w14:paraId="208ACE9B" w14:textId="77777777" w:rsidR="009D4931" w:rsidRDefault="009D4931" w:rsidP="00CB175E">
      <w:pPr>
        <w:autoSpaceDE w:val="0"/>
        <w:autoSpaceDN w:val="0"/>
        <w:adjustRightInd w:val="0"/>
        <w:spacing w:after="0" w:line="240" w:lineRule="auto"/>
        <w:jc w:val="both"/>
        <w:rPr>
          <w:ins w:id="270" w:author="Angelo Mondaca Vergara" w:date="2020-02-21T14:31:00Z"/>
          <w:rFonts w:ascii="Arial" w:hAnsi="Arial" w:cs="Arial"/>
          <w:color w:val="000000"/>
          <w:sz w:val="24"/>
          <w:szCs w:val="24"/>
        </w:rPr>
      </w:pPr>
    </w:p>
    <w:p w14:paraId="0824D492" w14:textId="77777777" w:rsidR="009D4931" w:rsidRDefault="009D4931" w:rsidP="00CB175E">
      <w:pPr>
        <w:autoSpaceDE w:val="0"/>
        <w:autoSpaceDN w:val="0"/>
        <w:adjustRightInd w:val="0"/>
        <w:spacing w:after="0" w:line="240" w:lineRule="auto"/>
        <w:jc w:val="both"/>
        <w:rPr>
          <w:ins w:id="271" w:author="Angelo Mondaca Vergara" w:date="2020-02-21T14:31:00Z"/>
          <w:rFonts w:ascii="Arial" w:hAnsi="Arial" w:cs="Arial"/>
          <w:color w:val="000000"/>
          <w:sz w:val="24"/>
          <w:szCs w:val="24"/>
        </w:rPr>
      </w:pPr>
    </w:p>
    <w:p w14:paraId="07FBAABA" w14:textId="77777777" w:rsidR="009D4931" w:rsidRPr="00863342" w:rsidRDefault="009D4931" w:rsidP="00CB175E">
      <w:pPr>
        <w:autoSpaceDE w:val="0"/>
        <w:autoSpaceDN w:val="0"/>
        <w:adjustRightInd w:val="0"/>
        <w:spacing w:after="0" w:line="240" w:lineRule="auto"/>
        <w:jc w:val="both"/>
        <w:rPr>
          <w:rFonts w:ascii="Arial" w:hAnsi="Arial" w:cs="Arial"/>
          <w:color w:val="000000"/>
          <w:sz w:val="24"/>
          <w:szCs w:val="24"/>
        </w:rPr>
      </w:pPr>
    </w:p>
    <w:p w14:paraId="5CD15233"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lastRenderedPageBreak/>
        <w:t>Artículo 41</w:t>
      </w:r>
    </w:p>
    <w:p w14:paraId="654B43F2"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137A7774"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72" w:author="Angelo Mondaca Vergara" w:date="2020-02-13T15:47:00Z">
        <w:r w:rsidRPr="00863342" w:rsidDel="00955885">
          <w:rPr>
            <w:rFonts w:ascii="Arial" w:hAnsi="Arial" w:cs="Arial"/>
            <w:color w:val="000000"/>
            <w:sz w:val="24"/>
            <w:szCs w:val="24"/>
          </w:rPr>
          <w:delText>prohibe</w:delText>
        </w:r>
      </w:del>
      <w:ins w:id="273"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a los trabajadores, cuyas tareas se ejecutan cerca de equipos con partes en movimiento, el uso de ropa</w:t>
      </w:r>
      <w:r w:rsidR="00266AEC">
        <w:rPr>
          <w:rFonts w:ascii="Arial" w:hAnsi="Arial" w:cs="Arial"/>
          <w:color w:val="000000"/>
          <w:sz w:val="24"/>
          <w:szCs w:val="24"/>
        </w:rPr>
        <w:t xml:space="preserve"> </w:t>
      </w:r>
      <w:r w:rsidRPr="00863342">
        <w:rPr>
          <w:rFonts w:ascii="Arial" w:hAnsi="Arial" w:cs="Arial"/>
          <w:color w:val="000000"/>
          <w:sz w:val="24"/>
          <w:szCs w:val="24"/>
        </w:rPr>
        <w:t>suelta, cabello largo y suelto, adornos u otros elementos o accesorios, susceptibles de ser atrapados por las partes</w:t>
      </w:r>
      <w:r w:rsidR="00266AEC">
        <w:rPr>
          <w:rFonts w:ascii="Arial" w:hAnsi="Arial" w:cs="Arial"/>
          <w:color w:val="000000"/>
          <w:sz w:val="24"/>
          <w:szCs w:val="24"/>
        </w:rPr>
        <w:t xml:space="preserve"> </w:t>
      </w:r>
      <w:r w:rsidRPr="00863342">
        <w:rPr>
          <w:rFonts w:ascii="Arial" w:hAnsi="Arial" w:cs="Arial"/>
          <w:color w:val="000000"/>
          <w:sz w:val="24"/>
          <w:szCs w:val="24"/>
        </w:rPr>
        <w:t>móviles.</w:t>
      </w:r>
    </w:p>
    <w:p w14:paraId="5C455D21"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6C12997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42</w:t>
      </w:r>
    </w:p>
    <w:p w14:paraId="209692AC"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4B85908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74" w:author="Angelo Mondaca Vergara" w:date="2020-02-13T15:47:00Z">
        <w:r w:rsidRPr="00863342" w:rsidDel="00955885">
          <w:rPr>
            <w:rFonts w:ascii="Arial" w:hAnsi="Arial" w:cs="Arial"/>
            <w:color w:val="000000"/>
            <w:sz w:val="24"/>
            <w:szCs w:val="24"/>
          </w:rPr>
          <w:delText>prohibe</w:delText>
        </w:r>
      </w:del>
      <w:ins w:id="275"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al personal desentenderse de las normas, reglamentos, procedimientos e instrucciones de operación</w:t>
      </w:r>
      <w:r w:rsidR="00266AEC">
        <w:rPr>
          <w:rFonts w:ascii="Arial" w:hAnsi="Arial" w:cs="Arial"/>
          <w:color w:val="000000"/>
          <w:sz w:val="24"/>
          <w:szCs w:val="24"/>
        </w:rPr>
        <w:t xml:space="preserve"> </w:t>
      </w:r>
      <w:r w:rsidRPr="00863342">
        <w:rPr>
          <w:rFonts w:ascii="Arial" w:hAnsi="Arial" w:cs="Arial"/>
          <w:color w:val="000000"/>
          <w:sz w:val="24"/>
          <w:szCs w:val="24"/>
        </w:rPr>
        <w:t>y de seguridad impartidas para trabajar en los procesos de</w:t>
      </w:r>
      <w:del w:id="276" w:author="Angelo Mondaca Vergara" w:date="2020-02-13T15:49:00Z">
        <w:r w:rsidRPr="00863342" w:rsidDel="00955885">
          <w:rPr>
            <w:rFonts w:ascii="Arial" w:hAnsi="Arial" w:cs="Arial"/>
            <w:color w:val="000000"/>
            <w:sz w:val="24"/>
            <w:szCs w:val="24"/>
          </w:rPr>
          <w:delText xml:space="preserve"> </w:delText>
        </w:r>
      </w:del>
      <w:del w:id="277" w:author="Angelo Mondaca Vergara" w:date="2020-02-10T15:27:00Z">
        <w:r w:rsidRPr="00863342" w:rsidDel="00157813">
          <w:rPr>
            <w:rFonts w:ascii="Arial" w:hAnsi="Arial" w:cs="Arial"/>
            <w:color w:val="000000"/>
            <w:sz w:val="24"/>
            <w:szCs w:val="24"/>
          </w:rPr>
          <w:delText>la Unidad</w:delText>
        </w:r>
      </w:del>
      <w:ins w:id="278" w:author="Angelo Mondaca Vergara" w:date="2020-02-10T15:27:00Z">
        <w:r w:rsidR="00157813">
          <w:rPr>
            <w:rFonts w:ascii="Arial" w:hAnsi="Arial" w:cs="Arial"/>
            <w:color w:val="000000"/>
            <w:sz w:val="24"/>
            <w:szCs w:val="24"/>
          </w:rPr>
          <w:t xml:space="preserve">l área </w:t>
        </w:r>
      </w:ins>
      <w:r w:rsidRPr="00863342">
        <w:rPr>
          <w:rFonts w:ascii="Arial" w:hAnsi="Arial" w:cs="Arial"/>
          <w:color w:val="000000"/>
          <w:sz w:val="24"/>
          <w:szCs w:val="24"/>
        </w:rPr>
        <w:t xml:space="preserve"> Plantas de Oxígeno. Toda contravención será</w:t>
      </w:r>
      <w:r w:rsidR="00266AEC">
        <w:rPr>
          <w:rFonts w:ascii="Arial" w:hAnsi="Arial" w:cs="Arial"/>
          <w:color w:val="000000"/>
          <w:sz w:val="24"/>
          <w:szCs w:val="24"/>
        </w:rPr>
        <w:t xml:space="preserve"> </w:t>
      </w:r>
      <w:r w:rsidRPr="00863342">
        <w:rPr>
          <w:rFonts w:ascii="Arial" w:hAnsi="Arial" w:cs="Arial"/>
          <w:color w:val="000000"/>
          <w:sz w:val="24"/>
          <w:szCs w:val="24"/>
        </w:rPr>
        <w:t>considerada negligencia del o los trabajadores y como tal, puede ser motivo de sanción, de acuerdo a las leyes,</w:t>
      </w:r>
      <w:r w:rsidR="00266AEC">
        <w:rPr>
          <w:rFonts w:ascii="Arial" w:hAnsi="Arial" w:cs="Arial"/>
          <w:color w:val="000000"/>
          <w:sz w:val="24"/>
          <w:szCs w:val="24"/>
        </w:rPr>
        <w:t xml:space="preserve"> </w:t>
      </w:r>
      <w:r w:rsidRPr="00863342">
        <w:rPr>
          <w:rFonts w:ascii="Arial" w:hAnsi="Arial" w:cs="Arial"/>
          <w:color w:val="000000"/>
          <w:sz w:val="24"/>
          <w:szCs w:val="24"/>
        </w:rPr>
        <w:t>disposiciones legales y reglamentarias.</w:t>
      </w:r>
    </w:p>
    <w:p w14:paraId="5E073050"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54D544A7"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43</w:t>
      </w:r>
    </w:p>
    <w:p w14:paraId="14B7A179"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63BA5A86" w14:textId="180F01CA"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79" w:author="Angelo Mondaca Vergara" w:date="2020-02-13T15:47:00Z">
        <w:r w:rsidRPr="00863342" w:rsidDel="00955885">
          <w:rPr>
            <w:rFonts w:ascii="Arial" w:hAnsi="Arial" w:cs="Arial"/>
            <w:color w:val="000000"/>
            <w:sz w:val="24"/>
            <w:szCs w:val="24"/>
          </w:rPr>
          <w:delText>prohibe</w:delText>
        </w:r>
      </w:del>
      <w:ins w:id="280"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fumar, encender fuego, usar cocinillas </w:t>
      </w:r>
      <w:r w:rsidR="00305CFB">
        <w:rPr>
          <w:rFonts w:ascii="Arial" w:hAnsi="Arial" w:cs="Arial"/>
          <w:color w:val="000000"/>
          <w:sz w:val="24"/>
          <w:szCs w:val="24"/>
        </w:rPr>
        <w:t xml:space="preserve">o calefactores </w:t>
      </w:r>
      <w:r w:rsidRPr="00863342">
        <w:rPr>
          <w:rFonts w:ascii="Arial" w:hAnsi="Arial" w:cs="Arial"/>
          <w:color w:val="000000"/>
          <w:sz w:val="24"/>
          <w:szCs w:val="24"/>
        </w:rPr>
        <w:t>eléctric</w:t>
      </w:r>
      <w:r w:rsidR="00305CFB">
        <w:rPr>
          <w:rFonts w:ascii="Arial" w:hAnsi="Arial" w:cs="Arial"/>
          <w:color w:val="000000"/>
          <w:sz w:val="24"/>
          <w:szCs w:val="24"/>
        </w:rPr>
        <w:t>o</w:t>
      </w:r>
      <w:r w:rsidRPr="00863342">
        <w:rPr>
          <w:rFonts w:ascii="Arial" w:hAnsi="Arial" w:cs="Arial"/>
          <w:color w:val="000000"/>
          <w:sz w:val="24"/>
          <w:szCs w:val="24"/>
        </w:rPr>
        <w:t xml:space="preserve">s y otros artefactos </w:t>
      </w:r>
      <w:r w:rsidR="00305CFB">
        <w:rPr>
          <w:rFonts w:ascii="Arial" w:hAnsi="Arial" w:cs="Arial"/>
          <w:color w:val="000000"/>
          <w:sz w:val="24"/>
          <w:szCs w:val="24"/>
        </w:rPr>
        <w:t xml:space="preserve">que provoquen chispas, </w:t>
      </w:r>
      <w:r w:rsidRPr="00863342">
        <w:rPr>
          <w:rFonts w:ascii="Arial" w:hAnsi="Arial" w:cs="Arial"/>
          <w:color w:val="000000"/>
          <w:sz w:val="24"/>
          <w:szCs w:val="24"/>
        </w:rPr>
        <w:t>llamas abiertas</w:t>
      </w:r>
      <w:r w:rsidR="00305CFB">
        <w:rPr>
          <w:rFonts w:ascii="Arial" w:hAnsi="Arial" w:cs="Arial"/>
          <w:color w:val="000000"/>
          <w:sz w:val="24"/>
          <w:szCs w:val="24"/>
        </w:rPr>
        <w:t xml:space="preserve"> en toda la Planta de Oxígeno</w:t>
      </w:r>
      <w:r w:rsidRPr="00863342">
        <w:rPr>
          <w:rFonts w:ascii="Arial" w:hAnsi="Arial" w:cs="Arial"/>
          <w:color w:val="000000"/>
          <w:sz w:val="24"/>
          <w:szCs w:val="24"/>
        </w:rPr>
        <w:t>, por existir riesgos de incendios o explosiones.</w:t>
      </w:r>
      <w:r w:rsidR="00305CFB">
        <w:rPr>
          <w:rFonts w:ascii="Arial" w:hAnsi="Arial" w:cs="Arial"/>
          <w:color w:val="000000"/>
          <w:sz w:val="24"/>
          <w:szCs w:val="24"/>
        </w:rPr>
        <w:t xml:space="preserve"> Se exceptúan sólo los artefactos</w:t>
      </w:r>
      <w:r w:rsidR="00D3776E">
        <w:rPr>
          <w:rFonts w:ascii="Arial" w:hAnsi="Arial" w:cs="Arial"/>
          <w:color w:val="000000"/>
          <w:sz w:val="24"/>
          <w:szCs w:val="24"/>
        </w:rPr>
        <w:t xml:space="preserve"> eléctricos de</w:t>
      </w:r>
      <w:ins w:id="281" w:author="Mondaca Vergara Angelo Rodolfo (Codelco-Chuquicamata)" w:date="2025-09-14T23:04:00Z" w16du:dateUtc="2025-09-15T02:04:00Z">
        <w:r w:rsidR="00613744">
          <w:rPr>
            <w:rFonts w:ascii="Arial" w:hAnsi="Arial" w:cs="Arial"/>
            <w:color w:val="000000"/>
            <w:sz w:val="24"/>
            <w:szCs w:val="24"/>
          </w:rPr>
          <w:t xml:space="preserve"> la sala de alimentación </w:t>
        </w:r>
      </w:ins>
      <w:del w:id="282" w:author="Mondaca Vergara Angelo Rodolfo (Codelco-Chuquicamata)" w:date="2025-09-14T23:04:00Z" w16du:dateUtc="2025-09-15T02:04:00Z">
        <w:r w:rsidR="00D3776E" w:rsidDel="00613744">
          <w:rPr>
            <w:rFonts w:ascii="Arial" w:hAnsi="Arial" w:cs="Arial"/>
            <w:color w:val="000000"/>
            <w:sz w:val="24"/>
            <w:szCs w:val="24"/>
          </w:rPr>
          <w:delText xml:space="preserve">l comedor </w:delText>
        </w:r>
      </w:del>
      <w:r w:rsidR="00D3776E">
        <w:rPr>
          <w:rFonts w:ascii="Arial" w:hAnsi="Arial" w:cs="Arial"/>
          <w:color w:val="000000"/>
          <w:sz w:val="24"/>
          <w:szCs w:val="24"/>
        </w:rPr>
        <w:t>del personal.</w:t>
      </w:r>
    </w:p>
    <w:p w14:paraId="7F2FB006" w14:textId="77777777" w:rsidR="00D3776E" w:rsidRDefault="00D3776E" w:rsidP="00CB175E">
      <w:pPr>
        <w:autoSpaceDE w:val="0"/>
        <w:autoSpaceDN w:val="0"/>
        <w:adjustRightInd w:val="0"/>
        <w:spacing w:after="0" w:line="240" w:lineRule="auto"/>
        <w:jc w:val="both"/>
        <w:rPr>
          <w:rFonts w:ascii="Arial" w:hAnsi="Arial" w:cs="Arial"/>
          <w:color w:val="000000"/>
          <w:sz w:val="24"/>
          <w:szCs w:val="24"/>
        </w:rPr>
      </w:pPr>
    </w:p>
    <w:p w14:paraId="6380E537" w14:textId="77777777" w:rsidR="00D3776E" w:rsidRDefault="00D3776E"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Cualquier requerimiento de este tipo debe ser autorizado </w:t>
      </w:r>
      <w:del w:id="283" w:author="Angelo Mondaca Vergara" w:date="2020-02-13T15:51:00Z">
        <w:r w:rsidDel="00955885">
          <w:rPr>
            <w:rFonts w:ascii="Arial" w:hAnsi="Arial" w:cs="Arial"/>
            <w:color w:val="000000"/>
            <w:sz w:val="24"/>
            <w:szCs w:val="24"/>
          </w:rPr>
          <w:delText xml:space="preserve">pos </w:delText>
        </w:r>
      </w:del>
      <w:ins w:id="284" w:author="Angelo Mondaca Vergara" w:date="2020-02-13T15:51:00Z">
        <w:r w:rsidR="00955885">
          <w:rPr>
            <w:rFonts w:ascii="Arial" w:hAnsi="Arial" w:cs="Arial"/>
            <w:color w:val="000000"/>
            <w:sz w:val="24"/>
            <w:szCs w:val="24"/>
          </w:rPr>
          <w:t>por l</w:t>
        </w:r>
      </w:ins>
      <w:r>
        <w:rPr>
          <w:rFonts w:ascii="Arial" w:hAnsi="Arial" w:cs="Arial"/>
          <w:color w:val="000000"/>
          <w:sz w:val="24"/>
          <w:szCs w:val="24"/>
        </w:rPr>
        <w:t>a Jefatura correspondiente, previa evaluación del riesgo y definición de las medidas de seguridad.</w:t>
      </w:r>
    </w:p>
    <w:p w14:paraId="62E665BD"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3BDA000B"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44</w:t>
      </w:r>
    </w:p>
    <w:p w14:paraId="35406D8E"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03B7A5F9"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85" w:author="Angelo Mondaca Vergara" w:date="2020-02-13T15:47:00Z">
        <w:r w:rsidRPr="00863342" w:rsidDel="00955885">
          <w:rPr>
            <w:rFonts w:ascii="Arial" w:hAnsi="Arial" w:cs="Arial"/>
            <w:color w:val="000000"/>
            <w:sz w:val="24"/>
            <w:szCs w:val="24"/>
          </w:rPr>
          <w:delText>prohibe</w:delText>
        </w:r>
      </w:del>
      <w:ins w:id="286"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introducir a los lugares de trabajo bebidas alcohólicas, drogas o estupefacientes.</w:t>
      </w:r>
    </w:p>
    <w:p w14:paraId="3766FC94"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04F4794F"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45</w:t>
      </w:r>
    </w:p>
    <w:p w14:paraId="31DE8060"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3FEFB0F3"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87" w:author="Angelo Mondaca Vergara" w:date="2020-02-13T15:47:00Z">
        <w:r w:rsidRPr="00863342" w:rsidDel="00955885">
          <w:rPr>
            <w:rFonts w:ascii="Arial" w:hAnsi="Arial" w:cs="Arial"/>
            <w:color w:val="000000"/>
            <w:sz w:val="24"/>
            <w:szCs w:val="24"/>
          </w:rPr>
          <w:delText>prohibe</w:delText>
        </w:r>
      </w:del>
      <w:ins w:id="288"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concurrir a las faenas d</w:t>
      </w:r>
      <w:del w:id="289" w:author="Angelo Mondaca Vergara" w:date="2020-02-13T15:51:00Z">
        <w:r w:rsidRPr="00863342" w:rsidDel="00955885">
          <w:rPr>
            <w:rFonts w:ascii="Arial" w:hAnsi="Arial" w:cs="Arial"/>
            <w:color w:val="000000"/>
            <w:sz w:val="24"/>
            <w:szCs w:val="24"/>
          </w:rPr>
          <w:delText xml:space="preserve">e </w:delText>
        </w:r>
      </w:del>
      <w:del w:id="290" w:author="Angelo Mondaca Vergara" w:date="2020-02-10T15:27:00Z">
        <w:r w:rsidRPr="00863342" w:rsidDel="00157813">
          <w:rPr>
            <w:rFonts w:ascii="Arial" w:hAnsi="Arial" w:cs="Arial"/>
            <w:color w:val="000000"/>
            <w:sz w:val="24"/>
            <w:szCs w:val="24"/>
          </w:rPr>
          <w:delText>la Unidad</w:delText>
        </w:r>
      </w:del>
      <w:ins w:id="291" w:author="Angelo Mondaca Vergara" w:date="2020-02-13T15:51:00Z">
        <w:r w:rsidR="00955885">
          <w:rPr>
            <w:rFonts w:ascii="Arial" w:hAnsi="Arial" w:cs="Arial"/>
            <w:color w:val="000000"/>
            <w:sz w:val="24"/>
            <w:szCs w:val="24"/>
          </w:rPr>
          <w:t>e</w:t>
        </w:r>
      </w:ins>
      <w:ins w:id="292" w:author="Angelo Mondaca Vergara" w:date="2020-02-10T15:27:00Z">
        <w:r w:rsidR="00157813">
          <w:rPr>
            <w:rFonts w:ascii="Arial" w:hAnsi="Arial" w:cs="Arial"/>
            <w:color w:val="000000"/>
            <w:sz w:val="24"/>
            <w:szCs w:val="24"/>
          </w:rPr>
          <w:t xml:space="preserve">l área </w:t>
        </w:r>
      </w:ins>
      <w:del w:id="293" w:author="Mondaca Vergara Angelo Rodolfo (Codelco-Chuquicamata)" w:date="2025-09-14T23:04:00Z" w16du:dateUtc="2025-09-15T02:04:00Z">
        <w:r w:rsidRPr="00863342" w:rsidDel="00F34DE3">
          <w:rPr>
            <w:rFonts w:ascii="Arial" w:hAnsi="Arial" w:cs="Arial"/>
            <w:color w:val="000000"/>
            <w:sz w:val="24"/>
            <w:szCs w:val="24"/>
          </w:rPr>
          <w:delText xml:space="preserve"> </w:delText>
        </w:r>
      </w:del>
      <w:r w:rsidRPr="00863342">
        <w:rPr>
          <w:rFonts w:ascii="Arial" w:hAnsi="Arial" w:cs="Arial"/>
          <w:color w:val="000000"/>
          <w:sz w:val="24"/>
          <w:szCs w:val="24"/>
        </w:rPr>
        <w:t xml:space="preserve">Plantas de Oxígeno y permanecer en los recintos de trabajo </w:t>
      </w:r>
      <w:del w:id="294" w:author="Mondaca Vergara Angelo Rodolfo (Codelco-Chuquicamata)" w:date="2025-09-14T23:05:00Z" w16du:dateUtc="2025-09-15T02:05:00Z">
        <w:r w:rsidRPr="00863342" w:rsidDel="00F34DE3">
          <w:rPr>
            <w:rFonts w:ascii="Arial" w:hAnsi="Arial" w:cs="Arial"/>
            <w:color w:val="000000"/>
            <w:sz w:val="24"/>
            <w:szCs w:val="24"/>
          </w:rPr>
          <w:delText>en estado</w:delText>
        </w:r>
        <w:r w:rsidR="00266AEC" w:rsidDel="00F34DE3">
          <w:rPr>
            <w:rFonts w:ascii="Arial" w:hAnsi="Arial" w:cs="Arial"/>
            <w:color w:val="000000"/>
            <w:sz w:val="24"/>
            <w:szCs w:val="24"/>
          </w:rPr>
          <w:delText xml:space="preserve"> </w:delText>
        </w:r>
        <w:r w:rsidRPr="00863342" w:rsidDel="00F34DE3">
          <w:rPr>
            <w:rFonts w:ascii="Arial" w:hAnsi="Arial" w:cs="Arial"/>
            <w:color w:val="000000"/>
            <w:sz w:val="24"/>
            <w:szCs w:val="24"/>
          </w:rPr>
          <w:delText xml:space="preserve">de embriaguez o </w:delText>
        </w:r>
      </w:del>
      <w:r w:rsidRPr="00863342">
        <w:rPr>
          <w:rFonts w:ascii="Arial" w:hAnsi="Arial" w:cs="Arial"/>
          <w:color w:val="000000"/>
          <w:sz w:val="24"/>
          <w:szCs w:val="24"/>
        </w:rPr>
        <w:t>bajo los efectos del alcohol o de drogas.</w:t>
      </w:r>
    </w:p>
    <w:p w14:paraId="69643E74"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45BCE2B9"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46</w:t>
      </w:r>
    </w:p>
    <w:p w14:paraId="7A52B356"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51B6EC2B"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295" w:author="Angelo Mondaca Vergara" w:date="2020-02-13T15:47:00Z">
        <w:r w:rsidRPr="00863342" w:rsidDel="00955885">
          <w:rPr>
            <w:rFonts w:ascii="Arial" w:hAnsi="Arial" w:cs="Arial"/>
            <w:color w:val="000000"/>
            <w:sz w:val="24"/>
            <w:szCs w:val="24"/>
          </w:rPr>
          <w:delText>prohibe</w:delText>
        </w:r>
      </w:del>
      <w:ins w:id="296"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guardar en los roperos y/o llevar a sus casas reactivos químicos, explosivos y otras sustancias que</w:t>
      </w:r>
      <w:r w:rsidR="00266AEC">
        <w:rPr>
          <w:rFonts w:ascii="Arial" w:hAnsi="Arial" w:cs="Arial"/>
          <w:color w:val="000000"/>
          <w:sz w:val="24"/>
          <w:szCs w:val="24"/>
        </w:rPr>
        <w:t xml:space="preserve"> </w:t>
      </w:r>
      <w:r w:rsidRPr="00863342">
        <w:rPr>
          <w:rFonts w:ascii="Arial" w:hAnsi="Arial" w:cs="Arial"/>
          <w:color w:val="000000"/>
          <w:sz w:val="24"/>
          <w:szCs w:val="24"/>
        </w:rPr>
        <w:t>puedan comprometer su salud e integridad, la de sus familiares y la de terceros.</w:t>
      </w:r>
    </w:p>
    <w:p w14:paraId="718F0642" w14:textId="77777777" w:rsidR="00266AEC" w:rsidRDefault="00266AEC" w:rsidP="00CB175E">
      <w:pPr>
        <w:autoSpaceDE w:val="0"/>
        <w:autoSpaceDN w:val="0"/>
        <w:adjustRightInd w:val="0"/>
        <w:spacing w:after="0" w:line="240" w:lineRule="auto"/>
        <w:jc w:val="both"/>
        <w:rPr>
          <w:ins w:id="297" w:author="Angelo Mondaca Vergara" w:date="2020-02-13T15:51:00Z"/>
          <w:rFonts w:ascii="Arial" w:hAnsi="Arial" w:cs="Arial"/>
          <w:color w:val="000000"/>
          <w:sz w:val="24"/>
          <w:szCs w:val="24"/>
        </w:rPr>
      </w:pPr>
    </w:p>
    <w:p w14:paraId="16F00D9C" w14:textId="77777777" w:rsidR="00955885" w:rsidRPr="00863342" w:rsidDel="009D4931" w:rsidRDefault="00955885" w:rsidP="00CB175E">
      <w:pPr>
        <w:autoSpaceDE w:val="0"/>
        <w:autoSpaceDN w:val="0"/>
        <w:adjustRightInd w:val="0"/>
        <w:spacing w:after="0" w:line="240" w:lineRule="auto"/>
        <w:jc w:val="both"/>
        <w:rPr>
          <w:del w:id="298" w:author="Angelo Mondaca Vergara" w:date="2020-02-21T14:32:00Z"/>
          <w:rFonts w:ascii="Arial" w:hAnsi="Arial" w:cs="Arial"/>
          <w:color w:val="000000"/>
          <w:sz w:val="24"/>
          <w:szCs w:val="24"/>
        </w:rPr>
      </w:pPr>
    </w:p>
    <w:p w14:paraId="1246E86D"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47</w:t>
      </w:r>
    </w:p>
    <w:p w14:paraId="454F4D67"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0E593DEA" w14:textId="77777777" w:rsidR="00F01086" w:rsidDel="00955885" w:rsidRDefault="00F01086" w:rsidP="00CB175E">
      <w:pPr>
        <w:autoSpaceDE w:val="0"/>
        <w:autoSpaceDN w:val="0"/>
        <w:adjustRightInd w:val="0"/>
        <w:spacing w:after="0" w:line="240" w:lineRule="auto"/>
        <w:jc w:val="both"/>
        <w:rPr>
          <w:del w:id="299" w:author="Angelo Mondaca Vergara" w:date="2020-02-13T15:51:00Z"/>
          <w:rFonts w:ascii="Arial" w:hAnsi="Arial" w:cs="Arial"/>
          <w:color w:val="000000"/>
          <w:sz w:val="24"/>
          <w:szCs w:val="24"/>
        </w:rPr>
      </w:pPr>
      <w:r w:rsidRPr="00863342">
        <w:rPr>
          <w:rFonts w:ascii="Arial" w:hAnsi="Arial" w:cs="Arial"/>
          <w:color w:val="000000"/>
          <w:sz w:val="24"/>
          <w:szCs w:val="24"/>
        </w:rPr>
        <w:t xml:space="preserve">Se </w:t>
      </w:r>
      <w:del w:id="300" w:author="Angelo Mondaca Vergara" w:date="2020-02-13T15:47:00Z">
        <w:r w:rsidRPr="00863342" w:rsidDel="00955885">
          <w:rPr>
            <w:rFonts w:ascii="Arial" w:hAnsi="Arial" w:cs="Arial"/>
            <w:color w:val="000000"/>
            <w:sz w:val="24"/>
            <w:szCs w:val="24"/>
          </w:rPr>
          <w:delText>prohibe</w:delText>
        </w:r>
      </w:del>
      <w:ins w:id="301"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w:t>
      </w:r>
      <w:r w:rsidR="00351C0C">
        <w:rPr>
          <w:rFonts w:ascii="Arial" w:hAnsi="Arial" w:cs="Arial"/>
          <w:color w:val="000000"/>
          <w:sz w:val="24"/>
          <w:szCs w:val="24"/>
        </w:rPr>
        <w:t xml:space="preserve">estrictamente </w:t>
      </w:r>
      <w:r w:rsidRPr="00863342">
        <w:rPr>
          <w:rFonts w:ascii="Arial" w:hAnsi="Arial" w:cs="Arial"/>
          <w:color w:val="000000"/>
          <w:sz w:val="24"/>
          <w:szCs w:val="24"/>
        </w:rPr>
        <w:t xml:space="preserve">modificar o dañar </w:t>
      </w:r>
      <w:r w:rsidR="00D3776E">
        <w:rPr>
          <w:rFonts w:ascii="Arial" w:hAnsi="Arial" w:cs="Arial"/>
          <w:color w:val="000000"/>
          <w:sz w:val="24"/>
          <w:szCs w:val="24"/>
        </w:rPr>
        <w:t xml:space="preserve">premeditadamente </w:t>
      </w:r>
      <w:r w:rsidRPr="00863342">
        <w:rPr>
          <w:rFonts w:ascii="Arial" w:hAnsi="Arial" w:cs="Arial"/>
          <w:color w:val="000000"/>
          <w:sz w:val="24"/>
          <w:szCs w:val="24"/>
        </w:rPr>
        <w:t>el equipo de protección personal</w:t>
      </w:r>
      <w:r w:rsidR="00F8569E">
        <w:rPr>
          <w:rFonts w:ascii="Arial" w:hAnsi="Arial" w:cs="Arial"/>
          <w:color w:val="000000"/>
          <w:sz w:val="24"/>
          <w:szCs w:val="24"/>
        </w:rPr>
        <w:t xml:space="preserve"> y ropa de seguridad proporcionada por la División.</w:t>
      </w:r>
    </w:p>
    <w:p w14:paraId="10A8F727" w14:textId="77777777" w:rsidR="00266AEC" w:rsidDel="00955885" w:rsidRDefault="00266AEC" w:rsidP="00CB175E">
      <w:pPr>
        <w:autoSpaceDE w:val="0"/>
        <w:autoSpaceDN w:val="0"/>
        <w:adjustRightInd w:val="0"/>
        <w:spacing w:after="0" w:line="240" w:lineRule="auto"/>
        <w:jc w:val="both"/>
        <w:rPr>
          <w:del w:id="302" w:author="Angelo Mondaca Vergara" w:date="2020-02-13T15:51:00Z"/>
          <w:rFonts w:ascii="Arial" w:hAnsi="Arial" w:cs="Arial"/>
          <w:color w:val="000000"/>
          <w:sz w:val="24"/>
          <w:szCs w:val="24"/>
        </w:rPr>
      </w:pPr>
    </w:p>
    <w:p w14:paraId="3D1E4F09" w14:textId="77777777" w:rsidR="00FA17AD" w:rsidDel="00955885" w:rsidRDefault="00FA17AD" w:rsidP="00CB175E">
      <w:pPr>
        <w:autoSpaceDE w:val="0"/>
        <w:autoSpaceDN w:val="0"/>
        <w:adjustRightInd w:val="0"/>
        <w:spacing w:after="0" w:line="240" w:lineRule="auto"/>
        <w:jc w:val="both"/>
        <w:rPr>
          <w:del w:id="303" w:author="Angelo Mondaca Vergara" w:date="2020-02-13T15:51:00Z"/>
          <w:rFonts w:ascii="Arial" w:hAnsi="Arial" w:cs="Arial"/>
          <w:color w:val="000000"/>
          <w:sz w:val="24"/>
          <w:szCs w:val="24"/>
        </w:rPr>
      </w:pPr>
    </w:p>
    <w:p w14:paraId="4ECAEB21" w14:textId="77777777" w:rsidR="00FA17AD" w:rsidRDefault="00FA17AD" w:rsidP="00CB175E">
      <w:pPr>
        <w:autoSpaceDE w:val="0"/>
        <w:autoSpaceDN w:val="0"/>
        <w:adjustRightInd w:val="0"/>
        <w:spacing w:after="0" w:line="240" w:lineRule="auto"/>
        <w:jc w:val="both"/>
        <w:rPr>
          <w:rFonts w:ascii="Arial" w:hAnsi="Arial" w:cs="Arial"/>
          <w:color w:val="000000"/>
          <w:sz w:val="24"/>
          <w:szCs w:val="24"/>
        </w:rPr>
      </w:pPr>
    </w:p>
    <w:p w14:paraId="59AB292D" w14:textId="77777777" w:rsidR="00FA17AD" w:rsidRDefault="00FA17AD" w:rsidP="00CB175E">
      <w:pPr>
        <w:autoSpaceDE w:val="0"/>
        <w:autoSpaceDN w:val="0"/>
        <w:adjustRightInd w:val="0"/>
        <w:spacing w:after="0" w:line="240" w:lineRule="auto"/>
        <w:jc w:val="both"/>
        <w:rPr>
          <w:ins w:id="304" w:author="Angelo Mondaca Vergara" w:date="2020-02-21T14:32:00Z"/>
          <w:rFonts w:ascii="Arial" w:hAnsi="Arial" w:cs="Arial"/>
          <w:color w:val="000000"/>
          <w:sz w:val="24"/>
          <w:szCs w:val="24"/>
        </w:rPr>
      </w:pPr>
    </w:p>
    <w:p w14:paraId="16579B89" w14:textId="77777777" w:rsidR="009D4931" w:rsidRDefault="009D4931" w:rsidP="00CB175E">
      <w:pPr>
        <w:autoSpaceDE w:val="0"/>
        <w:autoSpaceDN w:val="0"/>
        <w:adjustRightInd w:val="0"/>
        <w:spacing w:after="0" w:line="240" w:lineRule="auto"/>
        <w:jc w:val="both"/>
        <w:rPr>
          <w:ins w:id="305" w:author="Angelo Mondaca Vergara" w:date="2020-02-21T14:32:00Z"/>
          <w:rFonts w:ascii="Arial" w:hAnsi="Arial" w:cs="Arial"/>
          <w:color w:val="000000"/>
          <w:sz w:val="24"/>
          <w:szCs w:val="24"/>
        </w:rPr>
      </w:pPr>
    </w:p>
    <w:p w14:paraId="39F697BC" w14:textId="77777777" w:rsidR="009D4931" w:rsidRDefault="009D4931" w:rsidP="00CB175E">
      <w:pPr>
        <w:autoSpaceDE w:val="0"/>
        <w:autoSpaceDN w:val="0"/>
        <w:adjustRightInd w:val="0"/>
        <w:spacing w:after="0" w:line="240" w:lineRule="auto"/>
        <w:jc w:val="both"/>
        <w:rPr>
          <w:ins w:id="306" w:author="Angelo Mondaca Vergara" w:date="2020-02-21T14:32:00Z"/>
          <w:rFonts w:ascii="Arial" w:hAnsi="Arial" w:cs="Arial"/>
          <w:color w:val="000000"/>
          <w:sz w:val="24"/>
          <w:szCs w:val="24"/>
        </w:rPr>
      </w:pPr>
    </w:p>
    <w:p w14:paraId="4427CD48" w14:textId="77777777" w:rsidR="009D4931" w:rsidRPr="00863342" w:rsidRDefault="009D4931" w:rsidP="00CB175E">
      <w:pPr>
        <w:autoSpaceDE w:val="0"/>
        <w:autoSpaceDN w:val="0"/>
        <w:adjustRightInd w:val="0"/>
        <w:spacing w:after="0" w:line="240" w:lineRule="auto"/>
        <w:jc w:val="both"/>
        <w:rPr>
          <w:rFonts w:ascii="Arial" w:hAnsi="Arial" w:cs="Arial"/>
          <w:color w:val="000000"/>
          <w:sz w:val="24"/>
          <w:szCs w:val="24"/>
        </w:rPr>
      </w:pPr>
    </w:p>
    <w:p w14:paraId="45FB0FA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lastRenderedPageBreak/>
        <w:t>Artículo 48</w:t>
      </w:r>
    </w:p>
    <w:p w14:paraId="4B948B54"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1CB1F38E" w14:textId="308212CA"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307" w:author="Angelo Mondaca Vergara" w:date="2020-02-13T15:47:00Z">
        <w:r w:rsidRPr="00863342" w:rsidDel="00955885">
          <w:rPr>
            <w:rFonts w:ascii="Arial" w:hAnsi="Arial" w:cs="Arial"/>
            <w:color w:val="000000"/>
            <w:sz w:val="24"/>
            <w:szCs w:val="24"/>
          </w:rPr>
          <w:delText>prohibe</w:delText>
        </w:r>
      </w:del>
      <w:ins w:id="308"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transitar o introducirse en lugares de trabajo </w:t>
      </w:r>
      <w:del w:id="309" w:author="Mondaca Vergara Angelo Rodolfo (Codelco-Chuquicamata)" w:date="2025-09-14T23:06:00Z" w16du:dateUtc="2025-09-15T02:06:00Z">
        <w:r w:rsidRPr="00863342" w:rsidDel="00F34DE3">
          <w:rPr>
            <w:rFonts w:ascii="Arial" w:hAnsi="Arial" w:cs="Arial"/>
            <w:color w:val="000000"/>
            <w:sz w:val="24"/>
            <w:szCs w:val="24"/>
          </w:rPr>
          <w:delText xml:space="preserve">que no sean los suyos y </w:delText>
        </w:r>
      </w:del>
      <w:r w:rsidRPr="00863342">
        <w:rPr>
          <w:rFonts w:ascii="Arial" w:hAnsi="Arial" w:cs="Arial"/>
          <w:color w:val="000000"/>
          <w:sz w:val="24"/>
          <w:szCs w:val="24"/>
        </w:rPr>
        <w:t>para lo cual no esté debidamente</w:t>
      </w:r>
      <w:r w:rsidR="00266AEC">
        <w:rPr>
          <w:rFonts w:ascii="Arial" w:hAnsi="Arial" w:cs="Arial"/>
          <w:color w:val="000000"/>
          <w:sz w:val="24"/>
          <w:szCs w:val="24"/>
        </w:rPr>
        <w:t xml:space="preserve"> </w:t>
      </w:r>
      <w:r w:rsidRPr="00863342">
        <w:rPr>
          <w:rFonts w:ascii="Arial" w:hAnsi="Arial" w:cs="Arial"/>
          <w:color w:val="000000"/>
          <w:sz w:val="24"/>
          <w:szCs w:val="24"/>
        </w:rPr>
        <w:t>autorizado.</w:t>
      </w:r>
    </w:p>
    <w:p w14:paraId="71D9407C"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368BD433"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49</w:t>
      </w:r>
    </w:p>
    <w:p w14:paraId="2D588BCF"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38F85187"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310" w:author="Angelo Mondaca Vergara" w:date="2020-02-13T15:47:00Z">
        <w:r w:rsidRPr="00863342" w:rsidDel="00955885">
          <w:rPr>
            <w:rFonts w:ascii="Arial" w:hAnsi="Arial" w:cs="Arial"/>
            <w:color w:val="000000"/>
            <w:sz w:val="24"/>
            <w:szCs w:val="24"/>
          </w:rPr>
          <w:delText>prohibe</w:delText>
        </w:r>
      </w:del>
      <w:ins w:id="311"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trabajar en techos o en altura sin usar todos los elementos y sistemas de prevención de riesgos</w:t>
      </w:r>
      <w:r w:rsidR="00266AEC">
        <w:rPr>
          <w:rFonts w:ascii="Arial" w:hAnsi="Arial" w:cs="Arial"/>
          <w:color w:val="000000"/>
          <w:sz w:val="24"/>
          <w:szCs w:val="24"/>
        </w:rPr>
        <w:t xml:space="preserve"> </w:t>
      </w:r>
      <w:r w:rsidRPr="00863342">
        <w:rPr>
          <w:rFonts w:ascii="Arial" w:hAnsi="Arial" w:cs="Arial"/>
          <w:color w:val="000000"/>
          <w:sz w:val="24"/>
          <w:szCs w:val="24"/>
        </w:rPr>
        <w:t>dispuestos para estos fines.</w:t>
      </w:r>
    </w:p>
    <w:p w14:paraId="295C6CE7"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59CAB0FC"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50</w:t>
      </w:r>
    </w:p>
    <w:p w14:paraId="4FF48FEF"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74429C3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312" w:author="Angelo Mondaca Vergara" w:date="2020-02-13T15:47:00Z">
        <w:r w:rsidRPr="00863342" w:rsidDel="00955885">
          <w:rPr>
            <w:rFonts w:ascii="Arial" w:hAnsi="Arial" w:cs="Arial"/>
            <w:color w:val="000000"/>
            <w:sz w:val="24"/>
            <w:szCs w:val="24"/>
          </w:rPr>
          <w:delText>prohibe</w:delText>
        </w:r>
      </w:del>
      <w:ins w:id="313"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usar aire a presión u oxígeno para limpiarse la ropa, partes del cuerpo o dirigir el chorro a otra persona.</w:t>
      </w:r>
    </w:p>
    <w:p w14:paraId="3A70B6E3"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1124FD82"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51</w:t>
      </w:r>
    </w:p>
    <w:p w14:paraId="531E0BF0" w14:textId="77777777" w:rsidR="00FA17AD" w:rsidRPr="00863342" w:rsidRDefault="00FA17AD" w:rsidP="00CB175E">
      <w:pPr>
        <w:autoSpaceDE w:val="0"/>
        <w:autoSpaceDN w:val="0"/>
        <w:adjustRightInd w:val="0"/>
        <w:spacing w:after="0" w:line="240" w:lineRule="auto"/>
        <w:jc w:val="both"/>
        <w:rPr>
          <w:rFonts w:ascii="Arial" w:hAnsi="Arial" w:cs="Arial"/>
          <w:b/>
          <w:bCs/>
          <w:color w:val="000000"/>
          <w:sz w:val="24"/>
          <w:szCs w:val="24"/>
        </w:rPr>
      </w:pPr>
    </w:p>
    <w:p w14:paraId="42BCDA5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314" w:author="Angelo Mondaca Vergara" w:date="2020-02-13T15:47:00Z">
        <w:r w:rsidRPr="00863342" w:rsidDel="00955885">
          <w:rPr>
            <w:rFonts w:ascii="Arial" w:hAnsi="Arial" w:cs="Arial"/>
            <w:color w:val="000000"/>
            <w:sz w:val="24"/>
            <w:szCs w:val="24"/>
          </w:rPr>
          <w:delText>prohibe</w:delText>
        </w:r>
      </w:del>
      <w:ins w:id="315"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hacer inefectivos o detener el funcionamiento de equipos industriales de extinción de incendios, de</w:t>
      </w:r>
      <w:r w:rsidR="00266AEC">
        <w:rPr>
          <w:rFonts w:ascii="Arial" w:hAnsi="Arial" w:cs="Arial"/>
          <w:color w:val="000000"/>
          <w:sz w:val="24"/>
          <w:szCs w:val="24"/>
        </w:rPr>
        <w:t xml:space="preserve"> </w:t>
      </w:r>
      <w:r w:rsidRPr="00863342">
        <w:rPr>
          <w:rFonts w:ascii="Arial" w:hAnsi="Arial" w:cs="Arial"/>
          <w:color w:val="000000"/>
          <w:sz w:val="24"/>
          <w:szCs w:val="24"/>
        </w:rPr>
        <w:t xml:space="preserve">ventilación, extracción, calefacción, desagües, </w:t>
      </w:r>
      <w:r w:rsidR="00FA17AD">
        <w:rPr>
          <w:rFonts w:ascii="Arial" w:hAnsi="Arial" w:cs="Arial"/>
          <w:color w:val="000000"/>
          <w:sz w:val="24"/>
          <w:szCs w:val="24"/>
        </w:rPr>
        <w:t>etc., que existan en las faenas, excepto para labores de mantenimiento programadas.</w:t>
      </w:r>
    </w:p>
    <w:p w14:paraId="62121C5E"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6BD72247"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52</w:t>
      </w:r>
    </w:p>
    <w:p w14:paraId="374AFFB8"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53410E7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316" w:author="Angelo Mondaca Vergara" w:date="2020-02-13T15:47:00Z">
        <w:r w:rsidRPr="00863342" w:rsidDel="00955885">
          <w:rPr>
            <w:rFonts w:ascii="Arial" w:hAnsi="Arial" w:cs="Arial"/>
            <w:color w:val="000000"/>
            <w:sz w:val="24"/>
            <w:szCs w:val="24"/>
          </w:rPr>
          <w:delText>prohibe</w:delText>
        </w:r>
      </w:del>
      <w:ins w:id="317"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conducir u operar equipos o maquinaria </w:t>
      </w:r>
      <w:del w:id="318" w:author="Mondaca Vergara Angelo Rodolfo (Codelco-Chuquicamata)" w:date="2025-09-14T23:06:00Z" w16du:dateUtc="2025-09-15T02:06:00Z">
        <w:r w:rsidRPr="00863342" w:rsidDel="00F34DE3">
          <w:rPr>
            <w:rFonts w:ascii="Arial" w:hAnsi="Arial" w:cs="Arial"/>
            <w:color w:val="000000"/>
            <w:sz w:val="24"/>
            <w:szCs w:val="24"/>
          </w:rPr>
          <w:delText xml:space="preserve">en estado de embriaguez o </w:delText>
        </w:r>
      </w:del>
      <w:r w:rsidRPr="00863342">
        <w:rPr>
          <w:rFonts w:ascii="Arial" w:hAnsi="Arial" w:cs="Arial"/>
          <w:color w:val="000000"/>
          <w:sz w:val="24"/>
          <w:szCs w:val="24"/>
        </w:rPr>
        <w:t>bajo la influencia del alcohol o</w:t>
      </w:r>
      <w:r w:rsidR="00266AEC">
        <w:rPr>
          <w:rFonts w:ascii="Arial" w:hAnsi="Arial" w:cs="Arial"/>
          <w:color w:val="000000"/>
          <w:sz w:val="24"/>
          <w:szCs w:val="24"/>
        </w:rPr>
        <w:t xml:space="preserve"> </w:t>
      </w:r>
      <w:r w:rsidRPr="00863342">
        <w:rPr>
          <w:rFonts w:ascii="Arial" w:hAnsi="Arial" w:cs="Arial"/>
          <w:color w:val="000000"/>
          <w:sz w:val="24"/>
          <w:szCs w:val="24"/>
        </w:rPr>
        <w:t>de drogas.</w:t>
      </w:r>
    </w:p>
    <w:p w14:paraId="01D58052"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76A87206"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53</w:t>
      </w:r>
    </w:p>
    <w:p w14:paraId="372B3EC7"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111426BF"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319" w:author="Angelo Mondaca Vergara" w:date="2020-02-13T15:47:00Z">
        <w:r w:rsidRPr="00863342" w:rsidDel="00955885">
          <w:rPr>
            <w:rFonts w:ascii="Arial" w:hAnsi="Arial" w:cs="Arial"/>
            <w:color w:val="000000"/>
            <w:sz w:val="24"/>
            <w:szCs w:val="24"/>
          </w:rPr>
          <w:delText>prohibe</w:delText>
        </w:r>
      </w:del>
      <w:ins w:id="320"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operar con oxígeno y/o nitrógeno, sin estar autorizado para ello.</w:t>
      </w:r>
    </w:p>
    <w:p w14:paraId="4D1F27AE" w14:textId="77777777" w:rsidR="00FA17AD" w:rsidRPr="00863342" w:rsidRDefault="00FA17AD" w:rsidP="00CB175E">
      <w:pPr>
        <w:autoSpaceDE w:val="0"/>
        <w:autoSpaceDN w:val="0"/>
        <w:adjustRightInd w:val="0"/>
        <w:spacing w:after="0" w:line="240" w:lineRule="auto"/>
        <w:jc w:val="both"/>
        <w:rPr>
          <w:rFonts w:ascii="Arial" w:hAnsi="Arial" w:cs="Arial"/>
          <w:color w:val="000000"/>
          <w:sz w:val="24"/>
          <w:szCs w:val="24"/>
        </w:rPr>
      </w:pPr>
    </w:p>
    <w:p w14:paraId="3F422430"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54</w:t>
      </w:r>
    </w:p>
    <w:p w14:paraId="67732771"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47BD0A5E"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Se deberán considerar, además, todos los actos prohibidos establecidos en el Reglamento Interno de Orden,</w:t>
      </w:r>
      <w:r w:rsidR="00266AEC">
        <w:rPr>
          <w:rFonts w:ascii="Arial" w:hAnsi="Arial" w:cs="Arial"/>
          <w:color w:val="000000"/>
          <w:sz w:val="24"/>
          <w:szCs w:val="24"/>
        </w:rPr>
        <w:t xml:space="preserve"> </w:t>
      </w:r>
      <w:r w:rsidRPr="00863342">
        <w:rPr>
          <w:rFonts w:ascii="Arial" w:hAnsi="Arial" w:cs="Arial"/>
          <w:color w:val="000000"/>
          <w:sz w:val="24"/>
          <w:szCs w:val="24"/>
        </w:rPr>
        <w:t xml:space="preserve">Higiene y Seguridad vigente en </w:t>
      </w:r>
      <w:r w:rsidR="00FA17AD">
        <w:rPr>
          <w:rFonts w:ascii="Arial" w:hAnsi="Arial" w:cs="Arial"/>
          <w:color w:val="000000"/>
          <w:sz w:val="24"/>
          <w:szCs w:val="24"/>
        </w:rPr>
        <w:t xml:space="preserve">CODELCO </w:t>
      </w:r>
      <w:del w:id="321" w:author="Angelo Mondaca Vergara" w:date="2020-02-10T15:27:00Z">
        <w:r w:rsidR="00FA17AD" w:rsidDel="00A45BAE">
          <w:rPr>
            <w:rFonts w:ascii="Arial" w:hAnsi="Arial" w:cs="Arial"/>
            <w:color w:val="000000"/>
            <w:sz w:val="24"/>
            <w:szCs w:val="24"/>
          </w:rPr>
          <w:delText>Norte</w:delText>
        </w:r>
      </w:del>
      <w:ins w:id="322" w:author="Angelo Mondaca Vergara" w:date="2020-02-10T15:27:00Z">
        <w:r w:rsidR="00A45BAE">
          <w:rPr>
            <w:rFonts w:ascii="Arial" w:hAnsi="Arial" w:cs="Arial"/>
            <w:color w:val="000000"/>
            <w:sz w:val="24"/>
            <w:szCs w:val="24"/>
          </w:rPr>
          <w:t>Chuquicamata</w:t>
        </w:r>
      </w:ins>
      <w:r w:rsidR="00FA17AD">
        <w:rPr>
          <w:rFonts w:ascii="Arial" w:hAnsi="Arial" w:cs="Arial"/>
          <w:color w:val="000000"/>
          <w:sz w:val="24"/>
          <w:szCs w:val="24"/>
        </w:rPr>
        <w:t>.</w:t>
      </w:r>
    </w:p>
    <w:p w14:paraId="3A439CB4" w14:textId="77777777" w:rsidR="00266AEC" w:rsidRDefault="00266AEC" w:rsidP="00CB175E">
      <w:pPr>
        <w:autoSpaceDE w:val="0"/>
        <w:autoSpaceDN w:val="0"/>
        <w:adjustRightInd w:val="0"/>
        <w:spacing w:after="0" w:line="240" w:lineRule="auto"/>
        <w:jc w:val="both"/>
        <w:rPr>
          <w:rFonts w:ascii="Arial" w:hAnsi="Arial" w:cs="Arial"/>
          <w:b/>
          <w:bCs/>
          <w:color w:val="000000"/>
          <w:sz w:val="24"/>
          <w:szCs w:val="24"/>
        </w:rPr>
      </w:pPr>
    </w:p>
    <w:p w14:paraId="4EDF7616" w14:textId="77777777" w:rsidR="00FA17AD" w:rsidRDefault="00FA17AD" w:rsidP="00CB175E">
      <w:pPr>
        <w:autoSpaceDE w:val="0"/>
        <w:autoSpaceDN w:val="0"/>
        <w:adjustRightInd w:val="0"/>
        <w:spacing w:after="0" w:line="240" w:lineRule="auto"/>
        <w:jc w:val="both"/>
        <w:rPr>
          <w:ins w:id="323" w:author="Angelo Mondaca Vergara" w:date="2020-02-13T15:53:00Z"/>
          <w:rFonts w:ascii="Arial" w:hAnsi="Arial" w:cs="Arial"/>
          <w:b/>
          <w:bCs/>
          <w:color w:val="000000"/>
          <w:sz w:val="24"/>
          <w:szCs w:val="24"/>
        </w:rPr>
      </w:pPr>
    </w:p>
    <w:p w14:paraId="6DC21BE1" w14:textId="77777777" w:rsidR="009E22C2" w:rsidDel="009D4931" w:rsidRDefault="009E22C2" w:rsidP="00CB175E">
      <w:pPr>
        <w:autoSpaceDE w:val="0"/>
        <w:autoSpaceDN w:val="0"/>
        <w:adjustRightInd w:val="0"/>
        <w:spacing w:after="0" w:line="240" w:lineRule="auto"/>
        <w:jc w:val="both"/>
        <w:rPr>
          <w:del w:id="324" w:author="Angelo Mondaca Vergara" w:date="2020-02-21T14:32:00Z"/>
          <w:rFonts w:ascii="Arial" w:hAnsi="Arial" w:cs="Arial"/>
          <w:b/>
          <w:bCs/>
          <w:color w:val="000000"/>
          <w:sz w:val="24"/>
          <w:szCs w:val="24"/>
        </w:rPr>
      </w:pPr>
    </w:p>
    <w:p w14:paraId="4AB48A89" w14:textId="77777777" w:rsidR="00F01086" w:rsidRPr="00863342" w:rsidRDefault="00F01086" w:rsidP="00266AE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Cuarto</w:t>
      </w:r>
    </w:p>
    <w:p w14:paraId="0B339718" w14:textId="77777777" w:rsidR="00F01086" w:rsidRDefault="00F01086" w:rsidP="00266AE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Equipos y Elementos de Protección Personal</w:t>
      </w:r>
    </w:p>
    <w:p w14:paraId="553827B8" w14:textId="77777777" w:rsidR="00266AEC" w:rsidRPr="00863342" w:rsidRDefault="00266AEC" w:rsidP="00266AEC">
      <w:pPr>
        <w:autoSpaceDE w:val="0"/>
        <w:autoSpaceDN w:val="0"/>
        <w:adjustRightInd w:val="0"/>
        <w:spacing w:after="0" w:line="240" w:lineRule="auto"/>
        <w:jc w:val="center"/>
        <w:rPr>
          <w:rFonts w:ascii="Arial" w:hAnsi="Arial" w:cs="Arial"/>
          <w:b/>
          <w:bCs/>
          <w:color w:val="000000"/>
          <w:sz w:val="24"/>
          <w:szCs w:val="24"/>
        </w:rPr>
      </w:pPr>
    </w:p>
    <w:p w14:paraId="665899EE"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55</w:t>
      </w:r>
    </w:p>
    <w:p w14:paraId="7016225D"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1C314100" w14:textId="77777777" w:rsidR="00F01086" w:rsidRDefault="00F01086" w:rsidP="00CB175E">
      <w:pPr>
        <w:autoSpaceDE w:val="0"/>
        <w:autoSpaceDN w:val="0"/>
        <w:adjustRightInd w:val="0"/>
        <w:spacing w:after="0" w:line="240" w:lineRule="auto"/>
        <w:jc w:val="both"/>
        <w:rPr>
          <w:ins w:id="325" w:author="Angelo Mondaca Vergara" w:date="2020-02-13T15:54:00Z"/>
          <w:rFonts w:ascii="Arial" w:hAnsi="Arial" w:cs="Arial"/>
          <w:color w:val="000000"/>
          <w:sz w:val="24"/>
          <w:szCs w:val="24"/>
        </w:rPr>
      </w:pPr>
      <w:del w:id="326" w:author="Angelo Mondaca Vergara" w:date="2020-02-10T15:27:00Z">
        <w:r w:rsidRPr="00863342" w:rsidDel="00157813">
          <w:rPr>
            <w:rFonts w:ascii="Arial" w:hAnsi="Arial" w:cs="Arial"/>
            <w:color w:val="000000"/>
            <w:sz w:val="24"/>
            <w:szCs w:val="24"/>
          </w:rPr>
          <w:delText>La Unidad</w:delText>
        </w:r>
      </w:del>
      <w:ins w:id="327" w:author="Angelo Mondaca Vergara" w:date="2020-02-10T15:27:00Z">
        <w:r w:rsidR="00157813">
          <w:rPr>
            <w:rFonts w:ascii="Arial" w:hAnsi="Arial" w:cs="Arial"/>
            <w:color w:val="000000"/>
            <w:sz w:val="24"/>
            <w:szCs w:val="24"/>
          </w:rPr>
          <w:t>El área</w:t>
        </w:r>
      </w:ins>
      <w:r w:rsidRPr="00863342">
        <w:rPr>
          <w:rFonts w:ascii="Arial" w:hAnsi="Arial" w:cs="Arial"/>
          <w:color w:val="000000"/>
          <w:sz w:val="24"/>
          <w:szCs w:val="24"/>
        </w:rPr>
        <w:t xml:space="preserve"> Plantas de Oxígeno proporcionará a sus trabajadores los equipos e implementos de protección</w:t>
      </w:r>
      <w:r w:rsidR="00266AEC">
        <w:rPr>
          <w:rFonts w:ascii="Arial" w:hAnsi="Arial" w:cs="Arial"/>
          <w:color w:val="000000"/>
          <w:sz w:val="24"/>
          <w:szCs w:val="24"/>
        </w:rPr>
        <w:t xml:space="preserve"> </w:t>
      </w:r>
      <w:r w:rsidRPr="00863342">
        <w:rPr>
          <w:rFonts w:ascii="Arial" w:hAnsi="Arial" w:cs="Arial"/>
          <w:color w:val="000000"/>
          <w:sz w:val="24"/>
          <w:szCs w:val="24"/>
        </w:rPr>
        <w:t>personal necesarios que les permitan desarrollar sus actividades en forma segura, según el Artículo Nº 68 de</w:t>
      </w:r>
      <w:r w:rsidR="00266AEC">
        <w:rPr>
          <w:rFonts w:ascii="Arial" w:hAnsi="Arial" w:cs="Arial"/>
          <w:color w:val="000000"/>
          <w:sz w:val="24"/>
          <w:szCs w:val="24"/>
        </w:rPr>
        <w:t xml:space="preserve"> </w:t>
      </w:r>
      <w:r w:rsidRPr="00863342">
        <w:rPr>
          <w:rFonts w:ascii="Arial" w:hAnsi="Arial" w:cs="Arial"/>
          <w:color w:val="000000"/>
          <w:sz w:val="24"/>
          <w:szCs w:val="24"/>
        </w:rPr>
        <w:t xml:space="preserve">la Ley Nº 16.744, sobre Accidentes del Trabajo y Enfermedades Profesionales; Artículo Nº </w:t>
      </w:r>
      <w:del w:id="328" w:author="Angelo Mondaca Vergara" w:date="2020-02-20T10:56:00Z">
        <w:r w:rsidRPr="00863342" w:rsidDel="00C42F72">
          <w:rPr>
            <w:rFonts w:ascii="Arial" w:hAnsi="Arial" w:cs="Arial"/>
            <w:color w:val="000000"/>
            <w:sz w:val="24"/>
            <w:szCs w:val="24"/>
          </w:rPr>
          <w:delText xml:space="preserve">41 </w:delText>
        </w:r>
      </w:del>
      <w:ins w:id="329" w:author="Angelo Mondaca Vergara" w:date="2020-02-20T10:56:00Z">
        <w:r w:rsidR="00C42F72">
          <w:rPr>
            <w:rFonts w:ascii="Arial" w:hAnsi="Arial" w:cs="Arial"/>
            <w:color w:val="000000"/>
            <w:sz w:val="24"/>
            <w:szCs w:val="24"/>
          </w:rPr>
          <w:t>32</w:t>
        </w:r>
        <w:r w:rsidR="00C42F72" w:rsidRPr="00863342">
          <w:rPr>
            <w:rFonts w:ascii="Arial" w:hAnsi="Arial" w:cs="Arial"/>
            <w:color w:val="000000"/>
            <w:sz w:val="24"/>
            <w:szCs w:val="24"/>
          </w:rPr>
          <w:t xml:space="preserve"> </w:t>
        </w:r>
      </w:ins>
      <w:r w:rsidRPr="00863342">
        <w:rPr>
          <w:rFonts w:ascii="Arial" w:hAnsi="Arial" w:cs="Arial"/>
          <w:color w:val="000000"/>
          <w:sz w:val="24"/>
          <w:szCs w:val="24"/>
        </w:rPr>
        <w:t>del Decreto Supremo</w:t>
      </w:r>
      <w:r w:rsidR="00266AEC">
        <w:rPr>
          <w:rFonts w:ascii="Arial" w:hAnsi="Arial" w:cs="Arial"/>
          <w:color w:val="000000"/>
          <w:sz w:val="24"/>
          <w:szCs w:val="24"/>
        </w:rPr>
        <w:t xml:space="preserve"> </w:t>
      </w:r>
      <w:del w:id="330" w:author="Angelo Mondaca Vergara" w:date="2020-02-10T15:28:00Z">
        <w:r w:rsidR="00D260C2" w:rsidDel="00A45BAE">
          <w:rPr>
            <w:rFonts w:ascii="Arial" w:hAnsi="Arial" w:cs="Arial"/>
            <w:color w:val="000000"/>
            <w:sz w:val="24"/>
            <w:szCs w:val="24"/>
          </w:rPr>
          <w:delText>Nº 72</w:delText>
        </w:r>
      </w:del>
      <w:ins w:id="331"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xml:space="preserve">, Reglamento de Seguridad Minera y Artículo Nº </w:t>
      </w:r>
      <w:del w:id="332" w:author="Angelo Mondaca Vergara" w:date="2020-02-20T13:50:00Z">
        <w:r w:rsidRPr="00863342" w:rsidDel="00166B18">
          <w:rPr>
            <w:rFonts w:ascii="Arial" w:hAnsi="Arial" w:cs="Arial"/>
            <w:color w:val="000000"/>
            <w:sz w:val="24"/>
            <w:szCs w:val="24"/>
          </w:rPr>
          <w:delText xml:space="preserve">42 </w:delText>
        </w:r>
      </w:del>
      <w:ins w:id="333" w:author="Angelo Mondaca Vergara" w:date="2020-02-20T13:50:00Z">
        <w:r w:rsidR="00166B18">
          <w:rPr>
            <w:rFonts w:ascii="Arial" w:hAnsi="Arial" w:cs="Arial"/>
            <w:color w:val="000000"/>
            <w:sz w:val="24"/>
            <w:szCs w:val="24"/>
          </w:rPr>
          <w:t>92</w:t>
        </w:r>
      </w:ins>
      <w:ins w:id="334" w:author="Angelo Mondaca Vergara" w:date="2020-02-20T13:51:00Z">
        <w:r w:rsidR="00166B18">
          <w:rPr>
            <w:rFonts w:ascii="Arial" w:hAnsi="Arial" w:cs="Arial"/>
            <w:color w:val="000000"/>
            <w:sz w:val="24"/>
            <w:szCs w:val="24"/>
          </w:rPr>
          <w:t xml:space="preserve"> </w:t>
        </w:r>
      </w:ins>
      <w:ins w:id="335" w:author="Angelo Mondaca Vergara" w:date="2020-02-20T13:53:00Z">
        <w:r w:rsidR="00166B18">
          <w:rPr>
            <w:rFonts w:ascii="Arial" w:hAnsi="Arial" w:cs="Arial"/>
            <w:color w:val="000000"/>
            <w:sz w:val="24"/>
            <w:szCs w:val="24"/>
          </w:rPr>
          <w:t xml:space="preserve">y </w:t>
        </w:r>
      </w:ins>
      <w:ins w:id="336" w:author="Angelo Mondaca Vergara" w:date="2020-02-20T13:51:00Z">
        <w:r w:rsidR="00166B18">
          <w:rPr>
            <w:rFonts w:ascii="Arial" w:hAnsi="Arial" w:cs="Arial"/>
            <w:color w:val="000000"/>
            <w:sz w:val="24"/>
            <w:szCs w:val="24"/>
          </w:rPr>
          <w:t>96</w:t>
        </w:r>
      </w:ins>
      <w:ins w:id="337" w:author="Angelo Mondaca Vergara" w:date="2020-02-20T13:50:00Z">
        <w:r w:rsidR="00166B18" w:rsidRPr="00863342">
          <w:rPr>
            <w:rFonts w:ascii="Arial" w:hAnsi="Arial" w:cs="Arial"/>
            <w:color w:val="000000"/>
            <w:sz w:val="24"/>
            <w:szCs w:val="24"/>
          </w:rPr>
          <w:t xml:space="preserve"> </w:t>
        </w:r>
      </w:ins>
      <w:r w:rsidRPr="00863342">
        <w:rPr>
          <w:rFonts w:ascii="Arial" w:hAnsi="Arial" w:cs="Arial"/>
          <w:color w:val="000000"/>
          <w:sz w:val="24"/>
          <w:szCs w:val="24"/>
        </w:rPr>
        <w:t xml:space="preserve">del Reglamento Interno de Orden, Higiene y </w:t>
      </w:r>
      <w:r w:rsidRPr="00863342">
        <w:rPr>
          <w:rFonts w:ascii="Arial" w:hAnsi="Arial" w:cs="Arial"/>
          <w:color w:val="000000"/>
          <w:sz w:val="24"/>
          <w:szCs w:val="24"/>
        </w:rPr>
        <w:lastRenderedPageBreak/>
        <w:t>Seguridad de</w:t>
      </w:r>
      <w:r w:rsidR="00266AEC">
        <w:rPr>
          <w:rFonts w:ascii="Arial" w:hAnsi="Arial" w:cs="Arial"/>
          <w:color w:val="000000"/>
          <w:sz w:val="24"/>
          <w:szCs w:val="24"/>
        </w:rPr>
        <w:t xml:space="preserve"> </w:t>
      </w:r>
      <w:r w:rsidRPr="00863342">
        <w:rPr>
          <w:rFonts w:ascii="Arial" w:hAnsi="Arial" w:cs="Arial"/>
          <w:color w:val="000000"/>
          <w:sz w:val="24"/>
          <w:szCs w:val="24"/>
        </w:rPr>
        <w:t>la División, para permitirles desarrollar sus actividades y tareas en forma segura y con riesgos bajo control.</w:t>
      </w:r>
    </w:p>
    <w:p w14:paraId="2897502E" w14:textId="77777777" w:rsidR="00B24476" w:rsidRDefault="00B24476" w:rsidP="00CB175E">
      <w:pPr>
        <w:autoSpaceDE w:val="0"/>
        <w:autoSpaceDN w:val="0"/>
        <w:adjustRightInd w:val="0"/>
        <w:spacing w:after="0" w:line="240" w:lineRule="auto"/>
        <w:jc w:val="both"/>
        <w:rPr>
          <w:rFonts w:ascii="Arial" w:hAnsi="Arial" w:cs="Arial"/>
          <w:color w:val="000000"/>
          <w:sz w:val="24"/>
          <w:szCs w:val="24"/>
        </w:rPr>
      </w:pPr>
    </w:p>
    <w:p w14:paraId="4FEBAA82"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56</w:t>
      </w:r>
    </w:p>
    <w:p w14:paraId="1EF9271A"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575DDD2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del w:id="338" w:author="Angelo Mondaca Vergara" w:date="2020-02-10T15:27:00Z">
        <w:r w:rsidRPr="00863342" w:rsidDel="00157813">
          <w:rPr>
            <w:rFonts w:ascii="Arial" w:hAnsi="Arial" w:cs="Arial"/>
            <w:color w:val="000000"/>
            <w:sz w:val="24"/>
            <w:szCs w:val="24"/>
          </w:rPr>
          <w:delText>La Unidad</w:delText>
        </w:r>
      </w:del>
      <w:ins w:id="339" w:author="Angelo Mondaca Vergara" w:date="2020-02-10T15:27:00Z">
        <w:r w:rsidR="00157813">
          <w:rPr>
            <w:rFonts w:ascii="Arial" w:hAnsi="Arial" w:cs="Arial"/>
            <w:color w:val="000000"/>
            <w:sz w:val="24"/>
            <w:szCs w:val="24"/>
          </w:rPr>
          <w:t xml:space="preserve">El área </w:t>
        </w:r>
      </w:ins>
      <w:del w:id="340" w:author="Angelo Mondaca Vergara" w:date="2020-02-20T11:30:00Z">
        <w:r w:rsidRPr="00863342" w:rsidDel="00EA7250">
          <w:rPr>
            <w:rFonts w:ascii="Arial" w:hAnsi="Arial" w:cs="Arial"/>
            <w:color w:val="000000"/>
            <w:sz w:val="24"/>
            <w:szCs w:val="24"/>
          </w:rPr>
          <w:delText xml:space="preserve"> </w:delText>
        </w:r>
      </w:del>
      <w:r w:rsidRPr="00863342">
        <w:rPr>
          <w:rFonts w:ascii="Arial" w:hAnsi="Arial" w:cs="Arial"/>
          <w:color w:val="000000"/>
          <w:sz w:val="24"/>
          <w:szCs w:val="24"/>
        </w:rPr>
        <w:t xml:space="preserve">Plantas de Oxígeno </w:t>
      </w:r>
      <w:r w:rsidR="00FA17AD">
        <w:rPr>
          <w:rFonts w:ascii="Arial" w:hAnsi="Arial" w:cs="Arial"/>
          <w:color w:val="000000"/>
          <w:sz w:val="24"/>
          <w:szCs w:val="24"/>
        </w:rPr>
        <w:t>efectuará constantemente</w:t>
      </w:r>
      <w:r w:rsidRPr="00863342">
        <w:rPr>
          <w:rFonts w:ascii="Arial" w:hAnsi="Arial" w:cs="Arial"/>
          <w:color w:val="000000"/>
          <w:sz w:val="24"/>
          <w:szCs w:val="24"/>
        </w:rPr>
        <w:t xml:space="preserve"> estudios de las reales necesidades de los elementos</w:t>
      </w:r>
      <w:r w:rsidR="00266AEC">
        <w:rPr>
          <w:rFonts w:ascii="Arial" w:hAnsi="Arial" w:cs="Arial"/>
          <w:color w:val="000000"/>
          <w:sz w:val="24"/>
          <w:szCs w:val="24"/>
        </w:rPr>
        <w:t xml:space="preserve"> </w:t>
      </w:r>
      <w:r w:rsidRPr="00863342">
        <w:rPr>
          <w:rFonts w:ascii="Arial" w:hAnsi="Arial" w:cs="Arial"/>
          <w:color w:val="000000"/>
          <w:sz w:val="24"/>
          <w:szCs w:val="24"/>
        </w:rPr>
        <w:t>de protección personal para cada ocupación y puesto de trabajo, con relación a los riesgos efectivos a que están</w:t>
      </w:r>
      <w:r w:rsidR="00266AEC">
        <w:rPr>
          <w:rFonts w:ascii="Arial" w:hAnsi="Arial" w:cs="Arial"/>
          <w:color w:val="000000"/>
          <w:sz w:val="24"/>
          <w:szCs w:val="24"/>
        </w:rPr>
        <w:t xml:space="preserve"> </w:t>
      </w:r>
      <w:r w:rsidRPr="00863342">
        <w:rPr>
          <w:rFonts w:ascii="Arial" w:hAnsi="Arial" w:cs="Arial"/>
          <w:color w:val="000000"/>
          <w:sz w:val="24"/>
          <w:szCs w:val="24"/>
        </w:rPr>
        <w:t>expuestos l</w:t>
      </w:r>
      <w:r w:rsidR="00FA17AD">
        <w:rPr>
          <w:rFonts w:ascii="Arial" w:hAnsi="Arial" w:cs="Arial"/>
          <w:color w:val="000000"/>
          <w:sz w:val="24"/>
          <w:szCs w:val="24"/>
        </w:rPr>
        <w:t xml:space="preserve">os trabajadores. Además, deberá ajustarse a las normas divisionales </w:t>
      </w:r>
      <w:r w:rsidRPr="00863342">
        <w:rPr>
          <w:rFonts w:ascii="Arial" w:hAnsi="Arial" w:cs="Arial"/>
          <w:color w:val="000000"/>
          <w:sz w:val="24"/>
          <w:szCs w:val="24"/>
        </w:rPr>
        <w:t>relativas a la adquisición, entrega, uso, mantención,</w:t>
      </w:r>
      <w:r w:rsidR="00266AEC">
        <w:rPr>
          <w:rFonts w:ascii="Arial" w:hAnsi="Arial" w:cs="Arial"/>
          <w:color w:val="000000"/>
          <w:sz w:val="24"/>
          <w:szCs w:val="24"/>
        </w:rPr>
        <w:t xml:space="preserve"> </w:t>
      </w:r>
      <w:r w:rsidRPr="00863342">
        <w:rPr>
          <w:rFonts w:ascii="Arial" w:hAnsi="Arial" w:cs="Arial"/>
          <w:color w:val="000000"/>
          <w:sz w:val="24"/>
          <w:szCs w:val="24"/>
        </w:rPr>
        <w:t xml:space="preserve">reposición y </w:t>
      </w:r>
      <w:r w:rsidR="00FA17AD">
        <w:rPr>
          <w:rFonts w:ascii="Arial" w:hAnsi="Arial" w:cs="Arial"/>
          <w:color w:val="000000"/>
          <w:sz w:val="24"/>
          <w:szCs w:val="24"/>
        </w:rPr>
        <w:t>justificación</w:t>
      </w:r>
      <w:r w:rsidRPr="00863342">
        <w:rPr>
          <w:rFonts w:ascii="Arial" w:hAnsi="Arial" w:cs="Arial"/>
          <w:color w:val="000000"/>
          <w:sz w:val="24"/>
          <w:szCs w:val="24"/>
        </w:rPr>
        <w:t xml:space="preserve"> de tales elementos, como lo establece el Artículo Nº </w:t>
      </w:r>
      <w:ins w:id="341" w:author="Angelo Mondaca Vergara" w:date="2020-02-20T11:31:00Z">
        <w:r w:rsidR="00EA7250">
          <w:rPr>
            <w:rFonts w:ascii="Arial" w:hAnsi="Arial" w:cs="Arial"/>
            <w:color w:val="000000"/>
            <w:sz w:val="24"/>
            <w:szCs w:val="24"/>
          </w:rPr>
          <w:t>32</w:t>
        </w:r>
      </w:ins>
      <w:del w:id="342" w:author="Angelo Mondaca Vergara" w:date="2020-02-20T11:31:00Z">
        <w:r w:rsidRPr="00863342" w:rsidDel="00EA7250">
          <w:rPr>
            <w:rFonts w:ascii="Arial" w:hAnsi="Arial" w:cs="Arial"/>
            <w:color w:val="000000"/>
            <w:sz w:val="24"/>
            <w:szCs w:val="24"/>
          </w:rPr>
          <w:delText>42</w:delText>
        </w:r>
      </w:del>
      <w:r w:rsidRPr="00863342">
        <w:rPr>
          <w:rFonts w:ascii="Arial" w:hAnsi="Arial" w:cs="Arial"/>
          <w:color w:val="000000"/>
          <w:sz w:val="24"/>
          <w:szCs w:val="24"/>
        </w:rPr>
        <w:t xml:space="preserve"> del Decreto Supremo </w:t>
      </w:r>
      <w:del w:id="343" w:author="Angelo Mondaca Vergara" w:date="2020-02-10T15:28:00Z">
        <w:r w:rsidR="00D260C2" w:rsidDel="00A45BAE">
          <w:rPr>
            <w:rFonts w:ascii="Arial" w:hAnsi="Arial" w:cs="Arial"/>
            <w:color w:val="000000"/>
            <w:sz w:val="24"/>
            <w:szCs w:val="24"/>
          </w:rPr>
          <w:delText>Nº 72</w:delText>
        </w:r>
      </w:del>
      <w:ins w:id="344"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w:t>
      </w:r>
      <w:r w:rsidR="00266AEC">
        <w:rPr>
          <w:rFonts w:ascii="Arial" w:hAnsi="Arial" w:cs="Arial"/>
          <w:color w:val="000000"/>
          <w:sz w:val="24"/>
          <w:szCs w:val="24"/>
        </w:rPr>
        <w:t xml:space="preserve"> </w:t>
      </w:r>
      <w:r w:rsidRPr="00863342">
        <w:rPr>
          <w:rFonts w:ascii="Arial" w:hAnsi="Arial" w:cs="Arial"/>
          <w:color w:val="000000"/>
          <w:sz w:val="24"/>
          <w:szCs w:val="24"/>
        </w:rPr>
        <w:t xml:space="preserve">Reglamento de Seguridad Minera y los Artículos Nº </w:t>
      </w:r>
      <w:del w:id="345" w:author="Angelo Mondaca Vergara" w:date="2020-02-20T13:53:00Z">
        <w:r w:rsidRPr="00863342" w:rsidDel="00166B18">
          <w:rPr>
            <w:rFonts w:ascii="Arial" w:hAnsi="Arial" w:cs="Arial"/>
            <w:color w:val="000000"/>
            <w:sz w:val="24"/>
            <w:szCs w:val="24"/>
          </w:rPr>
          <w:delText xml:space="preserve">44 </w:delText>
        </w:r>
      </w:del>
      <w:ins w:id="346" w:author="Angelo Mondaca Vergara" w:date="2020-02-20T13:53:00Z">
        <w:r w:rsidR="00166B18">
          <w:rPr>
            <w:rFonts w:ascii="Arial" w:hAnsi="Arial" w:cs="Arial"/>
            <w:color w:val="000000"/>
            <w:sz w:val="24"/>
            <w:szCs w:val="24"/>
          </w:rPr>
          <w:t>92</w:t>
        </w:r>
        <w:r w:rsidR="00166B18" w:rsidRPr="00863342">
          <w:rPr>
            <w:rFonts w:ascii="Arial" w:hAnsi="Arial" w:cs="Arial"/>
            <w:color w:val="000000"/>
            <w:sz w:val="24"/>
            <w:szCs w:val="24"/>
          </w:rPr>
          <w:t xml:space="preserve"> </w:t>
        </w:r>
      </w:ins>
      <w:r w:rsidRPr="00863342">
        <w:rPr>
          <w:rFonts w:ascii="Arial" w:hAnsi="Arial" w:cs="Arial"/>
          <w:color w:val="000000"/>
          <w:sz w:val="24"/>
          <w:szCs w:val="24"/>
        </w:rPr>
        <w:t xml:space="preserve">y Nº </w:t>
      </w:r>
      <w:ins w:id="347" w:author="Angelo Mondaca Vergara" w:date="2020-02-20T13:54:00Z">
        <w:r w:rsidR="00166B18">
          <w:rPr>
            <w:rFonts w:ascii="Arial" w:hAnsi="Arial" w:cs="Arial"/>
            <w:color w:val="000000"/>
            <w:sz w:val="24"/>
            <w:szCs w:val="24"/>
          </w:rPr>
          <w:t>95</w:t>
        </w:r>
      </w:ins>
      <w:del w:id="348" w:author="Angelo Mondaca Vergara" w:date="2020-02-20T13:53:00Z">
        <w:r w:rsidRPr="00863342" w:rsidDel="00166B18">
          <w:rPr>
            <w:rFonts w:ascii="Arial" w:hAnsi="Arial" w:cs="Arial"/>
            <w:color w:val="000000"/>
            <w:sz w:val="24"/>
            <w:szCs w:val="24"/>
          </w:rPr>
          <w:delText>45</w:delText>
        </w:r>
      </w:del>
      <w:r w:rsidRPr="00863342">
        <w:rPr>
          <w:rFonts w:ascii="Arial" w:hAnsi="Arial" w:cs="Arial"/>
          <w:color w:val="000000"/>
          <w:sz w:val="24"/>
          <w:szCs w:val="24"/>
        </w:rPr>
        <w:t xml:space="preserve"> del Reglamento Interno de Orden, Higiene y Seguridad</w:t>
      </w:r>
      <w:r w:rsidR="00266AEC">
        <w:rPr>
          <w:rFonts w:ascii="Arial" w:hAnsi="Arial" w:cs="Arial"/>
          <w:color w:val="000000"/>
          <w:sz w:val="24"/>
          <w:szCs w:val="24"/>
        </w:rPr>
        <w:t xml:space="preserve"> </w:t>
      </w:r>
      <w:r w:rsidRPr="00863342">
        <w:rPr>
          <w:rFonts w:ascii="Arial" w:hAnsi="Arial" w:cs="Arial"/>
          <w:color w:val="000000"/>
          <w:sz w:val="24"/>
          <w:szCs w:val="24"/>
        </w:rPr>
        <w:t>de la División.</w:t>
      </w:r>
    </w:p>
    <w:p w14:paraId="46FABAD3"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1BDE0254"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57</w:t>
      </w:r>
    </w:p>
    <w:p w14:paraId="2F0C038B"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7AF0B9B8"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Los elementos de protección personal que se usan en </w:t>
      </w:r>
      <w:del w:id="349" w:author="Angelo Mondaca Vergara" w:date="2020-02-10T15:27:00Z">
        <w:r w:rsidRPr="00863342" w:rsidDel="00157813">
          <w:rPr>
            <w:rFonts w:ascii="Arial" w:hAnsi="Arial" w:cs="Arial"/>
            <w:color w:val="000000"/>
            <w:sz w:val="24"/>
            <w:szCs w:val="24"/>
          </w:rPr>
          <w:delText>la Unidad</w:delText>
        </w:r>
      </w:del>
      <w:ins w:id="350" w:author="Angelo Mondaca Vergara" w:date="2020-02-10T15:27:00Z">
        <w:r w:rsidR="00157813">
          <w:rPr>
            <w:rFonts w:ascii="Arial" w:hAnsi="Arial" w:cs="Arial"/>
            <w:color w:val="000000"/>
            <w:sz w:val="24"/>
            <w:szCs w:val="24"/>
          </w:rPr>
          <w:t xml:space="preserve">el área </w:t>
        </w:r>
      </w:ins>
      <w:del w:id="351" w:author="Angelo Mondaca Vergara" w:date="2020-02-20T11:31:00Z">
        <w:r w:rsidRPr="00863342" w:rsidDel="00EA7250">
          <w:rPr>
            <w:rFonts w:ascii="Arial" w:hAnsi="Arial" w:cs="Arial"/>
            <w:color w:val="000000"/>
            <w:sz w:val="24"/>
            <w:szCs w:val="24"/>
          </w:rPr>
          <w:delText xml:space="preserve"> </w:delText>
        </w:r>
      </w:del>
      <w:r w:rsidRPr="00863342">
        <w:rPr>
          <w:rFonts w:ascii="Arial" w:hAnsi="Arial" w:cs="Arial"/>
          <w:color w:val="000000"/>
          <w:sz w:val="24"/>
          <w:szCs w:val="24"/>
        </w:rPr>
        <w:t>Plantas de Oxígeno, sean éstos de procedencia</w:t>
      </w:r>
      <w:r w:rsidR="00266AEC">
        <w:rPr>
          <w:rFonts w:ascii="Arial" w:hAnsi="Arial" w:cs="Arial"/>
          <w:color w:val="000000"/>
          <w:sz w:val="24"/>
          <w:szCs w:val="24"/>
        </w:rPr>
        <w:t xml:space="preserve"> </w:t>
      </w:r>
      <w:r w:rsidRPr="00863342">
        <w:rPr>
          <w:rFonts w:ascii="Arial" w:hAnsi="Arial" w:cs="Arial"/>
          <w:color w:val="000000"/>
          <w:sz w:val="24"/>
          <w:szCs w:val="24"/>
        </w:rPr>
        <w:t>nacional o extranjera, deben ser de calidad certificada por algún organismo nacional autorizado para este efecto,</w:t>
      </w:r>
      <w:r w:rsidR="00266AEC">
        <w:rPr>
          <w:rFonts w:ascii="Arial" w:hAnsi="Arial" w:cs="Arial"/>
          <w:color w:val="000000"/>
          <w:sz w:val="24"/>
          <w:szCs w:val="24"/>
        </w:rPr>
        <w:t xml:space="preserve"> </w:t>
      </w:r>
      <w:r w:rsidRPr="00863342">
        <w:rPr>
          <w:rFonts w:ascii="Arial" w:hAnsi="Arial" w:cs="Arial"/>
          <w:color w:val="000000"/>
          <w:sz w:val="24"/>
          <w:szCs w:val="24"/>
        </w:rPr>
        <w:t xml:space="preserve">como se estipula en el Decreto Nº 18 del Ministerio de Salud Pública, del 25 de enero de 1982 y en el Artículo Nº </w:t>
      </w:r>
      <w:ins w:id="352" w:author="Angelo Mondaca Vergara" w:date="2020-02-20T11:32:00Z">
        <w:r w:rsidR="00EA7250">
          <w:rPr>
            <w:rFonts w:ascii="Arial" w:hAnsi="Arial" w:cs="Arial"/>
            <w:color w:val="000000"/>
            <w:sz w:val="24"/>
            <w:szCs w:val="24"/>
          </w:rPr>
          <w:t>32</w:t>
        </w:r>
      </w:ins>
      <w:del w:id="353" w:author="Angelo Mondaca Vergara" w:date="2020-02-20T11:32:00Z">
        <w:r w:rsidRPr="00863342" w:rsidDel="00EA7250">
          <w:rPr>
            <w:rFonts w:ascii="Arial" w:hAnsi="Arial" w:cs="Arial"/>
            <w:color w:val="000000"/>
            <w:sz w:val="24"/>
            <w:szCs w:val="24"/>
          </w:rPr>
          <w:delText>43</w:delText>
        </w:r>
      </w:del>
      <w:r w:rsidR="00266AEC">
        <w:rPr>
          <w:rFonts w:ascii="Arial" w:hAnsi="Arial" w:cs="Arial"/>
          <w:color w:val="000000"/>
          <w:sz w:val="24"/>
          <w:szCs w:val="24"/>
        </w:rPr>
        <w:t xml:space="preserve"> </w:t>
      </w:r>
      <w:r w:rsidRPr="00863342">
        <w:rPr>
          <w:rFonts w:ascii="Arial" w:hAnsi="Arial" w:cs="Arial"/>
          <w:color w:val="000000"/>
          <w:sz w:val="24"/>
          <w:szCs w:val="24"/>
        </w:rPr>
        <w:t xml:space="preserve">del Decreto Supremo </w:t>
      </w:r>
      <w:del w:id="354" w:author="Angelo Mondaca Vergara" w:date="2020-02-10T15:28:00Z">
        <w:r w:rsidR="00D260C2" w:rsidDel="00A45BAE">
          <w:rPr>
            <w:rFonts w:ascii="Arial" w:hAnsi="Arial" w:cs="Arial"/>
            <w:color w:val="000000"/>
            <w:sz w:val="24"/>
            <w:szCs w:val="24"/>
          </w:rPr>
          <w:delText>Nº 72</w:delText>
        </w:r>
      </w:del>
      <w:ins w:id="355"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xml:space="preserve"> Reglamento de Seguridad Minera.</w:t>
      </w:r>
    </w:p>
    <w:p w14:paraId="0011B9F7"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4317DE6B"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58</w:t>
      </w:r>
    </w:p>
    <w:p w14:paraId="05BC96BA"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2EEF153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Todo el equipo de protección personal debe mantenerse en buenas condiciones de operatividad.</w:t>
      </w:r>
    </w:p>
    <w:p w14:paraId="250EC3CA"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4279F52C"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59</w:t>
      </w:r>
    </w:p>
    <w:p w14:paraId="5BBF7C30"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5C0C2A28"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uso del equipo de protección personal</w:t>
      </w:r>
      <w:r w:rsidR="00FA17AD">
        <w:rPr>
          <w:rFonts w:ascii="Arial" w:hAnsi="Arial" w:cs="Arial"/>
          <w:color w:val="000000"/>
          <w:sz w:val="24"/>
          <w:szCs w:val="24"/>
        </w:rPr>
        <w:t xml:space="preserve">, según lo especificado en el </w:t>
      </w:r>
      <w:del w:id="356" w:author="Angelo Mondaca Vergara" w:date="2020-02-20T11:33:00Z">
        <w:r w:rsidR="00FA17AD" w:rsidDel="00EA7250">
          <w:rPr>
            <w:rFonts w:ascii="Arial" w:hAnsi="Arial" w:cs="Arial"/>
            <w:color w:val="000000"/>
            <w:sz w:val="24"/>
            <w:szCs w:val="24"/>
          </w:rPr>
          <w:delText>articulo</w:delText>
        </w:r>
      </w:del>
      <w:ins w:id="357" w:author="Angelo Mondaca Vergara" w:date="2020-02-20T11:33:00Z">
        <w:r w:rsidR="00EA7250">
          <w:rPr>
            <w:rFonts w:ascii="Arial" w:hAnsi="Arial" w:cs="Arial"/>
            <w:color w:val="000000"/>
            <w:sz w:val="24"/>
            <w:szCs w:val="24"/>
          </w:rPr>
          <w:t>artículo</w:t>
        </w:r>
      </w:ins>
      <w:r w:rsidR="00FA17AD">
        <w:rPr>
          <w:rFonts w:ascii="Arial" w:hAnsi="Arial" w:cs="Arial"/>
          <w:color w:val="000000"/>
          <w:sz w:val="24"/>
          <w:szCs w:val="24"/>
        </w:rPr>
        <w:t xml:space="preserve"> N° 63, </w:t>
      </w:r>
      <w:r w:rsidRPr="00863342">
        <w:rPr>
          <w:rFonts w:ascii="Arial" w:hAnsi="Arial" w:cs="Arial"/>
          <w:color w:val="000000"/>
          <w:sz w:val="24"/>
          <w:szCs w:val="24"/>
        </w:rPr>
        <w:t xml:space="preserve"> es obligatorio por parte de todos los trabajadores que laboren en </w:t>
      </w:r>
      <w:del w:id="358" w:author="Angelo Mondaca Vergara" w:date="2020-02-10T15:27:00Z">
        <w:r w:rsidRPr="00863342" w:rsidDel="00157813">
          <w:rPr>
            <w:rFonts w:ascii="Arial" w:hAnsi="Arial" w:cs="Arial"/>
            <w:color w:val="000000"/>
            <w:sz w:val="24"/>
            <w:szCs w:val="24"/>
          </w:rPr>
          <w:delText>la Unidad</w:delText>
        </w:r>
      </w:del>
      <w:ins w:id="359" w:author="Angelo Mondaca Vergara" w:date="2020-02-10T15:27:00Z">
        <w:r w:rsidR="00157813">
          <w:rPr>
            <w:rFonts w:ascii="Arial" w:hAnsi="Arial" w:cs="Arial"/>
            <w:color w:val="000000"/>
            <w:sz w:val="24"/>
            <w:szCs w:val="24"/>
          </w:rPr>
          <w:t xml:space="preserve">el área </w:t>
        </w:r>
      </w:ins>
      <w:r w:rsidR="00266AEC">
        <w:rPr>
          <w:rFonts w:ascii="Arial" w:hAnsi="Arial" w:cs="Arial"/>
          <w:color w:val="000000"/>
          <w:sz w:val="24"/>
          <w:szCs w:val="24"/>
        </w:rPr>
        <w:t xml:space="preserve"> </w:t>
      </w:r>
      <w:r w:rsidRPr="00863342">
        <w:rPr>
          <w:rFonts w:ascii="Arial" w:hAnsi="Arial" w:cs="Arial"/>
          <w:color w:val="000000"/>
          <w:sz w:val="24"/>
          <w:szCs w:val="24"/>
        </w:rPr>
        <w:t>Plantas de oxígeno.</w:t>
      </w:r>
    </w:p>
    <w:p w14:paraId="59BA2FE0"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56CB7B11"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60</w:t>
      </w:r>
    </w:p>
    <w:p w14:paraId="573D1B15"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5E44E1A6"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línea de mando deberá incorporar en su programa de trabajo la revisión periódica del estado de los elementos</w:t>
      </w:r>
      <w:r w:rsidR="00266AEC">
        <w:rPr>
          <w:rFonts w:ascii="Arial" w:hAnsi="Arial" w:cs="Arial"/>
          <w:color w:val="000000"/>
          <w:sz w:val="24"/>
          <w:szCs w:val="24"/>
        </w:rPr>
        <w:t xml:space="preserve"> </w:t>
      </w:r>
      <w:r w:rsidRPr="00863342">
        <w:rPr>
          <w:rFonts w:ascii="Arial" w:hAnsi="Arial" w:cs="Arial"/>
          <w:color w:val="000000"/>
          <w:sz w:val="24"/>
          <w:szCs w:val="24"/>
        </w:rPr>
        <w:t>del equipo de protección personal y verificar su uso por parte de los trabajadores; quienes están obligados a cumplir</w:t>
      </w:r>
      <w:r w:rsidR="00266AEC">
        <w:rPr>
          <w:rFonts w:ascii="Arial" w:hAnsi="Arial" w:cs="Arial"/>
          <w:color w:val="000000"/>
          <w:sz w:val="24"/>
          <w:szCs w:val="24"/>
        </w:rPr>
        <w:t xml:space="preserve"> </w:t>
      </w:r>
      <w:r w:rsidRPr="00863342">
        <w:rPr>
          <w:rFonts w:ascii="Arial" w:hAnsi="Arial" w:cs="Arial"/>
          <w:color w:val="000000"/>
          <w:sz w:val="24"/>
          <w:szCs w:val="24"/>
        </w:rPr>
        <w:t xml:space="preserve">las exigencias establecidas </w:t>
      </w:r>
      <w:r w:rsidR="00AF66B0">
        <w:rPr>
          <w:rFonts w:ascii="Arial" w:hAnsi="Arial" w:cs="Arial"/>
          <w:color w:val="000000"/>
          <w:sz w:val="24"/>
          <w:szCs w:val="24"/>
        </w:rPr>
        <w:t xml:space="preserve">en </w:t>
      </w:r>
      <w:del w:id="360" w:author="Angelo Mondaca Vergara" w:date="2020-02-10T15:27:00Z">
        <w:r w:rsidR="00AF66B0" w:rsidDel="00157813">
          <w:rPr>
            <w:rFonts w:ascii="Arial" w:hAnsi="Arial" w:cs="Arial"/>
            <w:color w:val="000000"/>
            <w:sz w:val="24"/>
            <w:szCs w:val="24"/>
          </w:rPr>
          <w:delText>la Unidad</w:delText>
        </w:r>
      </w:del>
      <w:ins w:id="361" w:author="Angelo Mondaca Vergara" w:date="2020-02-10T15:27:00Z">
        <w:r w:rsidR="00157813">
          <w:rPr>
            <w:rFonts w:ascii="Arial" w:hAnsi="Arial" w:cs="Arial"/>
            <w:color w:val="000000"/>
            <w:sz w:val="24"/>
            <w:szCs w:val="24"/>
          </w:rPr>
          <w:t xml:space="preserve">el área </w:t>
        </w:r>
      </w:ins>
      <w:del w:id="362" w:author="Angelo Mondaca Vergara" w:date="2020-02-20T11:33:00Z">
        <w:r w:rsidR="00AF66B0" w:rsidDel="00EA7250">
          <w:rPr>
            <w:rFonts w:ascii="Arial" w:hAnsi="Arial" w:cs="Arial"/>
            <w:color w:val="000000"/>
            <w:sz w:val="24"/>
            <w:szCs w:val="24"/>
          </w:rPr>
          <w:delText xml:space="preserve"> </w:delText>
        </w:r>
      </w:del>
      <w:r w:rsidR="00AF66B0">
        <w:rPr>
          <w:rFonts w:ascii="Arial" w:hAnsi="Arial" w:cs="Arial"/>
          <w:color w:val="000000"/>
          <w:sz w:val="24"/>
          <w:szCs w:val="24"/>
        </w:rPr>
        <w:t>Plantas de Oxígeno, las cuales serán concordantes con</w:t>
      </w:r>
      <w:r w:rsidRPr="00863342">
        <w:rPr>
          <w:rFonts w:ascii="Arial" w:hAnsi="Arial" w:cs="Arial"/>
          <w:color w:val="000000"/>
          <w:sz w:val="24"/>
          <w:szCs w:val="24"/>
        </w:rPr>
        <w:t xml:space="preserve"> el Reglamento Interno de Orden, Higiene y Seguridad de la División y en las normas</w:t>
      </w:r>
      <w:r w:rsidR="00AF66B0">
        <w:rPr>
          <w:rFonts w:ascii="Arial" w:hAnsi="Arial" w:cs="Arial"/>
          <w:color w:val="000000"/>
          <w:sz w:val="24"/>
          <w:szCs w:val="24"/>
        </w:rPr>
        <w:t xml:space="preserve"> </w:t>
      </w:r>
      <w:r w:rsidRPr="00863342">
        <w:rPr>
          <w:rFonts w:ascii="Arial" w:hAnsi="Arial" w:cs="Arial"/>
          <w:color w:val="000000"/>
          <w:sz w:val="24"/>
          <w:szCs w:val="24"/>
        </w:rPr>
        <w:t>establecidas en este Reglamento Interno Específico de Minería.</w:t>
      </w:r>
    </w:p>
    <w:p w14:paraId="13918229"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503B251A"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61</w:t>
      </w:r>
    </w:p>
    <w:p w14:paraId="080B37DB"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316A8521" w14:textId="77777777" w:rsidR="009D52D9" w:rsidRDefault="00F01086" w:rsidP="00CB175E">
      <w:pPr>
        <w:autoSpaceDE w:val="0"/>
        <w:autoSpaceDN w:val="0"/>
        <w:adjustRightInd w:val="0"/>
        <w:spacing w:after="0" w:line="240" w:lineRule="auto"/>
        <w:jc w:val="both"/>
        <w:rPr>
          <w:ins w:id="363" w:author="Angelo Mondaca Vergara" w:date="2020-02-20T11:34:00Z"/>
          <w:rFonts w:ascii="Arial" w:hAnsi="Arial" w:cs="Arial"/>
          <w:color w:val="000000"/>
          <w:sz w:val="24"/>
          <w:szCs w:val="24"/>
        </w:rPr>
      </w:pPr>
      <w:r w:rsidRPr="00863342">
        <w:rPr>
          <w:rFonts w:ascii="Arial" w:hAnsi="Arial" w:cs="Arial"/>
          <w:color w:val="000000"/>
          <w:sz w:val="24"/>
          <w:szCs w:val="24"/>
        </w:rPr>
        <w:t>Al realizar cualquier tipo de trabajo, por breve o sencilla que sea la tarea, que se efectúa a una altura mayor de 1,80</w:t>
      </w:r>
      <w:r w:rsidR="00266AEC">
        <w:rPr>
          <w:rFonts w:ascii="Arial" w:hAnsi="Arial" w:cs="Arial"/>
          <w:color w:val="000000"/>
          <w:sz w:val="24"/>
          <w:szCs w:val="24"/>
        </w:rPr>
        <w:t xml:space="preserve"> </w:t>
      </w:r>
      <w:r w:rsidRPr="00863342">
        <w:rPr>
          <w:rFonts w:ascii="Arial" w:hAnsi="Arial" w:cs="Arial"/>
          <w:color w:val="000000"/>
          <w:sz w:val="24"/>
          <w:szCs w:val="24"/>
        </w:rPr>
        <w:t>m, el trabajador deberá usar un sistema de arnés de seguridad para el cuerpo completo, para evitar una caída</w:t>
      </w:r>
      <w:r w:rsidR="00266AEC">
        <w:rPr>
          <w:rFonts w:ascii="Arial" w:hAnsi="Arial" w:cs="Arial"/>
          <w:color w:val="000000"/>
          <w:sz w:val="24"/>
          <w:szCs w:val="24"/>
        </w:rPr>
        <w:t xml:space="preserve"> </w:t>
      </w:r>
      <w:r w:rsidRPr="00863342">
        <w:rPr>
          <w:rFonts w:ascii="Arial" w:hAnsi="Arial" w:cs="Arial"/>
          <w:color w:val="000000"/>
          <w:sz w:val="24"/>
          <w:szCs w:val="24"/>
        </w:rPr>
        <w:t>accidental. Para enganchar el equipo, de acuerdo con el riesgo de altura, se deberán instalar las líneas de vida de</w:t>
      </w:r>
      <w:r w:rsidR="00266AEC">
        <w:rPr>
          <w:rFonts w:ascii="Arial" w:hAnsi="Arial" w:cs="Arial"/>
          <w:color w:val="000000"/>
          <w:sz w:val="24"/>
          <w:szCs w:val="24"/>
        </w:rPr>
        <w:t xml:space="preserve"> </w:t>
      </w:r>
      <w:r w:rsidRPr="00863342">
        <w:rPr>
          <w:rFonts w:ascii="Arial" w:hAnsi="Arial" w:cs="Arial"/>
          <w:color w:val="000000"/>
          <w:sz w:val="24"/>
          <w:szCs w:val="24"/>
        </w:rPr>
        <w:t>cable de acero galvanizado</w:t>
      </w:r>
      <w:del w:id="364" w:author="Angelo Mondaca Vergara" w:date="2020-02-20T11:34:00Z">
        <w:r w:rsidRPr="00863342" w:rsidDel="00EA7250">
          <w:rPr>
            <w:rFonts w:ascii="Arial" w:hAnsi="Arial" w:cs="Arial"/>
            <w:color w:val="000000"/>
            <w:sz w:val="24"/>
            <w:szCs w:val="24"/>
          </w:rPr>
          <w:delText xml:space="preserve"> instalado</w:delText>
        </w:r>
      </w:del>
      <w:r w:rsidRPr="00863342">
        <w:rPr>
          <w:rFonts w:ascii="Arial" w:hAnsi="Arial" w:cs="Arial"/>
          <w:color w:val="000000"/>
          <w:sz w:val="24"/>
          <w:szCs w:val="24"/>
        </w:rPr>
        <w:t>, estirado y sujetado entre dos puntos de anclaje por ambos extremos, que</w:t>
      </w:r>
      <w:r w:rsidR="00266AEC">
        <w:rPr>
          <w:rFonts w:ascii="Arial" w:hAnsi="Arial" w:cs="Arial"/>
          <w:color w:val="000000"/>
          <w:sz w:val="24"/>
          <w:szCs w:val="24"/>
        </w:rPr>
        <w:t xml:space="preserve"> </w:t>
      </w:r>
      <w:r w:rsidRPr="00863342">
        <w:rPr>
          <w:rFonts w:ascii="Arial" w:hAnsi="Arial" w:cs="Arial"/>
          <w:color w:val="000000"/>
          <w:sz w:val="24"/>
          <w:szCs w:val="24"/>
        </w:rPr>
        <w:t xml:space="preserve">debe utilizarse cuando el trabajador deba trasladarse o moverse de un lado a otro en </w:t>
      </w:r>
      <w:r w:rsidRPr="00863342">
        <w:rPr>
          <w:rFonts w:ascii="Arial" w:hAnsi="Arial" w:cs="Arial"/>
          <w:color w:val="000000"/>
          <w:sz w:val="24"/>
          <w:szCs w:val="24"/>
        </w:rPr>
        <w:lastRenderedPageBreak/>
        <w:t>alturas de 1,80 m o superiores.</w:t>
      </w:r>
      <w:ins w:id="365" w:author="Angelo Mondaca Vergara" w:date="2020-02-21T14:02:00Z">
        <w:r w:rsidR="009D52D9">
          <w:rPr>
            <w:rFonts w:ascii="Arial" w:hAnsi="Arial" w:cs="Arial"/>
            <w:color w:val="000000"/>
            <w:sz w:val="24"/>
            <w:szCs w:val="24"/>
          </w:rPr>
          <w:t xml:space="preserve"> Esto aplica también para el desplazamiento por escalas verticales (Gato).</w:t>
        </w:r>
      </w:ins>
    </w:p>
    <w:p w14:paraId="5E822225" w14:textId="77777777" w:rsidR="00EA7250" w:rsidRDefault="00EA7250" w:rsidP="00CB175E">
      <w:pPr>
        <w:autoSpaceDE w:val="0"/>
        <w:autoSpaceDN w:val="0"/>
        <w:adjustRightInd w:val="0"/>
        <w:spacing w:after="0" w:line="240" w:lineRule="auto"/>
        <w:jc w:val="both"/>
        <w:rPr>
          <w:rFonts w:ascii="Arial" w:hAnsi="Arial" w:cs="Arial"/>
          <w:color w:val="000000"/>
          <w:sz w:val="24"/>
          <w:szCs w:val="24"/>
        </w:rPr>
      </w:pPr>
    </w:p>
    <w:p w14:paraId="4164D981"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62</w:t>
      </w:r>
    </w:p>
    <w:p w14:paraId="54F91190"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7223AA22"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equipos o implementos de protección personal que sufran daños o extraviados en un accidente, serán repuestos</w:t>
      </w:r>
      <w:r w:rsidR="00266AEC">
        <w:rPr>
          <w:rFonts w:ascii="Arial" w:hAnsi="Arial" w:cs="Arial"/>
          <w:color w:val="000000"/>
          <w:sz w:val="24"/>
          <w:szCs w:val="24"/>
        </w:rPr>
        <w:t xml:space="preserve"> </w:t>
      </w:r>
      <w:r w:rsidRPr="00863342">
        <w:rPr>
          <w:rFonts w:ascii="Arial" w:hAnsi="Arial" w:cs="Arial"/>
          <w:color w:val="000000"/>
          <w:sz w:val="24"/>
          <w:szCs w:val="24"/>
        </w:rPr>
        <w:t>sin costo alguno para el trabajador, previa investigación e informe de su jefatura.</w:t>
      </w:r>
    </w:p>
    <w:p w14:paraId="5D42DEF9" w14:textId="77777777" w:rsidR="00266AEC" w:rsidRDefault="00266AEC" w:rsidP="00CB175E">
      <w:pPr>
        <w:autoSpaceDE w:val="0"/>
        <w:autoSpaceDN w:val="0"/>
        <w:adjustRightInd w:val="0"/>
        <w:spacing w:after="0" w:line="240" w:lineRule="auto"/>
        <w:jc w:val="both"/>
        <w:rPr>
          <w:rFonts w:ascii="Arial" w:hAnsi="Arial" w:cs="Arial"/>
          <w:b/>
          <w:bCs/>
          <w:color w:val="000000"/>
          <w:sz w:val="24"/>
          <w:szCs w:val="24"/>
        </w:rPr>
      </w:pPr>
    </w:p>
    <w:p w14:paraId="6970E3C6"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63</w:t>
      </w:r>
    </w:p>
    <w:p w14:paraId="2ADF23A8"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4D67C01E" w14:textId="15982D00"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trabajadores</w:t>
      </w:r>
      <w:ins w:id="366" w:author="Mondaca Vergara Angelo Rodolfo (Codelco-Chuquicamata)" w:date="2025-09-14T23:09:00Z" w16du:dateUtc="2025-09-15T02:09:00Z">
        <w:r w:rsidR="00F34DE3">
          <w:rPr>
            <w:rFonts w:ascii="Arial" w:hAnsi="Arial" w:cs="Arial"/>
            <w:color w:val="000000"/>
            <w:sz w:val="24"/>
            <w:szCs w:val="24"/>
          </w:rPr>
          <w:t xml:space="preserve"> p</w:t>
        </w:r>
      </w:ins>
      <w:ins w:id="367" w:author="Mondaca Vergara Angelo Rodolfo (Codelco-Chuquicamata)" w:date="2025-09-14T23:10:00Z" w16du:dateUtc="2025-09-15T02:10:00Z">
        <w:r w:rsidR="00F34DE3">
          <w:rPr>
            <w:rFonts w:ascii="Arial" w:hAnsi="Arial" w:cs="Arial"/>
            <w:color w:val="000000"/>
            <w:sz w:val="24"/>
            <w:szCs w:val="24"/>
          </w:rPr>
          <w:t>ropios o de EECC</w:t>
        </w:r>
      </w:ins>
      <w:ins w:id="368" w:author="Mondaca Vergara Angelo Rodolfo (Codelco-Chuquicamata)" w:date="2025-09-14T23:11:00Z" w16du:dateUtc="2025-09-15T02:11:00Z">
        <w:r w:rsidR="00F34DE3">
          <w:rPr>
            <w:rFonts w:ascii="Arial" w:hAnsi="Arial" w:cs="Arial"/>
            <w:color w:val="000000"/>
            <w:sz w:val="24"/>
            <w:szCs w:val="24"/>
          </w:rPr>
          <w:t xml:space="preserve"> </w:t>
        </w:r>
      </w:ins>
      <w:del w:id="369" w:author="Mondaca Vergara Angelo Rodolfo (Codelco-Chuquicamata)" w:date="2025-09-14T23:09:00Z" w16du:dateUtc="2025-09-15T02:09:00Z">
        <w:r w:rsidRPr="00863342" w:rsidDel="00F34DE3">
          <w:rPr>
            <w:rFonts w:ascii="Arial" w:hAnsi="Arial" w:cs="Arial"/>
            <w:color w:val="000000"/>
            <w:sz w:val="24"/>
            <w:szCs w:val="24"/>
          </w:rPr>
          <w:delText xml:space="preserve"> </w:delText>
        </w:r>
      </w:del>
      <w:del w:id="370" w:author="Mondaca Vergara Angelo Rodolfo (Codelco-Chuquicamata)" w:date="2025-09-14T23:11:00Z" w16du:dateUtc="2025-09-15T02:11:00Z">
        <w:r w:rsidR="00AF66B0" w:rsidDel="00F34DE3">
          <w:rPr>
            <w:rFonts w:ascii="Arial" w:hAnsi="Arial" w:cs="Arial"/>
            <w:color w:val="000000"/>
            <w:sz w:val="24"/>
            <w:szCs w:val="24"/>
          </w:rPr>
          <w:delText>de</w:delText>
        </w:r>
        <w:r w:rsidRPr="00863342" w:rsidDel="00F34DE3">
          <w:rPr>
            <w:rFonts w:ascii="Arial" w:hAnsi="Arial" w:cs="Arial"/>
            <w:color w:val="000000"/>
            <w:sz w:val="24"/>
            <w:szCs w:val="24"/>
          </w:rPr>
          <w:delText xml:space="preserve"> la Unidad</w:delText>
        </w:r>
      </w:del>
      <w:ins w:id="371" w:author="Angelo Mondaca Vergara" w:date="2020-02-10T15:27:00Z">
        <w:del w:id="372" w:author="Mondaca Vergara Angelo Rodolfo (Codelco-Chuquicamata)" w:date="2025-09-14T23:11:00Z" w16du:dateUtc="2025-09-15T02:11:00Z">
          <w:r w:rsidR="00157813" w:rsidDel="00F34DE3">
            <w:rPr>
              <w:rFonts w:ascii="Arial" w:hAnsi="Arial" w:cs="Arial"/>
              <w:color w:val="000000"/>
              <w:sz w:val="24"/>
              <w:szCs w:val="24"/>
            </w:rPr>
            <w:delText xml:space="preserve">l área </w:delText>
          </w:r>
        </w:del>
      </w:ins>
      <w:del w:id="373" w:author="Mondaca Vergara Angelo Rodolfo (Codelco-Chuquicamata)" w:date="2025-09-14T23:11:00Z" w16du:dateUtc="2025-09-15T02:11:00Z">
        <w:r w:rsidRPr="00863342" w:rsidDel="00F34DE3">
          <w:rPr>
            <w:rFonts w:ascii="Arial" w:hAnsi="Arial" w:cs="Arial"/>
            <w:color w:val="000000"/>
            <w:sz w:val="24"/>
            <w:szCs w:val="24"/>
          </w:rPr>
          <w:delText xml:space="preserve"> Plantas de Oxígeno</w:delText>
        </w:r>
        <w:r w:rsidR="00AF66B0" w:rsidDel="00F34DE3">
          <w:rPr>
            <w:rFonts w:ascii="Arial" w:hAnsi="Arial" w:cs="Arial"/>
            <w:color w:val="000000"/>
            <w:sz w:val="24"/>
            <w:szCs w:val="24"/>
          </w:rPr>
          <w:delText xml:space="preserve"> </w:delText>
        </w:r>
      </w:del>
      <w:r w:rsidR="00AF66B0">
        <w:rPr>
          <w:rFonts w:ascii="Arial" w:hAnsi="Arial" w:cs="Arial"/>
          <w:color w:val="000000"/>
          <w:sz w:val="24"/>
          <w:szCs w:val="24"/>
        </w:rPr>
        <w:t>que desarrollen labores de mantención y</w:t>
      </w:r>
      <w:del w:id="374" w:author="Mondaca Vergara Angelo Rodolfo (Codelco-Chuquicamata)" w:date="2025-09-14T23:11:00Z" w16du:dateUtc="2025-09-15T02:11:00Z">
        <w:r w:rsidR="00AF66B0" w:rsidDel="00F34DE3">
          <w:rPr>
            <w:rFonts w:ascii="Arial" w:hAnsi="Arial" w:cs="Arial"/>
            <w:color w:val="000000"/>
            <w:sz w:val="24"/>
            <w:szCs w:val="24"/>
          </w:rPr>
          <w:delText>/u</w:delText>
        </w:r>
      </w:del>
      <w:r w:rsidR="00AF66B0">
        <w:rPr>
          <w:rFonts w:ascii="Arial" w:hAnsi="Arial" w:cs="Arial"/>
          <w:color w:val="000000"/>
          <w:sz w:val="24"/>
          <w:szCs w:val="24"/>
        </w:rPr>
        <w:t xml:space="preserve"> operación</w:t>
      </w:r>
      <w:ins w:id="375" w:author="Mondaca Vergara Angelo Rodolfo (Codelco-Chuquicamata)" w:date="2025-09-14T23:10:00Z" w16du:dateUtc="2025-09-15T02:10:00Z">
        <w:r w:rsidR="00F34DE3">
          <w:rPr>
            <w:rFonts w:ascii="Arial" w:hAnsi="Arial" w:cs="Arial"/>
            <w:color w:val="000000"/>
            <w:sz w:val="24"/>
            <w:szCs w:val="24"/>
          </w:rPr>
          <w:t xml:space="preserve"> en el área Plantas de Oxígeno</w:t>
        </w:r>
      </w:ins>
      <w:r w:rsidR="00AF66B0">
        <w:rPr>
          <w:rFonts w:ascii="Arial" w:hAnsi="Arial" w:cs="Arial"/>
          <w:color w:val="000000"/>
          <w:sz w:val="24"/>
          <w:szCs w:val="24"/>
        </w:rPr>
        <w:t xml:space="preserve">, </w:t>
      </w:r>
      <w:ins w:id="376" w:author="Mondaca Vergara Angelo Rodolfo (Codelco-Chuquicamata)" w:date="2025-09-14T23:12:00Z" w16du:dateUtc="2025-09-15T02:12:00Z">
        <w:r w:rsidR="00F34DE3">
          <w:rPr>
            <w:rFonts w:ascii="Arial" w:hAnsi="Arial" w:cs="Arial"/>
            <w:color w:val="000000"/>
            <w:sz w:val="24"/>
            <w:szCs w:val="24"/>
          </w:rPr>
          <w:t xml:space="preserve">deberán usar </w:t>
        </w:r>
      </w:ins>
      <w:del w:id="377" w:author="Mondaca Vergara Angelo Rodolfo (Codelco-Chuquicamata)" w:date="2025-09-14T23:12:00Z" w16du:dateUtc="2025-09-15T02:12:00Z">
        <w:r w:rsidRPr="00863342" w:rsidDel="00F34DE3">
          <w:rPr>
            <w:rFonts w:ascii="Arial" w:hAnsi="Arial" w:cs="Arial"/>
            <w:color w:val="000000"/>
            <w:sz w:val="24"/>
            <w:szCs w:val="24"/>
          </w:rPr>
          <w:delText xml:space="preserve"> </w:delText>
        </w:r>
        <w:r w:rsidR="00AF66B0" w:rsidDel="00F34DE3">
          <w:rPr>
            <w:rFonts w:ascii="Arial" w:hAnsi="Arial" w:cs="Arial"/>
            <w:color w:val="000000"/>
            <w:sz w:val="24"/>
            <w:szCs w:val="24"/>
          </w:rPr>
          <w:delText>usarán</w:delText>
        </w:r>
        <w:r w:rsidRPr="00863342" w:rsidDel="00F34DE3">
          <w:rPr>
            <w:rFonts w:ascii="Arial" w:hAnsi="Arial" w:cs="Arial"/>
            <w:color w:val="000000"/>
            <w:sz w:val="24"/>
            <w:szCs w:val="24"/>
          </w:rPr>
          <w:delText xml:space="preserve"> </w:delText>
        </w:r>
      </w:del>
      <w:r w:rsidRPr="00863342">
        <w:rPr>
          <w:rFonts w:ascii="Arial" w:hAnsi="Arial" w:cs="Arial"/>
          <w:color w:val="000000"/>
          <w:sz w:val="24"/>
          <w:szCs w:val="24"/>
        </w:rPr>
        <w:t>permanentemente</w:t>
      </w:r>
      <w:del w:id="378" w:author="Mondaca Vergara Angelo Rodolfo (Codelco-Chuquicamata)" w:date="2025-09-14T23:13:00Z" w16du:dateUtc="2025-09-15T02:13:00Z">
        <w:r w:rsidRPr="00863342" w:rsidDel="00F34DE3">
          <w:rPr>
            <w:rFonts w:ascii="Arial" w:hAnsi="Arial" w:cs="Arial"/>
            <w:color w:val="000000"/>
            <w:sz w:val="24"/>
            <w:szCs w:val="24"/>
          </w:rPr>
          <w:delText xml:space="preserve"> y en las tareas que se requieran, </w:delText>
        </w:r>
      </w:del>
      <w:ins w:id="379" w:author="Mondaca Vergara Angelo Rodolfo (Codelco-Chuquicamata)" w:date="2025-09-14T23:13:00Z" w16du:dateUtc="2025-09-15T02:13:00Z">
        <w:r w:rsidR="00F34DE3">
          <w:rPr>
            <w:rFonts w:ascii="Arial" w:hAnsi="Arial" w:cs="Arial"/>
            <w:color w:val="000000"/>
            <w:sz w:val="24"/>
            <w:szCs w:val="24"/>
          </w:rPr>
          <w:t xml:space="preserve"> </w:t>
        </w:r>
      </w:ins>
      <w:r w:rsidRPr="00863342">
        <w:rPr>
          <w:rFonts w:ascii="Arial" w:hAnsi="Arial" w:cs="Arial"/>
          <w:color w:val="000000"/>
          <w:sz w:val="24"/>
          <w:szCs w:val="24"/>
        </w:rPr>
        <w:t>s</w:t>
      </w:r>
      <w:r w:rsidR="00AF66B0">
        <w:rPr>
          <w:rFonts w:ascii="Arial" w:hAnsi="Arial" w:cs="Arial"/>
          <w:color w:val="000000"/>
          <w:sz w:val="24"/>
          <w:szCs w:val="24"/>
        </w:rPr>
        <w:t>u equipo de protección personal básico compuesto por:</w:t>
      </w:r>
    </w:p>
    <w:p w14:paraId="204221CE" w14:textId="77777777" w:rsidR="00AF66B0" w:rsidRDefault="00AF66B0" w:rsidP="00CB175E">
      <w:pPr>
        <w:autoSpaceDE w:val="0"/>
        <w:autoSpaceDN w:val="0"/>
        <w:adjustRightInd w:val="0"/>
        <w:spacing w:after="0" w:line="240" w:lineRule="auto"/>
        <w:jc w:val="both"/>
        <w:rPr>
          <w:rFonts w:ascii="Arial" w:hAnsi="Arial" w:cs="Arial"/>
          <w:color w:val="000000"/>
          <w:sz w:val="24"/>
          <w:szCs w:val="24"/>
        </w:rPr>
      </w:pPr>
    </w:p>
    <w:p w14:paraId="2417ACB0" w14:textId="77777777" w:rsidR="00AF66B0" w:rsidRDefault="00AF66B0" w:rsidP="00AF66B0">
      <w:pPr>
        <w:pStyle w:val="Prrafodelista"/>
        <w:numPr>
          <w:ilvl w:val="0"/>
          <w:numId w:val="1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Casco de seguridad</w:t>
      </w:r>
      <w:r w:rsidRPr="006D0746">
        <w:rPr>
          <w:rFonts w:ascii="Arial" w:hAnsi="Arial" w:cs="Arial"/>
          <w:color w:val="000000"/>
          <w:sz w:val="24"/>
          <w:szCs w:val="24"/>
        </w:rPr>
        <w:t>.</w:t>
      </w:r>
    </w:p>
    <w:p w14:paraId="3B488F0A" w14:textId="77777777" w:rsidR="00AF66B0" w:rsidRPr="006D0746" w:rsidRDefault="00AF66B0" w:rsidP="0025377C">
      <w:pPr>
        <w:pStyle w:val="Prrafodelista"/>
        <w:autoSpaceDE w:val="0"/>
        <w:autoSpaceDN w:val="0"/>
        <w:adjustRightInd w:val="0"/>
        <w:spacing w:after="0" w:line="240" w:lineRule="auto"/>
        <w:jc w:val="both"/>
        <w:rPr>
          <w:rFonts w:ascii="Arial" w:hAnsi="Arial" w:cs="Arial"/>
          <w:color w:val="000000"/>
          <w:sz w:val="24"/>
          <w:szCs w:val="24"/>
        </w:rPr>
      </w:pPr>
    </w:p>
    <w:p w14:paraId="69A447D3" w14:textId="13E1A7EF" w:rsidR="00AF66B0" w:rsidRDefault="00AF66B0" w:rsidP="00AF66B0">
      <w:pPr>
        <w:pStyle w:val="Prrafodelista"/>
        <w:numPr>
          <w:ilvl w:val="0"/>
          <w:numId w:val="19"/>
        </w:numPr>
        <w:autoSpaceDE w:val="0"/>
        <w:autoSpaceDN w:val="0"/>
        <w:adjustRightInd w:val="0"/>
        <w:spacing w:after="0" w:line="240" w:lineRule="auto"/>
        <w:jc w:val="both"/>
        <w:rPr>
          <w:ins w:id="380" w:author="Mondaca Vergara Angelo Rodolfo (Codelco-Chuquicamata)" w:date="2025-09-14T23:13:00Z" w16du:dateUtc="2025-09-15T02:13:00Z"/>
          <w:rFonts w:ascii="Arial" w:hAnsi="Arial" w:cs="Arial"/>
          <w:color w:val="000000"/>
          <w:sz w:val="24"/>
          <w:szCs w:val="24"/>
        </w:rPr>
      </w:pPr>
      <w:r>
        <w:rPr>
          <w:rFonts w:ascii="Arial" w:hAnsi="Arial" w:cs="Arial"/>
          <w:color w:val="000000"/>
          <w:sz w:val="24"/>
          <w:szCs w:val="24"/>
        </w:rPr>
        <w:t xml:space="preserve">Anteojos de </w:t>
      </w:r>
      <w:del w:id="381" w:author="Angelo Mondaca Vergara" w:date="2020-02-20T11:35:00Z">
        <w:r w:rsidDel="00EA7250">
          <w:rPr>
            <w:rFonts w:ascii="Arial" w:hAnsi="Arial" w:cs="Arial"/>
            <w:color w:val="000000"/>
            <w:sz w:val="24"/>
            <w:szCs w:val="24"/>
          </w:rPr>
          <w:delText>segurida</w:delText>
        </w:r>
      </w:del>
      <w:ins w:id="382" w:author="Angelo Mondaca Vergara" w:date="2020-02-20T11:35:00Z">
        <w:r w:rsidR="00EA7250">
          <w:rPr>
            <w:rFonts w:ascii="Arial" w:hAnsi="Arial" w:cs="Arial"/>
            <w:color w:val="000000"/>
            <w:sz w:val="24"/>
            <w:szCs w:val="24"/>
          </w:rPr>
          <w:t>seguridad</w:t>
        </w:r>
      </w:ins>
      <w:ins w:id="383" w:author="Mondaca Vergara Angelo Rodolfo (Codelco-Chuquicamata)" w:date="2025-09-14T23:13:00Z" w16du:dateUtc="2025-09-15T02:13:00Z">
        <w:r w:rsidR="00F34DE3">
          <w:rPr>
            <w:rFonts w:ascii="Arial" w:hAnsi="Arial" w:cs="Arial"/>
            <w:color w:val="000000"/>
            <w:sz w:val="24"/>
            <w:szCs w:val="24"/>
          </w:rPr>
          <w:t xml:space="preserve"> con protección para polvo</w:t>
        </w:r>
      </w:ins>
      <w:ins w:id="384" w:author="Mondaca Vergara Angelo Rodolfo (Codelco-Chuquicamata)" w:date="2025-09-14T23:14:00Z" w16du:dateUtc="2025-09-15T02:14:00Z">
        <w:r w:rsidR="00F34DE3">
          <w:rPr>
            <w:rFonts w:ascii="Arial" w:hAnsi="Arial" w:cs="Arial"/>
            <w:color w:val="000000"/>
            <w:sz w:val="24"/>
            <w:szCs w:val="24"/>
          </w:rPr>
          <w:t>.</w:t>
        </w:r>
      </w:ins>
      <w:del w:id="385" w:author="Mondaca Vergara Angelo Rodolfo (Codelco-Chuquicamata)" w:date="2025-09-14T23:13:00Z" w16du:dateUtc="2025-09-15T02:13:00Z">
        <w:r w:rsidRPr="006D0746" w:rsidDel="00F34DE3">
          <w:rPr>
            <w:rFonts w:ascii="Arial" w:hAnsi="Arial" w:cs="Arial"/>
            <w:color w:val="000000"/>
            <w:sz w:val="24"/>
            <w:szCs w:val="24"/>
          </w:rPr>
          <w:delText>.</w:delText>
        </w:r>
      </w:del>
    </w:p>
    <w:p w14:paraId="4561F6A2" w14:textId="77777777" w:rsidR="00F34DE3" w:rsidRPr="00F34DE3" w:rsidRDefault="00F34DE3" w:rsidP="00F34DE3">
      <w:pPr>
        <w:pStyle w:val="Prrafodelista"/>
        <w:rPr>
          <w:ins w:id="386" w:author="Mondaca Vergara Angelo Rodolfo (Codelco-Chuquicamata)" w:date="2025-09-14T23:13:00Z" w16du:dateUtc="2025-09-15T02:13:00Z"/>
          <w:rFonts w:ascii="Arial" w:hAnsi="Arial" w:cs="Arial"/>
          <w:color w:val="000000"/>
          <w:sz w:val="24"/>
          <w:szCs w:val="24"/>
          <w:rPrChange w:id="387" w:author="Mondaca Vergara Angelo Rodolfo (Codelco-Chuquicamata)" w:date="2025-09-14T23:13:00Z" w16du:dateUtc="2025-09-15T02:13:00Z">
            <w:rPr>
              <w:ins w:id="388" w:author="Mondaca Vergara Angelo Rodolfo (Codelco-Chuquicamata)" w:date="2025-09-14T23:13:00Z" w16du:dateUtc="2025-09-15T02:13:00Z"/>
            </w:rPr>
          </w:rPrChange>
        </w:rPr>
        <w:pPrChange w:id="389" w:author="Mondaca Vergara Angelo Rodolfo (Codelco-Chuquicamata)" w:date="2025-09-14T23:13:00Z" w16du:dateUtc="2025-09-15T02:13:00Z">
          <w:pPr>
            <w:pStyle w:val="Prrafodelista"/>
            <w:numPr>
              <w:numId w:val="19"/>
            </w:numPr>
            <w:autoSpaceDE w:val="0"/>
            <w:autoSpaceDN w:val="0"/>
            <w:adjustRightInd w:val="0"/>
            <w:spacing w:after="0" w:line="240" w:lineRule="auto"/>
            <w:ind w:hanging="360"/>
            <w:jc w:val="both"/>
          </w:pPr>
        </w:pPrChange>
      </w:pPr>
    </w:p>
    <w:p w14:paraId="3BBC6455" w14:textId="0988AEA2" w:rsidR="00F34DE3" w:rsidRDefault="00F34DE3" w:rsidP="00AF66B0">
      <w:pPr>
        <w:pStyle w:val="Prrafodelista"/>
        <w:numPr>
          <w:ilvl w:val="0"/>
          <w:numId w:val="19"/>
        </w:numPr>
        <w:autoSpaceDE w:val="0"/>
        <w:autoSpaceDN w:val="0"/>
        <w:adjustRightInd w:val="0"/>
        <w:spacing w:after="0" w:line="240" w:lineRule="auto"/>
        <w:jc w:val="both"/>
        <w:rPr>
          <w:ins w:id="390" w:author="Mondaca Vergara Angelo Rodolfo (Codelco-Chuquicamata)" w:date="2025-09-14T23:14:00Z" w16du:dateUtc="2025-09-15T02:14:00Z"/>
          <w:rFonts w:ascii="Arial" w:hAnsi="Arial" w:cs="Arial"/>
          <w:color w:val="000000"/>
          <w:sz w:val="24"/>
          <w:szCs w:val="24"/>
        </w:rPr>
      </w:pPr>
      <w:ins w:id="391" w:author="Mondaca Vergara Angelo Rodolfo (Codelco-Chuquicamata)" w:date="2025-09-14T23:13:00Z" w16du:dateUtc="2025-09-15T02:13:00Z">
        <w:r>
          <w:rPr>
            <w:rFonts w:ascii="Arial" w:hAnsi="Arial" w:cs="Arial"/>
            <w:color w:val="000000"/>
            <w:sz w:val="24"/>
            <w:szCs w:val="24"/>
          </w:rPr>
          <w:t>Chaleco reflectante</w:t>
        </w:r>
      </w:ins>
      <w:ins w:id="392" w:author="Mondaca Vergara Angelo Rodolfo (Codelco-Chuquicamata)" w:date="2025-09-14T23:14:00Z" w16du:dateUtc="2025-09-15T02:14:00Z">
        <w:r>
          <w:rPr>
            <w:rFonts w:ascii="Arial" w:hAnsi="Arial" w:cs="Arial"/>
            <w:color w:val="000000"/>
            <w:sz w:val="24"/>
            <w:szCs w:val="24"/>
          </w:rPr>
          <w:t>.</w:t>
        </w:r>
      </w:ins>
    </w:p>
    <w:p w14:paraId="00C2A30B" w14:textId="77777777" w:rsidR="00F34DE3" w:rsidRPr="00F34DE3" w:rsidRDefault="00F34DE3" w:rsidP="00F34DE3">
      <w:pPr>
        <w:pStyle w:val="Prrafodelista"/>
        <w:rPr>
          <w:ins w:id="393" w:author="Mondaca Vergara Angelo Rodolfo (Codelco-Chuquicamata)" w:date="2025-09-14T23:14:00Z" w16du:dateUtc="2025-09-15T02:14:00Z"/>
          <w:rFonts w:ascii="Arial" w:hAnsi="Arial" w:cs="Arial"/>
          <w:color w:val="000000"/>
          <w:sz w:val="24"/>
          <w:szCs w:val="24"/>
          <w:rPrChange w:id="394" w:author="Mondaca Vergara Angelo Rodolfo (Codelco-Chuquicamata)" w:date="2025-09-14T23:14:00Z" w16du:dateUtc="2025-09-15T02:14:00Z">
            <w:rPr>
              <w:ins w:id="395" w:author="Mondaca Vergara Angelo Rodolfo (Codelco-Chuquicamata)" w:date="2025-09-14T23:14:00Z" w16du:dateUtc="2025-09-15T02:14:00Z"/>
            </w:rPr>
          </w:rPrChange>
        </w:rPr>
        <w:pPrChange w:id="396" w:author="Mondaca Vergara Angelo Rodolfo (Codelco-Chuquicamata)" w:date="2025-09-14T23:14:00Z" w16du:dateUtc="2025-09-15T02:14:00Z">
          <w:pPr>
            <w:pStyle w:val="Prrafodelista"/>
            <w:numPr>
              <w:numId w:val="19"/>
            </w:numPr>
            <w:autoSpaceDE w:val="0"/>
            <w:autoSpaceDN w:val="0"/>
            <w:adjustRightInd w:val="0"/>
            <w:spacing w:after="0" w:line="240" w:lineRule="auto"/>
            <w:ind w:hanging="360"/>
            <w:jc w:val="both"/>
          </w:pPr>
        </w:pPrChange>
      </w:pPr>
    </w:p>
    <w:p w14:paraId="6AA2C092" w14:textId="343BA2E6" w:rsidR="00F34DE3" w:rsidRDefault="00F34DE3" w:rsidP="00AF66B0">
      <w:pPr>
        <w:pStyle w:val="Prrafodelista"/>
        <w:numPr>
          <w:ilvl w:val="0"/>
          <w:numId w:val="19"/>
        </w:numPr>
        <w:autoSpaceDE w:val="0"/>
        <w:autoSpaceDN w:val="0"/>
        <w:adjustRightInd w:val="0"/>
        <w:spacing w:after="0" w:line="240" w:lineRule="auto"/>
        <w:jc w:val="both"/>
        <w:rPr>
          <w:rFonts w:ascii="Arial" w:hAnsi="Arial" w:cs="Arial"/>
          <w:color w:val="000000"/>
          <w:sz w:val="24"/>
          <w:szCs w:val="24"/>
        </w:rPr>
      </w:pPr>
      <w:ins w:id="397" w:author="Mondaca Vergara Angelo Rodolfo (Codelco-Chuquicamata)" w:date="2025-09-14T23:14:00Z" w16du:dateUtc="2025-09-15T02:14:00Z">
        <w:r>
          <w:rPr>
            <w:rFonts w:ascii="Arial" w:hAnsi="Arial" w:cs="Arial"/>
            <w:color w:val="000000"/>
            <w:sz w:val="24"/>
            <w:szCs w:val="24"/>
          </w:rPr>
          <w:t>Protección respiratoria (porte del EPP)</w:t>
        </w:r>
      </w:ins>
    </w:p>
    <w:p w14:paraId="5E6457A5" w14:textId="77777777" w:rsidR="00AF66B0" w:rsidRPr="006D0746" w:rsidRDefault="00AF66B0" w:rsidP="0025377C">
      <w:pPr>
        <w:pStyle w:val="Prrafodelista"/>
        <w:autoSpaceDE w:val="0"/>
        <w:autoSpaceDN w:val="0"/>
        <w:adjustRightInd w:val="0"/>
        <w:spacing w:after="0" w:line="240" w:lineRule="auto"/>
        <w:jc w:val="both"/>
        <w:rPr>
          <w:rFonts w:ascii="Arial" w:hAnsi="Arial" w:cs="Arial"/>
          <w:color w:val="000000"/>
          <w:sz w:val="24"/>
          <w:szCs w:val="24"/>
        </w:rPr>
      </w:pPr>
    </w:p>
    <w:p w14:paraId="4A8347A8" w14:textId="16492640" w:rsidR="00AF66B0" w:rsidDel="00F34DE3" w:rsidRDefault="00AF66B0" w:rsidP="00F34DE3">
      <w:pPr>
        <w:pStyle w:val="Prrafodelista"/>
        <w:numPr>
          <w:ilvl w:val="0"/>
          <w:numId w:val="19"/>
        </w:numPr>
        <w:autoSpaceDE w:val="0"/>
        <w:autoSpaceDN w:val="0"/>
        <w:adjustRightInd w:val="0"/>
        <w:spacing w:after="0" w:line="240" w:lineRule="auto"/>
        <w:jc w:val="both"/>
        <w:rPr>
          <w:del w:id="398" w:author="Mondaca Vergara Angelo Rodolfo (Codelco-Chuquicamata)" w:date="2025-09-14T23:14:00Z" w16du:dateUtc="2025-09-15T02:14:00Z"/>
          <w:rFonts w:ascii="Arial" w:hAnsi="Arial" w:cs="Arial"/>
          <w:color w:val="000000"/>
          <w:sz w:val="24"/>
          <w:szCs w:val="24"/>
        </w:rPr>
      </w:pPr>
      <w:r>
        <w:rPr>
          <w:rFonts w:ascii="Arial" w:hAnsi="Arial" w:cs="Arial"/>
          <w:color w:val="000000"/>
          <w:sz w:val="24"/>
          <w:szCs w:val="24"/>
        </w:rPr>
        <w:t>Protectores auditivos</w:t>
      </w:r>
      <w:r w:rsidRPr="006D0746">
        <w:rPr>
          <w:rFonts w:ascii="Arial" w:hAnsi="Arial" w:cs="Arial"/>
          <w:color w:val="000000"/>
          <w:sz w:val="24"/>
          <w:szCs w:val="24"/>
        </w:rPr>
        <w:t>.</w:t>
      </w:r>
    </w:p>
    <w:p w14:paraId="4414DF90" w14:textId="77777777" w:rsidR="00F34DE3" w:rsidRDefault="00F34DE3" w:rsidP="00AF66B0">
      <w:pPr>
        <w:pStyle w:val="Prrafodelista"/>
        <w:numPr>
          <w:ilvl w:val="0"/>
          <w:numId w:val="19"/>
        </w:numPr>
        <w:autoSpaceDE w:val="0"/>
        <w:autoSpaceDN w:val="0"/>
        <w:adjustRightInd w:val="0"/>
        <w:spacing w:after="0" w:line="240" w:lineRule="auto"/>
        <w:jc w:val="both"/>
        <w:rPr>
          <w:ins w:id="399" w:author="Mondaca Vergara Angelo Rodolfo (Codelco-Chuquicamata)" w:date="2025-09-14T23:14:00Z" w16du:dateUtc="2025-09-15T02:14:00Z"/>
          <w:rFonts w:ascii="Arial" w:hAnsi="Arial" w:cs="Arial"/>
          <w:color w:val="000000"/>
          <w:sz w:val="24"/>
          <w:szCs w:val="24"/>
        </w:rPr>
      </w:pPr>
    </w:p>
    <w:p w14:paraId="2960D565" w14:textId="77777777" w:rsidR="00AF66B0" w:rsidRPr="006D0746" w:rsidRDefault="00AF66B0" w:rsidP="00F34DE3">
      <w:pPr>
        <w:pStyle w:val="Prrafodelista"/>
        <w:autoSpaceDE w:val="0"/>
        <w:autoSpaceDN w:val="0"/>
        <w:adjustRightInd w:val="0"/>
        <w:spacing w:after="0" w:line="240" w:lineRule="auto"/>
        <w:jc w:val="both"/>
        <w:rPr>
          <w:rFonts w:ascii="Arial" w:hAnsi="Arial" w:cs="Arial"/>
          <w:color w:val="000000"/>
          <w:sz w:val="24"/>
          <w:szCs w:val="24"/>
        </w:rPr>
        <w:pPrChange w:id="400" w:author="Mondaca Vergara Angelo Rodolfo (Codelco-Chuquicamata)" w:date="2025-09-14T23:14:00Z" w16du:dateUtc="2025-09-15T02:14:00Z">
          <w:pPr>
            <w:autoSpaceDE w:val="0"/>
            <w:autoSpaceDN w:val="0"/>
            <w:adjustRightInd w:val="0"/>
            <w:spacing w:after="0" w:line="240" w:lineRule="auto"/>
            <w:jc w:val="both"/>
          </w:pPr>
        </w:pPrChange>
      </w:pPr>
    </w:p>
    <w:p w14:paraId="02E7439C" w14:textId="77777777" w:rsidR="00AF66B0" w:rsidRDefault="00AF66B0" w:rsidP="00AF66B0">
      <w:pPr>
        <w:pStyle w:val="Prrafodelista"/>
        <w:numPr>
          <w:ilvl w:val="0"/>
          <w:numId w:val="1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Guantes</w:t>
      </w:r>
      <w:r w:rsidRPr="006D0746">
        <w:rPr>
          <w:rFonts w:ascii="Arial" w:hAnsi="Arial" w:cs="Arial"/>
          <w:color w:val="000000"/>
          <w:sz w:val="24"/>
          <w:szCs w:val="24"/>
        </w:rPr>
        <w:t>.</w:t>
      </w:r>
    </w:p>
    <w:p w14:paraId="7D1968D2" w14:textId="77777777" w:rsidR="00AF66B0" w:rsidRPr="00AF66B0" w:rsidRDefault="00AF66B0" w:rsidP="00AF66B0">
      <w:pPr>
        <w:pStyle w:val="Prrafodelista"/>
        <w:rPr>
          <w:rFonts w:ascii="Arial" w:hAnsi="Arial" w:cs="Arial"/>
          <w:color w:val="000000"/>
          <w:sz w:val="24"/>
          <w:szCs w:val="24"/>
        </w:rPr>
      </w:pPr>
    </w:p>
    <w:p w14:paraId="52D7467D" w14:textId="77777777" w:rsidR="00AF66B0" w:rsidRDefault="00AF66B0" w:rsidP="00AF66B0">
      <w:pPr>
        <w:pStyle w:val="Prrafodelista"/>
        <w:numPr>
          <w:ilvl w:val="0"/>
          <w:numId w:val="19"/>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Zapatos de seguridad</w:t>
      </w:r>
    </w:p>
    <w:p w14:paraId="27B8001B" w14:textId="77777777" w:rsidR="00AF66B0" w:rsidRPr="00AF66B0" w:rsidRDefault="00AF66B0" w:rsidP="00AF66B0">
      <w:pPr>
        <w:pStyle w:val="Prrafodelista"/>
        <w:rPr>
          <w:rFonts w:ascii="Arial" w:hAnsi="Arial" w:cs="Arial"/>
          <w:color w:val="000000"/>
          <w:sz w:val="24"/>
          <w:szCs w:val="24"/>
        </w:rPr>
      </w:pPr>
    </w:p>
    <w:p w14:paraId="58E8C55A" w14:textId="6E50375E" w:rsidR="00AF66B0" w:rsidRDefault="00240EA4" w:rsidP="00AF66B0">
      <w:pPr>
        <w:pStyle w:val="Prrafodelista"/>
        <w:numPr>
          <w:ilvl w:val="0"/>
          <w:numId w:val="19"/>
        </w:numPr>
        <w:autoSpaceDE w:val="0"/>
        <w:autoSpaceDN w:val="0"/>
        <w:adjustRightInd w:val="0"/>
        <w:spacing w:after="0" w:line="240" w:lineRule="auto"/>
        <w:jc w:val="both"/>
        <w:rPr>
          <w:ins w:id="401" w:author="Angelo Mondaca Vergara" w:date="2020-02-22T12:38:00Z"/>
          <w:rFonts w:ascii="Arial" w:hAnsi="Arial" w:cs="Arial"/>
          <w:color w:val="000000"/>
          <w:sz w:val="24"/>
          <w:szCs w:val="24"/>
        </w:rPr>
      </w:pPr>
      <w:ins w:id="402" w:author="Mondaca Vergara Angelo Rodolfo (Codelco-Chuquicamata)" w:date="2025-09-14T23:15:00Z" w16du:dateUtc="2025-09-15T02:15:00Z">
        <w:r>
          <w:rPr>
            <w:rFonts w:ascii="Arial" w:hAnsi="Arial" w:cs="Arial"/>
            <w:color w:val="000000"/>
            <w:sz w:val="24"/>
            <w:szCs w:val="24"/>
          </w:rPr>
          <w:t>T</w:t>
        </w:r>
      </w:ins>
      <w:del w:id="403" w:author="Mondaca Vergara Angelo Rodolfo (Codelco-Chuquicamata)" w:date="2025-09-14T06:03:00Z" w16du:dateUtc="2025-09-14T09:03:00Z">
        <w:r w:rsidR="00AF66B0" w:rsidDel="00E81B6D">
          <w:rPr>
            <w:rFonts w:ascii="Arial" w:hAnsi="Arial" w:cs="Arial"/>
            <w:color w:val="000000"/>
            <w:sz w:val="24"/>
            <w:szCs w:val="24"/>
          </w:rPr>
          <w:delText xml:space="preserve">Tenida </w:delText>
        </w:r>
      </w:del>
      <w:ins w:id="404" w:author="Mondaca Vergara Angelo Rodolfo (Codelco-Chuquicamata)" w:date="2025-09-14T06:03:00Z" w16du:dateUtc="2025-09-14T09:03:00Z">
        <w:r w:rsidR="00E81B6D">
          <w:rPr>
            <w:rFonts w:ascii="Arial" w:hAnsi="Arial" w:cs="Arial"/>
            <w:color w:val="000000"/>
            <w:sz w:val="24"/>
            <w:szCs w:val="24"/>
          </w:rPr>
          <w:t xml:space="preserve">enida </w:t>
        </w:r>
        <w:r w:rsidR="00E81B6D">
          <w:rPr>
            <w:rFonts w:ascii="Arial" w:hAnsi="Arial" w:cs="Arial"/>
            <w:color w:val="000000"/>
            <w:sz w:val="24"/>
            <w:szCs w:val="24"/>
          </w:rPr>
          <w:t xml:space="preserve">100 % </w:t>
        </w:r>
      </w:ins>
      <w:r w:rsidR="00AF66B0">
        <w:rPr>
          <w:rFonts w:ascii="Arial" w:hAnsi="Arial" w:cs="Arial"/>
          <w:color w:val="000000"/>
          <w:sz w:val="24"/>
          <w:szCs w:val="24"/>
        </w:rPr>
        <w:t>de algodón</w:t>
      </w:r>
      <w:del w:id="405" w:author="Mondaca Vergara Angelo Rodolfo (Codelco-Chuquicamata)" w:date="2025-09-14T06:03:00Z" w16du:dateUtc="2025-09-14T09:03:00Z">
        <w:r w:rsidR="00AF66B0" w:rsidDel="00E81B6D">
          <w:rPr>
            <w:rFonts w:ascii="Arial" w:hAnsi="Arial" w:cs="Arial"/>
            <w:color w:val="000000"/>
            <w:sz w:val="24"/>
            <w:szCs w:val="24"/>
          </w:rPr>
          <w:delText xml:space="preserve"> (100%)</w:delText>
        </w:r>
      </w:del>
      <w:ins w:id="406" w:author="Angelo Mondaca Vergara" w:date="2020-02-20T11:36:00Z">
        <w:del w:id="407" w:author="Mondaca Vergara Angelo Rodolfo (Codelco-Chuquicamata)" w:date="2025-09-14T06:03:00Z" w16du:dateUtc="2025-09-14T09:03:00Z">
          <w:r w:rsidR="00EA7250" w:rsidDel="00E81B6D">
            <w:rPr>
              <w:rFonts w:ascii="Arial" w:hAnsi="Arial" w:cs="Arial"/>
              <w:color w:val="000000"/>
              <w:sz w:val="24"/>
              <w:szCs w:val="24"/>
            </w:rPr>
            <w:delText xml:space="preserve">, </w:delText>
          </w:r>
        </w:del>
      </w:ins>
      <w:ins w:id="408" w:author="Mondaca Vergara Angelo Rodolfo (Codelco-Chuquicamata)" w:date="2025-09-14T06:03:00Z" w16du:dateUtc="2025-09-14T09:03:00Z">
        <w:r w:rsidR="00E81B6D">
          <w:rPr>
            <w:rFonts w:ascii="Arial" w:hAnsi="Arial" w:cs="Arial"/>
            <w:color w:val="000000"/>
            <w:sz w:val="24"/>
            <w:szCs w:val="24"/>
          </w:rPr>
          <w:t xml:space="preserve"> </w:t>
        </w:r>
      </w:ins>
      <w:ins w:id="409" w:author="Angelo Mondaca Vergara" w:date="2020-02-20T11:36:00Z">
        <w:r w:rsidR="00EA7250">
          <w:rPr>
            <w:rFonts w:ascii="Arial" w:hAnsi="Arial" w:cs="Arial"/>
            <w:color w:val="000000"/>
            <w:sz w:val="24"/>
            <w:szCs w:val="24"/>
          </w:rPr>
          <w:t>o retardante de flama</w:t>
        </w:r>
        <w:del w:id="410" w:author="Mondaca Vergara Angelo Rodolfo (Codelco-Chuquicamata)" w:date="2025-09-14T06:04:00Z" w16du:dateUtc="2025-09-14T09:04:00Z">
          <w:r w:rsidR="00EA7250" w:rsidDel="00E81B6D">
            <w:rPr>
              <w:rFonts w:ascii="Arial" w:hAnsi="Arial" w:cs="Arial"/>
              <w:color w:val="000000"/>
              <w:sz w:val="24"/>
              <w:szCs w:val="24"/>
            </w:rPr>
            <w:delText>,</w:delText>
          </w:r>
        </w:del>
      </w:ins>
      <w:del w:id="411" w:author="Mondaca Vergara Angelo Rodolfo (Codelco-Chuquicamata)" w:date="2025-09-14T06:04:00Z" w16du:dateUtc="2025-09-14T09:04:00Z">
        <w:r w:rsidR="00AF66B0" w:rsidDel="00E81B6D">
          <w:rPr>
            <w:rFonts w:ascii="Arial" w:hAnsi="Arial" w:cs="Arial"/>
            <w:color w:val="000000"/>
            <w:sz w:val="24"/>
            <w:szCs w:val="24"/>
          </w:rPr>
          <w:delText xml:space="preserve"> </w:delText>
        </w:r>
      </w:del>
      <w:ins w:id="412" w:author="Mondaca Vergara Angelo Rodolfo (Codelco-Chuquicamata)" w:date="2025-09-14T06:04:00Z" w16du:dateUtc="2025-09-14T09:04:00Z">
        <w:r w:rsidR="00E81B6D">
          <w:rPr>
            <w:rFonts w:ascii="Arial" w:hAnsi="Arial" w:cs="Arial"/>
            <w:color w:val="000000"/>
            <w:sz w:val="24"/>
            <w:szCs w:val="24"/>
          </w:rPr>
          <w:t xml:space="preserve"> y </w:t>
        </w:r>
      </w:ins>
      <w:r w:rsidR="00AF66B0">
        <w:rPr>
          <w:rFonts w:ascii="Arial" w:hAnsi="Arial" w:cs="Arial"/>
          <w:color w:val="000000"/>
          <w:sz w:val="24"/>
          <w:szCs w:val="24"/>
        </w:rPr>
        <w:t>manga larga</w:t>
      </w:r>
      <w:ins w:id="413" w:author="Mondaca Vergara Angelo Rodolfo (Codelco-Chuquicamata)" w:date="2025-09-14T06:04:00Z" w16du:dateUtc="2025-09-14T09:04:00Z">
        <w:r w:rsidR="00E81B6D">
          <w:rPr>
            <w:rFonts w:ascii="Arial" w:hAnsi="Arial" w:cs="Arial"/>
            <w:color w:val="000000"/>
            <w:sz w:val="24"/>
            <w:szCs w:val="24"/>
          </w:rPr>
          <w:t>.</w:t>
        </w:r>
      </w:ins>
      <w:del w:id="414" w:author="Mondaca Vergara Angelo Rodolfo (Codelco-Chuquicamata)" w:date="2025-09-14T06:04:00Z" w16du:dateUtc="2025-09-14T09:04:00Z">
        <w:r w:rsidR="00AF66B0" w:rsidDel="00E81B6D">
          <w:rPr>
            <w:rFonts w:ascii="Arial" w:hAnsi="Arial" w:cs="Arial"/>
            <w:color w:val="000000"/>
            <w:sz w:val="24"/>
            <w:szCs w:val="24"/>
          </w:rPr>
          <w:delText>, proporcionada por la División</w:delText>
        </w:r>
      </w:del>
      <w:del w:id="415" w:author="Mondaca Vergara Angelo Rodolfo (Codelco-Chuquicamata)" w:date="2025-09-14T06:03:00Z" w16du:dateUtc="2025-09-14T09:03:00Z">
        <w:r w:rsidR="00AF66B0" w:rsidDel="00E81B6D">
          <w:rPr>
            <w:rFonts w:ascii="Arial" w:hAnsi="Arial" w:cs="Arial"/>
            <w:color w:val="000000"/>
            <w:sz w:val="24"/>
            <w:szCs w:val="24"/>
          </w:rPr>
          <w:delText>.</w:delText>
        </w:r>
      </w:del>
    </w:p>
    <w:p w14:paraId="74E7FAB7" w14:textId="77777777" w:rsidR="004A4DC3" w:rsidRPr="004A4DC3" w:rsidRDefault="004A4DC3">
      <w:pPr>
        <w:pStyle w:val="Prrafodelista"/>
        <w:rPr>
          <w:ins w:id="416" w:author="Angelo Mondaca Vergara" w:date="2020-02-22T12:38:00Z"/>
          <w:rFonts w:ascii="Arial" w:hAnsi="Arial" w:cs="Arial"/>
          <w:color w:val="000000"/>
          <w:sz w:val="24"/>
          <w:szCs w:val="24"/>
          <w:rPrChange w:id="417" w:author="Angelo Mondaca Vergara" w:date="2020-02-22T12:38:00Z">
            <w:rPr>
              <w:ins w:id="418" w:author="Angelo Mondaca Vergara" w:date="2020-02-22T12:38:00Z"/>
            </w:rPr>
          </w:rPrChange>
        </w:rPr>
        <w:pPrChange w:id="419" w:author="Angelo Mondaca Vergara" w:date="2020-02-22T12:38:00Z">
          <w:pPr>
            <w:pStyle w:val="Prrafodelista"/>
            <w:numPr>
              <w:numId w:val="19"/>
            </w:numPr>
            <w:autoSpaceDE w:val="0"/>
            <w:autoSpaceDN w:val="0"/>
            <w:adjustRightInd w:val="0"/>
            <w:spacing w:after="0" w:line="240" w:lineRule="auto"/>
            <w:ind w:hanging="360"/>
            <w:jc w:val="both"/>
          </w:pPr>
        </w:pPrChange>
      </w:pPr>
    </w:p>
    <w:p w14:paraId="028A2357" w14:textId="77777777" w:rsidR="004A4DC3" w:rsidRDefault="004A4DC3" w:rsidP="00AF66B0">
      <w:pPr>
        <w:pStyle w:val="Prrafodelista"/>
        <w:numPr>
          <w:ilvl w:val="0"/>
          <w:numId w:val="19"/>
        </w:numPr>
        <w:autoSpaceDE w:val="0"/>
        <w:autoSpaceDN w:val="0"/>
        <w:adjustRightInd w:val="0"/>
        <w:spacing w:after="0" w:line="240" w:lineRule="auto"/>
        <w:jc w:val="both"/>
        <w:rPr>
          <w:rFonts w:ascii="Arial" w:hAnsi="Arial" w:cs="Arial"/>
          <w:color w:val="000000"/>
          <w:sz w:val="24"/>
          <w:szCs w:val="24"/>
        </w:rPr>
      </w:pPr>
      <w:ins w:id="420" w:author="Angelo Mondaca Vergara" w:date="2020-02-22T12:38:00Z">
        <w:r>
          <w:rPr>
            <w:rFonts w:ascii="Arial" w:hAnsi="Arial" w:cs="Arial"/>
            <w:color w:val="000000"/>
            <w:sz w:val="24"/>
            <w:szCs w:val="24"/>
          </w:rPr>
          <w:t>Radio</w:t>
        </w:r>
      </w:ins>
    </w:p>
    <w:p w14:paraId="087A609B" w14:textId="77777777" w:rsidR="00F342B6" w:rsidRPr="00F342B6" w:rsidRDefault="00F342B6" w:rsidP="00F342B6">
      <w:pPr>
        <w:pStyle w:val="Prrafodelista"/>
        <w:spacing w:line="240" w:lineRule="auto"/>
        <w:rPr>
          <w:rFonts w:ascii="Arial" w:hAnsi="Arial" w:cs="Arial"/>
          <w:color w:val="000000"/>
          <w:sz w:val="24"/>
          <w:szCs w:val="24"/>
        </w:rPr>
      </w:pPr>
    </w:p>
    <w:p w14:paraId="59D8BCED" w14:textId="77777777" w:rsidR="00F342B6" w:rsidRDefault="00F342B6" w:rsidP="00F342B6">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Los trabajadores que </w:t>
      </w:r>
      <w:del w:id="421" w:author="Angelo Mondaca Vergara" w:date="2020-02-20T11:36:00Z">
        <w:r w:rsidDel="00EA7250">
          <w:rPr>
            <w:rFonts w:ascii="Arial" w:hAnsi="Arial" w:cs="Arial"/>
            <w:color w:val="000000"/>
            <w:sz w:val="24"/>
            <w:szCs w:val="24"/>
          </w:rPr>
          <w:delText>reaicen</w:delText>
        </w:r>
      </w:del>
      <w:ins w:id="422" w:author="Angelo Mondaca Vergara" w:date="2020-02-20T11:36:00Z">
        <w:r w:rsidR="00EA7250">
          <w:rPr>
            <w:rFonts w:ascii="Arial" w:hAnsi="Arial" w:cs="Arial"/>
            <w:color w:val="000000"/>
            <w:sz w:val="24"/>
            <w:szCs w:val="24"/>
          </w:rPr>
          <w:t>realicen</w:t>
        </w:r>
      </w:ins>
      <w:r>
        <w:rPr>
          <w:rFonts w:ascii="Arial" w:hAnsi="Arial" w:cs="Arial"/>
          <w:color w:val="000000"/>
          <w:sz w:val="24"/>
          <w:szCs w:val="24"/>
        </w:rPr>
        <w:t xml:space="preserve"> funciones administrativas, se les exigirá el uso permanente de zapatos de seguridad y en caso de salir a terreno, obligatoriamente llevarán el siguiente equipo de protección básico de seguridad.</w:t>
      </w:r>
    </w:p>
    <w:p w14:paraId="6AD4BDC8" w14:textId="77777777" w:rsidR="0025377C" w:rsidRDefault="0025377C" w:rsidP="00F342B6">
      <w:pPr>
        <w:autoSpaceDE w:val="0"/>
        <w:autoSpaceDN w:val="0"/>
        <w:adjustRightInd w:val="0"/>
        <w:spacing w:after="0" w:line="240" w:lineRule="auto"/>
        <w:jc w:val="both"/>
        <w:rPr>
          <w:rFonts w:ascii="Arial" w:hAnsi="Arial" w:cs="Arial"/>
          <w:color w:val="000000"/>
          <w:sz w:val="24"/>
          <w:szCs w:val="24"/>
        </w:rPr>
      </w:pPr>
    </w:p>
    <w:p w14:paraId="7E818F93" w14:textId="77777777" w:rsidR="0025377C" w:rsidRPr="0025377C" w:rsidRDefault="0025377C" w:rsidP="0025377C">
      <w:pPr>
        <w:pStyle w:val="Prrafodelista"/>
        <w:numPr>
          <w:ilvl w:val="0"/>
          <w:numId w:val="20"/>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Casco de seguridad</w:t>
      </w:r>
      <w:r w:rsidRPr="0025377C">
        <w:rPr>
          <w:rFonts w:ascii="Arial" w:hAnsi="Arial" w:cs="Arial"/>
          <w:color w:val="000000"/>
          <w:sz w:val="24"/>
          <w:szCs w:val="24"/>
        </w:rPr>
        <w:t>.</w:t>
      </w:r>
    </w:p>
    <w:p w14:paraId="4B6DE639" w14:textId="77777777" w:rsidR="0025377C" w:rsidRPr="00AF66B0" w:rsidRDefault="0025377C" w:rsidP="0025377C">
      <w:pPr>
        <w:pStyle w:val="Prrafodelista"/>
        <w:rPr>
          <w:rFonts w:ascii="Arial" w:hAnsi="Arial" w:cs="Arial"/>
          <w:color w:val="000000"/>
          <w:sz w:val="24"/>
          <w:szCs w:val="24"/>
        </w:rPr>
      </w:pPr>
    </w:p>
    <w:p w14:paraId="68C6CA66" w14:textId="77777777" w:rsidR="00240EA4" w:rsidRDefault="00240EA4" w:rsidP="00240EA4">
      <w:pPr>
        <w:pStyle w:val="Prrafodelista"/>
        <w:numPr>
          <w:ilvl w:val="0"/>
          <w:numId w:val="20"/>
        </w:numPr>
        <w:autoSpaceDE w:val="0"/>
        <w:autoSpaceDN w:val="0"/>
        <w:adjustRightInd w:val="0"/>
        <w:spacing w:after="0" w:line="240" w:lineRule="auto"/>
        <w:jc w:val="both"/>
        <w:rPr>
          <w:ins w:id="423" w:author="Mondaca Vergara Angelo Rodolfo (Codelco-Chuquicamata)" w:date="2025-09-14T23:15:00Z" w16du:dateUtc="2025-09-15T02:15:00Z"/>
          <w:rFonts w:ascii="Arial" w:hAnsi="Arial" w:cs="Arial"/>
          <w:color w:val="000000"/>
          <w:sz w:val="24"/>
          <w:szCs w:val="24"/>
        </w:rPr>
        <w:pPrChange w:id="424" w:author="Mondaca Vergara Angelo Rodolfo (Codelco-Chuquicamata)" w:date="2025-09-14T23:15:00Z" w16du:dateUtc="2025-09-15T02:15:00Z">
          <w:pPr>
            <w:pStyle w:val="Prrafodelista"/>
            <w:numPr>
              <w:numId w:val="19"/>
            </w:numPr>
            <w:autoSpaceDE w:val="0"/>
            <w:autoSpaceDN w:val="0"/>
            <w:adjustRightInd w:val="0"/>
            <w:spacing w:after="0" w:line="240" w:lineRule="auto"/>
            <w:ind w:hanging="360"/>
            <w:jc w:val="both"/>
          </w:pPr>
        </w:pPrChange>
      </w:pPr>
      <w:ins w:id="425" w:author="Mondaca Vergara Angelo Rodolfo (Codelco-Chuquicamata)" w:date="2025-09-14T23:15:00Z" w16du:dateUtc="2025-09-15T02:15:00Z">
        <w:r>
          <w:rPr>
            <w:rFonts w:ascii="Arial" w:hAnsi="Arial" w:cs="Arial"/>
            <w:color w:val="000000"/>
            <w:sz w:val="24"/>
            <w:szCs w:val="24"/>
          </w:rPr>
          <w:t>Anteojos de seguridad con protección para polvo.</w:t>
        </w:r>
      </w:ins>
    </w:p>
    <w:p w14:paraId="2D4F8B7D" w14:textId="77777777" w:rsidR="00240EA4" w:rsidRPr="00E8595D" w:rsidRDefault="00240EA4" w:rsidP="00240EA4">
      <w:pPr>
        <w:pStyle w:val="Prrafodelista"/>
        <w:rPr>
          <w:ins w:id="426" w:author="Mondaca Vergara Angelo Rodolfo (Codelco-Chuquicamata)" w:date="2025-09-14T23:15:00Z" w16du:dateUtc="2025-09-15T02:15:00Z"/>
          <w:rFonts w:ascii="Arial" w:hAnsi="Arial" w:cs="Arial"/>
          <w:color w:val="000000"/>
          <w:sz w:val="24"/>
          <w:szCs w:val="24"/>
        </w:rPr>
      </w:pPr>
    </w:p>
    <w:p w14:paraId="5FA70B7B" w14:textId="77777777" w:rsidR="00240EA4" w:rsidRDefault="00240EA4" w:rsidP="00240EA4">
      <w:pPr>
        <w:pStyle w:val="Prrafodelista"/>
        <w:numPr>
          <w:ilvl w:val="0"/>
          <w:numId w:val="20"/>
        </w:numPr>
        <w:autoSpaceDE w:val="0"/>
        <w:autoSpaceDN w:val="0"/>
        <w:adjustRightInd w:val="0"/>
        <w:spacing w:after="0" w:line="240" w:lineRule="auto"/>
        <w:jc w:val="both"/>
        <w:rPr>
          <w:ins w:id="427" w:author="Mondaca Vergara Angelo Rodolfo (Codelco-Chuquicamata)" w:date="2025-09-14T23:15:00Z" w16du:dateUtc="2025-09-15T02:15:00Z"/>
          <w:rFonts w:ascii="Arial" w:hAnsi="Arial" w:cs="Arial"/>
          <w:color w:val="000000"/>
          <w:sz w:val="24"/>
          <w:szCs w:val="24"/>
        </w:rPr>
        <w:pPrChange w:id="428" w:author="Mondaca Vergara Angelo Rodolfo (Codelco-Chuquicamata)" w:date="2025-09-14T23:15:00Z" w16du:dateUtc="2025-09-15T02:15:00Z">
          <w:pPr>
            <w:pStyle w:val="Prrafodelista"/>
            <w:numPr>
              <w:numId w:val="19"/>
            </w:numPr>
            <w:autoSpaceDE w:val="0"/>
            <w:autoSpaceDN w:val="0"/>
            <w:adjustRightInd w:val="0"/>
            <w:spacing w:after="0" w:line="240" w:lineRule="auto"/>
            <w:ind w:hanging="360"/>
            <w:jc w:val="both"/>
          </w:pPr>
        </w:pPrChange>
      </w:pPr>
      <w:ins w:id="429" w:author="Mondaca Vergara Angelo Rodolfo (Codelco-Chuquicamata)" w:date="2025-09-14T23:15:00Z" w16du:dateUtc="2025-09-15T02:15:00Z">
        <w:r>
          <w:rPr>
            <w:rFonts w:ascii="Arial" w:hAnsi="Arial" w:cs="Arial"/>
            <w:color w:val="000000"/>
            <w:sz w:val="24"/>
            <w:szCs w:val="24"/>
          </w:rPr>
          <w:t>Chaleco reflectante.</w:t>
        </w:r>
      </w:ins>
    </w:p>
    <w:p w14:paraId="26705C0E" w14:textId="77777777" w:rsidR="00240EA4" w:rsidRPr="00E8595D" w:rsidRDefault="00240EA4" w:rsidP="00240EA4">
      <w:pPr>
        <w:pStyle w:val="Prrafodelista"/>
        <w:rPr>
          <w:ins w:id="430" w:author="Mondaca Vergara Angelo Rodolfo (Codelco-Chuquicamata)" w:date="2025-09-14T23:15:00Z" w16du:dateUtc="2025-09-15T02:15:00Z"/>
          <w:rFonts w:ascii="Arial" w:hAnsi="Arial" w:cs="Arial"/>
          <w:color w:val="000000"/>
          <w:sz w:val="24"/>
          <w:szCs w:val="24"/>
        </w:rPr>
      </w:pPr>
    </w:p>
    <w:p w14:paraId="3F884DEB" w14:textId="77777777" w:rsidR="00240EA4" w:rsidRDefault="00240EA4" w:rsidP="00240EA4">
      <w:pPr>
        <w:pStyle w:val="Prrafodelista"/>
        <w:numPr>
          <w:ilvl w:val="0"/>
          <w:numId w:val="20"/>
        </w:numPr>
        <w:autoSpaceDE w:val="0"/>
        <w:autoSpaceDN w:val="0"/>
        <w:adjustRightInd w:val="0"/>
        <w:spacing w:after="0" w:line="240" w:lineRule="auto"/>
        <w:jc w:val="both"/>
        <w:rPr>
          <w:ins w:id="431" w:author="Mondaca Vergara Angelo Rodolfo (Codelco-Chuquicamata)" w:date="2025-09-14T23:15:00Z" w16du:dateUtc="2025-09-15T02:15:00Z"/>
          <w:rFonts w:ascii="Arial" w:hAnsi="Arial" w:cs="Arial"/>
          <w:color w:val="000000"/>
          <w:sz w:val="24"/>
          <w:szCs w:val="24"/>
        </w:rPr>
        <w:pPrChange w:id="432" w:author="Mondaca Vergara Angelo Rodolfo (Codelco-Chuquicamata)" w:date="2025-09-14T23:15:00Z" w16du:dateUtc="2025-09-15T02:15:00Z">
          <w:pPr>
            <w:pStyle w:val="Prrafodelista"/>
            <w:numPr>
              <w:numId w:val="19"/>
            </w:numPr>
            <w:autoSpaceDE w:val="0"/>
            <w:autoSpaceDN w:val="0"/>
            <w:adjustRightInd w:val="0"/>
            <w:spacing w:after="0" w:line="240" w:lineRule="auto"/>
            <w:ind w:hanging="360"/>
            <w:jc w:val="both"/>
          </w:pPr>
        </w:pPrChange>
      </w:pPr>
      <w:ins w:id="433" w:author="Mondaca Vergara Angelo Rodolfo (Codelco-Chuquicamata)" w:date="2025-09-14T23:15:00Z" w16du:dateUtc="2025-09-15T02:15:00Z">
        <w:r>
          <w:rPr>
            <w:rFonts w:ascii="Arial" w:hAnsi="Arial" w:cs="Arial"/>
            <w:color w:val="000000"/>
            <w:sz w:val="24"/>
            <w:szCs w:val="24"/>
          </w:rPr>
          <w:t>Protección respiratoria (porte del EPP)</w:t>
        </w:r>
      </w:ins>
    </w:p>
    <w:p w14:paraId="5226013B" w14:textId="7B4031E3" w:rsidR="0025377C" w:rsidDel="00240EA4" w:rsidRDefault="0025377C" w:rsidP="0025377C">
      <w:pPr>
        <w:pStyle w:val="Prrafodelista"/>
        <w:numPr>
          <w:ilvl w:val="0"/>
          <w:numId w:val="20"/>
        </w:numPr>
        <w:autoSpaceDE w:val="0"/>
        <w:autoSpaceDN w:val="0"/>
        <w:adjustRightInd w:val="0"/>
        <w:spacing w:after="0" w:line="240" w:lineRule="auto"/>
        <w:jc w:val="both"/>
        <w:rPr>
          <w:del w:id="434" w:author="Mondaca Vergara Angelo Rodolfo (Codelco-Chuquicamata)" w:date="2025-09-14T23:15:00Z" w16du:dateUtc="2025-09-15T02:15:00Z"/>
          <w:rFonts w:ascii="Arial" w:hAnsi="Arial" w:cs="Arial"/>
          <w:color w:val="000000"/>
          <w:sz w:val="24"/>
          <w:szCs w:val="24"/>
        </w:rPr>
      </w:pPr>
      <w:del w:id="435" w:author="Mondaca Vergara Angelo Rodolfo (Codelco-Chuquicamata)" w:date="2025-09-14T23:15:00Z" w16du:dateUtc="2025-09-15T02:15:00Z">
        <w:r w:rsidDel="00240EA4">
          <w:rPr>
            <w:rFonts w:ascii="Arial" w:hAnsi="Arial" w:cs="Arial"/>
            <w:color w:val="000000"/>
            <w:sz w:val="24"/>
            <w:szCs w:val="24"/>
          </w:rPr>
          <w:delText>Anteojos de seguridad</w:delText>
        </w:r>
      </w:del>
    </w:p>
    <w:p w14:paraId="170A1D30" w14:textId="77777777" w:rsidR="0025377C" w:rsidRPr="00AF66B0" w:rsidRDefault="0025377C" w:rsidP="0025377C">
      <w:pPr>
        <w:pStyle w:val="Prrafodelista"/>
        <w:rPr>
          <w:rFonts w:ascii="Arial" w:hAnsi="Arial" w:cs="Arial"/>
          <w:color w:val="000000"/>
          <w:sz w:val="24"/>
          <w:szCs w:val="24"/>
        </w:rPr>
      </w:pPr>
    </w:p>
    <w:p w14:paraId="7A0E6B5D" w14:textId="77777777" w:rsidR="0025377C" w:rsidRDefault="0025377C" w:rsidP="0025377C">
      <w:pPr>
        <w:pStyle w:val="Prrafodelista"/>
        <w:numPr>
          <w:ilvl w:val="0"/>
          <w:numId w:val="20"/>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lastRenderedPageBreak/>
        <w:t>Protectores auditivos.</w:t>
      </w:r>
    </w:p>
    <w:p w14:paraId="1639C014" w14:textId="77777777" w:rsidR="0025377C" w:rsidRPr="0025377C" w:rsidRDefault="0025377C" w:rsidP="0025377C">
      <w:pPr>
        <w:pStyle w:val="Prrafodelista"/>
        <w:rPr>
          <w:rFonts w:ascii="Arial" w:hAnsi="Arial" w:cs="Arial"/>
          <w:color w:val="000000"/>
          <w:sz w:val="24"/>
          <w:szCs w:val="24"/>
        </w:rPr>
      </w:pPr>
    </w:p>
    <w:p w14:paraId="408A8B51" w14:textId="77777777" w:rsidR="0025377C" w:rsidRDefault="0025377C" w:rsidP="0025377C">
      <w:pPr>
        <w:pStyle w:val="Prrafodelista"/>
        <w:numPr>
          <w:ilvl w:val="0"/>
          <w:numId w:val="20"/>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Guantes.</w:t>
      </w:r>
    </w:p>
    <w:p w14:paraId="1E0F8A47" w14:textId="77777777" w:rsidR="0025377C" w:rsidRPr="0025377C" w:rsidRDefault="0025377C" w:rsidP="0025377C">
      <w:pPr>
        <w:pStyle w:val="Prrafodelista"/>
        <w:rPr>
          <w:rFonts w:ascii="Arial" w:hAnsi="Arial" w:cs="Arial"/>
          <w:color w:val="000000"/>
          <w:sz w:val="24"/>
          <w:szCs w:val="24"/>
        </w:rPr>
      </w:pPr>
    </w:p>
    <w:p w14:paraId="55389631" w14:textId="77777777" w:rsidR="0025377C" w:rsidRDefault="0025377C" w:rsidP="0025377C">
      <w:pPr>
        <w:pStyle w:val="Prrafodelista"/>
        <w:numPr>
          <w:ilvl w:val="0"/>
          <w:numId w:val="20"/>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Zapatos de seguridad</w:t>
      </w:r>
    </w:p>
    <w:p w14:paraId="76E6ABD1" w14:textId="77777777" w:rsidR="0025377C" w:rsidRPr="0025377C" w:rsidRDefault="0025377C" w:rsidP="0025377C">
      <w:pPr>
        <w:pStyle w:val="Prrafodelista"/>
        <w:rPr>
          <w:rFonts w:ascii="Arial" w:hAnsi="Arial" w:cs="Arial"/>
          <w:color w:val="000000"/>
          <w:sz w:val="24"/>
          <w:szCs w:val="24"/>
        </w:rPr>
      </w:pPr>
    </w:p>
    <w:p w14:paraId="0A5A5ED9" w14:textId="77776A4C" w:rsidR="0025377C" w:rsidRDefault="00EA7250" w:rsidP="0025377C">
      <w:pPr>
        <w:pStyle w:val="Prrafodelista"/>
        <w:numPr>
          <w:ilvl w:val="0"/>
          <w:numId w:val="20"/>
        </w:numPr>
        <w:autoSpaceDE w:val="0"/>
        <w:autoSpaceDN w:val="0"/>
        <w:adjustRightInd w:val="0"/>
        <w:spacing w:after="0" w:line="240" w:lineRule="auto"/>
        <w:jc w:val="both"/>
        <w:rPr>
          <w:rFonts w:ascii="Arial" w:hAnsi="Arial" w:cs="Arial"/>
          <w:color w:val="000000"/>
          <w:sz w:val="24"/>
          <w:szCs w:val="24"/>
        </w:rPr>
      </w:pPr>
      <w:ins w:id="436" w:author="Angelo Mondaca Vergara" w:date="2020-02-20T11:37:00Z">
        <w:r>
          <w:rPr>
            <w:rFonts w:ascii="Arial" w:hAnsi="Arial" w:cs="Arial"/>
            <w:color w:val="000000"/>
            <w:sz w:val="24"/>
            <w:szCs w:val="24"/>
          </w:rPr>
          <w:t xml:space="preserve">Tenida </w:t>
        </w:r>
        <w:del w:id="437" w:author="Mondaca Vergara Angelo Rodolfo (Codelco-Chuquicamata)" w:date="2025-09-14T06:04:00Z" w16du:dateUtc="2025-09-14T09:04:00Z">
          <w:r w:rsidDel="00864DB5">
            <w:rPr>
              <w:rFonts w:ascii="Arial" w:hAnsi="Arial" w:cs="Arial"/>
              <w:color w:val="000000"/>
              <w:sz w:val="24"/>
              <w:szCs w:val="24"/>
            </w:rPr>
            <w:delText xml:space="preserve">de </w:delText>
          </w:r>
        </w:del>
      </w:ins>
      <w:ins w:id="438" w:author="Mondaca Vergara Angelo Rodolfo (Codelco-Chuquicamata)" w:date="2025-09-14T06:04:00Z" w16du:dateUtc="2025-09-14T09:04:00Z">
        <w:r w:rsidR="00864DB5">
          <w:rPr>
            <w:rFonts w:ascii="Arial" w:hAnsi="Arial" w:cs="Arial"/>
            <w:color w:val="000000"/>
            <w:sz w:val="24"/>
            <w:szCs w:val="24"/>
          </w:rPr>
          <w:t xml:space="preserve">100% </w:t>
        </w:r>
      </w:ins>
      <w:ins w:id="439" w:author="Angelo Mondaca Vergara" w:date="2020-02-20T11:37:00Z">
        <w:r>
          <w:rPr>
            <w:rFonts w:ascii="Arial" w:hAnsi="Arial" w:cs="Arial"/>
            <w:color w:val="000000"/>
            <w:sz w:val="24"/>
            <w:szCs w:val="24"/>
          </w:rPr>
          <w:t>algodón</w:t>
        </w:r>
        <w:del w:id="440" w:author="Mondaca Vergara Angelo Rodolfo (Codelco-Chuquicamata)" w:date="2025-09-14T06:04:00Z" w16du:dateUtc="2025-09-14T09:04:00Z">
          <w:r w:rsidDel="00864DB5">
            <w:rPr>
              <w:rFonts w:ascii="Arial" w:hAnsi="Arial" w:cs="Arial"/>
              <w:color w:val="000000"/>
              <w:sz w:val="24"/>
              <w:szCs w:val="24"/>
            </w:rPr>
            <w:delText xml:space="preserve"> (100%), </w:delText>
          </w:r>
        </w:del>
      </w:ins>
      <w:ins w:id="441" w:author="Mondaca Vergara Angelo Rodolfo (Codelco-Chuquicamata)" w:date="2025-09-14T06:04:00Z" w16du:dateUtc="2025-09-14T09:04:00Z">
        <w:r w:rsidR="00864DB5">
          <w:rPr>
            <w:rFonts w:ascii="Arial" w:hAnsi="Arial" w:cs="Arial"/>
            <w:color w:val="000000"/>
            <w:sz w:val="24"/>
            <w:szCs w:val="24"/>
          </w:rPr>
          <w:t xml:space="preserve"> </w:t>
        </w:r>
      </w:ins>
      <w:ins w:id="442" w:author="Angelo Mondaca Vergara" w:date="2020-02-20T11:37:00Z">
        <w:r>
          <w:rPr>
            <w:rFonts w:ascii="Arial" w:hAnsi="Arial" w:cs="Arial"/>
            <w:color w:val="000000"/>
            <w:sz w:val="24"/>
            <w:szCs w:val="24"/>
          </w:rPr>
          <w:t>o retardante de flama</w:t>
        </w:r>
      </w:ins>
      <w:del w:id="443" w:author="Angelo Mondaca Vergara" w:date="2020-02-20T11:37:00Z">
        <w:r w:rsidR="0025377C" w:rsidDel="00EA7250">
          <w:rPr>
            <w:rFonts w:ascii="Arial" w:hAnsi="Arial" w:cs="Arial"/>
            <w:color w:val="000000"/>
            <w:sz w:val="24"/>
            <w:szCs w:val="24"/>
          </w:rPr>
          <w:delText>Cotona de algodón (100%) manga larga</w:delText>
        </w:r>
      </w:del>
      <w:del w:id="444" w:author="Mondaca Vergara Angelo Rodolfo (Codelco-Chuquicamata)" w:date="2025-09-14T06:04:00Z" w16du:dateUtc="2025-09-14T09:04:00Z">
        <w:r w:rsidR="0025377C" w:rsidDel="00864DB5">
          <w:rPr>
            <w:rFonts w:ascii="Arial" w:hAnsi="Arial" w:cs="Arial"/>
            <w:color w:val="000000"/>
            <w:sz w:val="24"/>
            <w:szCs w:val="24"/>
          </w:rPr>
          <w:delText>, proporcionada por la División</w:delText>
        </w:r>
      </w:del>
      <w:ins w:id="445" w:author="Mondaca Vergara Angelo Rodolfo (Codelco-Chuquicamata)" w:date="2025-09-14T06:04:00Z" w16du:dateUtc="2025-09-14T09:04:00Z">
        <w:r w:rsidR="00864DB5">
          <w:rPr>
            <w:rFonts w:ascii="Arial" w:hAnsi="Arial" w:cs="Arial"/>
            <w:color w:val="000000"/>
            <w:sz w:val="24"/>
            <w:szCs w:val="24"/>
          </w:rPr>
          <w:t>.</w:t>
        </w:r>
      </w:ins>
    </w:p>
    <w:p w14:paraId="47F5704A" w14:textId="77777777" w:rsidR="0025377C" w:rsidRPr="00F342B6" w:rsidRDefault="0025377C" w:rsidP="00F342B6">
      <w:pPr>
        <w:autoSpaceDE w:val="0"/>
        <w:autoSpaceDN w:val="0"/>
        <w:adjustRightInd w:val="0"/>
        <w:spacing w:after="0" w:line="240" w:lineRule="auto"/>
        <w:jc w:val="both"/>
        <w:rPr>
          <w:rFonts w:ascii="Arial" w:hAnsi="Arial" w:cs="Arial"/>
          <w:color w:val="000000"/>
          <w:sz w:val="24"/>
          <w:szCs w:val="24"/>
        </w:rPr>
      </w:pPr>
    </w:p>
    <w:p w14:paraId="2DE1AF56"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64</w:t>
      </w:r>
    </w:p>
    <w:p w14:paraId="461031A9"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764DFBC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Los trabajadores </w:t>
      </w:r>
      <w:r w:rsidR="0025377C">
        <w:rPr>
          <w:rFonts w:ascii="Arial" w:hAnsi="Arial" w:cs="Arial"/>
          <w:color w:val="000000"/>
          <w:sz w:val="24"/>
          <w:szCs w:val="24"/>
        </w:rPr>
        <w:t>usarán</w:t>
      </w:r>
      <w:r w:rsidRPr="00863342">
        <w:rPr>
          <w:rFonts w:ascii="Arial" w:hAnsi="Arial" w:cs="Arial"/>
          <w:color w:val="000000"/>
          <w:sz w:val="24"/>
          <w:szCs w:val="24"/>
        </w:rPr>
        <w:t xml:space="preserve"> en forma correcta el equipo de protección personal entregado a su cargo debiendo,</w:t>
      </w:r>
      <w:r w:rsidR="00266AEC">
        <w:rPr>
          <w:rFonts w:ascii="Arial" w:hAnsi="Arial" w:cs="Arial"/>
          <w:color w:val="000000"/>
          <w:sz w:val="24"/>
          <w:szCs w:val="24"/>
        </w:rPr>
        <w:t xml:space="preserve"> </w:t>
      </w:r>
      <w:r w:rsidRPr="00863342">
        <w:rPr>
          <w:rFonts w:ascii="Arial" w:hAnsi="Arial" w:cs="Arial"/>
          <w:color w:val="000000"/>
          <w:sz w:val="24"/>
          <w:szCs w:val="24"/>
        </w:rPr>
        <w:t>además, cuidarlo y mantenerlo limpio, ya que su propósito es proteger su integridad física y su salud.</w:t>
      </w:r>
    </w:p>
    <w:p w14:paraId="28C1FEC1"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355701C3"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65</w:t>
      </w:r>
    </w:p>
    <w:p w14:paraId="65EB72E6"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14A3D253"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En ambientes donde el trabajador esté expuesto a ruido industrial, </w:t>
      </w:r>
      <w:r w:rsidR="00C00362">
        <w:rPr>
          <w:rFonts w:ascii="Arial" w:hAnsi="Arial" w:cs="Arial"/>
          <w:color w:val="000000"/>
          <w:sz w:val="24"/>
          <w:szCs w:val="24"/>
        </w:rPr>
        <w:t>usará</w:t>
      </w:r>
      <w:r w:rsidRPr="00863342">
        <w:rPr>
          <w:rFonts w:ascii="Arial" w:hAnsi="Arial" w:cs="Arial"/>
          <w:color w:val="000000"/>
          <w:sz w:val="24"/>
          <w:szCs w:val="24"/>
        </w:rPr>
        <w:t xml:space="preserve"> protectores auditivos en todo momento.</w:t>
      </w:r>
      <w:r w:rsidR="00C00362">
        <w:rPr>
          <w:rFonts w:ascii="Arial" w:hAnsi="Arial" w:cs="Arial"/>
          <w:color w:val="000000"/>
          <w:sz w:val="24"/>
          <w:szCs w:val="24"/>
        </w:rPr>
        <w:t xml:space="preserve"> </w:t>
      </w:r>
      <w:r w:rsidRPr="00863342">
        <w:rPr>
          <w:rFonts w:ascii="Arial" w:hAnsi="Arial" w:cs="Arial"/>
          <w:color w:val="000000"/>
          <w:sz w:val="24"/>
          <w:szCs w:val="24"/>
        </w:rPr>
        <w:t>Dicho equipo reduce o atenúa en a lo menos 30 dB (A), decibeles es el nivel de presión sonora, a la cual se</w:t>
      </w:r>
      <w:r w:rsidR="00266AEC">
        <w:rPr>
          <w:rFonts w:ascii="Arial" w:hAnsi="Arial" w:cs="Arial"/>
          <w:color w:val="000000"/>
          <w:sz w:val="24"/>
          <w:szCs w:val="24"/>
        </w:rPr>
        <w:t xml:space="preserve"> </w:t>
      </w:r>
      <w:r w:rsidRPr="00863342">
        <w:rPr>
          <w:rFonts w:ascii="Arial" w:hAnsi="Arial" w:cs="Arial"/>
          <w:color w:val="000000"/>
          <w:sz w:val="24"/>
          <w:szCs w:val="24"/>
        </w:rPr>
        <w:t>encuentra expuesto durante su jornada de trabajo.</w:t>
      </w:r>
    </w:p>
    <w:p w14:paraId="6BC87BCA"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0541D2B9"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66</w:t>
      </w:r>
    </w:p>
    <w:p w14:paraId="493DAAB2" w14:textId="77777777" w:rsidR="00266AEC" w:rsidRPr="00863342" w:rsidRDefault="00266AEC" w:rsidP="00CB175E">
      <w:pPr>
        <w:autoSpaceDE w:val="0"/>
        <w:autoSpaceDN w:val="0"/>
        <w:adjustRightInd w:val="0"/>
        <w:spacing w:after="0" w:line="240" w:lineRule="auto"/>
        <w:jc w:val="both"/>
        <w:rPr>
          <w:rFonts w:ascii="Arial" w:hAnsi="Arial" w:cs="Arial"/>
          <w:b/>
          <w:bCs/>
          <w:color w:val="000000"/>
          <w:sz w:val="24"/>
          <w:szCs w:val="24"/>
        </w:rPr>
      </w:pPr>
    </w:p>
    <w:p w14:paraId="5DCA3DF0"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protectores auditivos deben siempre mantenerse limpios y en buenas condiciones y al final del turno, deben ser</w:t>
      </w:r>
      <w:r w:rsidR="00266AEC">
        <w:rPr>
          <w:rFonts w:ascii="Arial" w:hAnsi="Arial" w:cs="Arial"/>
          <w:color w:val="000000"/>
          <w:sz w:val="24"/>
          <w:szCs w:val="24"/>
        </w:rPr>
        <w:t xml:space="preserve"> </w:t>
      </w:r>
      <w:r w:rsidRPr="00863342">
        <w:rPr>
          <w:rFonts w:ascii="Arial" w:hAnsi="Arial" w:cs="Arial"/>
          <w:color w:val="000000"/>
          <w:sz w:val="24"/>
          <w:szCs w:val="24"/>
        </w:rPr>
        <w:t>guardados en un lugar seco y limpio.</w:t>
      </w:r>
    </w:p>
    <w:p w14:paraId="32B700C5" w14:textId="77777777" w:rsidR="00266AEC" w:rsidRPr="00863342" w:rsidRDefault="00266AEC" w:rsidP="00CB175E">
      <w:pPr>
        <w:autoSpaceDE w:val="0"/>
        <w:autoSpaceDN w:val="0"/>
        <w:adjustRightInd w:val="0"/>
        <w:spacing w:after="0" w:line="240" w:lineRule="auto"/>
        <w:jc w:val="both"/>
        <w:rPr>
          <w:rFonts w:ascii="Arial" w:hAnsi="Arial" w:cs="Arial"/>
          <w:color w:val="000000"/>
          <w:sz w:val="24"/>
          <w:szCs w:val="24"/>
        </w:rPr>
      </w:pPr>
    </w:p>
    <w:p w14:paraId="31A56494"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67</w:t>
      </w:r>
    </w:p>
    <w:p w14:paraId="31104188"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57AEC7FC" w14:textId="1883D850" w:rsidR="00F01086" w:rsidRDefault="00C00362" w:rsidP="00C00362">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Para el trabajo con líquidos criogénicos usará todos aquellos elementos de seguridad personales que indique el procedimiento respectivo, el cual considerará obligatoriamente el uso de protector facial </w:t>
      </w:r>
      <w:del w:id="446" w:author="Mondaca Vergara Angelo Rodolfo (Codelco-Chuquicamata)" w:date="2025-09-14T23:15:00Z" w16du:dateUtc="2025-09-15T02:15:00Z">
        <w:r w:rsidDel="00240EA4">
          <w:rPr>
            <w:rFonts w:ascii="Arial" w:hAnsi="Arial" w:cs="Arial"/>
            <w:color w:val="000000"/>
            <w:sz w:val="24"/>
            <w:szCs w:val="24"/>
          </w:rPr>
          <w:delText xml:space="preserve"> </w:delText>
        </w:r>
      </w:del>
      <w:r>
        <w:rPr>
          <w:rFonts w:ascii="Arial" w:hAnsi="Arial" w:cs="Arial"/>
          <w:color w:val="000000"/>
          <w:sz w:val="24"/>
          <w:szCs w:val="24"/>
        </w:rPr>
        <w:t>y guantes para el manejo de sustancias criogénicas como complemento del equipo de protección personal básico.</w:t>
      </w:r>
    </w:p>
    <w:p w14:paraId="673AF69F" w14:textId="77777777" w:rsidR="002300EC" w:rsidRPr="00863342" w:rsidRDefault="002300EC" w:rsidP="00CB175E">
      <w:pPr>
        <w:autoSpaceDE w:val="0"/>
        <w:autoSpaceDN w:val="0"/>
        <w:adjustRightInd w:val="0"/>
        <w:spacing w:after="0" w:line="240" w:lineRule="auto"/>
        <w:jc w:val="both"/>
        <w:rPr>
          <w:rFonts w:ascii="Arial" w:hAnsi="Arial" w:cs="Arial"/>
          <w:color w:val="000000"/>
          <w:sz w:val="24"/>
          <w:szCs w:val="24"/>
        </w:rPr>
      </w:pPr>
    </w:p>
    <w:p w14:paraId="5C141710"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68</w:t>
      </w:r>
    </w:p>
    <w:p w14:paraId="09C5B0D5"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001DA410" w14:textId="77777777" w:rsidR="00237CB5"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personas que permanezcan o transiten eventualmente en dicha área, deben usar los siguientes elementos de</w:t>
      </w:r>
      <w:r w:rsidR="002300EC">
        <w:rPr>
          <w:rFonts w:ascii="Arial" w:hAnsi="Arial" w:cs="Arial"/>
          <w:color w:val="000000"/>
          <w:sz w:val="24"/>
          <w:szCs w:val="24"/>
        </w:rPr>
        <w:t xml:space="preserve"> </w:t>
      </w:r>
      <w:r w:rsidRPr="00863342">
        <w:rPr>
          <w:rFonts w:ascii="Arial" w:hAnsi="Arial" w:cs="Arial"/>
          <w:color w:val="000000"/>
          <w:sz w:val="24"/>
          <w:szCs w:val="24"/>
        </w:rPr>
        <w:t xml:space="preserve">protección personal: </w:t>
      </w:r>
    </w:p>
    <w:p w14:paraId="0C2BB4A2" w14:textId="77777777" w:rsidR="00237CB5" w:rsidRDefault="00237CB5" w:rsidP="00CB175E">
      <w:pPr>
        <w:autoSpaceDE w:val="0"/>
        <w:autoSpaceDN w:val="0"/>
        <w:adjustRightInd w:val="0"/>
        <w:spacing w:after="0" w:line="240" w:lineRule="auto"/>
        <w:jc w:val="both"/>
        <w:rPr>
          <w:rFonts w:ascii="Arial" w:hAnsi="Arial" w:cs="Arial"/>
          <w:color w:val="000000"/>
          <w:sz w:val="24"/>
          <w:szCs w:val="24"/>
        </w:rPr>
      </w:pPr>
    </w:p>
    <w:p w14:paraId="03BD74E3" w14:textId="77777777" w:rsidR="00237CB5" w:rsidRDefault="00F01086" w:rsidP="00237CB5">
      <w:pPr>
        <w:pStyle w:val="Prrafodelista"/>
        <w:numPr>
          <w:ilvl w:val="0"/>
          <w:numId w:val="21"/>
        </w:num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Casco</w:t>
      </w:r>
    </w:p>
    <w:p w14:paraId="1639D5A4" w14:textId="77777777" w:rsidR="00237CB5" w:rsidRDefault="00237CB5" w:rsidP="00237CB5">
      <w:pPr>
        <w:pStyle w:val="Prrafodelista"/>
        <w:autoSpaceDE w:val="0"/>
        <w:autoSpaceDN w:val="0"/>
        <w:adjustRightInd w:val="0"/>
        <w:spacing w:after="0" w:line="240" w:lineRule="auto"/>
        <w:jc w:val="both"/>
        <w:rPr>
          <w:rFonts w:ascii="Arial" w:hAnsi="Arial" w:cs="Arial"/>
          <w:color w:val="000000"/>
          <w:sz w:val="24"/>
          <w:szCs w:val="24"/>
        </w:rPr>
      </w:pPr>
    </w:p>
    <w:p w14:paraId="566D6C3A" w14:textId="77777777" w:rsidR="00240EA4" w:rsidRDefault="00240EA4" w:rsidP="00240EA4">
      <w:pPr>
        <w:pStyle w:val="Prrafodelista"/>
        <w:numPr>
          <w:ilvl w:val="0"/>
          <w:numId w:val="21"/>
        </w:numPr>
        <w:autoSpaceDE w:val="0"/>
        <w:autoSpaceDN w:val="0"/>
        <w:adjustRightInd w:val="0"/>
        <w:spacing w:after="0" w:line="240" w:lineRule="auto"/>
        <w:jc w:val="both"/>
        <w:rPr>
          <w:ins w:id="447" w:author="Mondaca Vergara Angelo Rodolfo (Codelco-Chuquicamata)" w:date="2025-09-14T23:16:00Z" w16du:dateUtc="2025-09-15T02:16:00Z"/>
          <w:rFonts w:ascii="Arial" w:hAnsi="Arial" w:cs="Arial"/>
          <w:color w:val="000000"/>
          <w:sz w:val="24"/>
          <w:szCs w:val="24"/>
        </w:rPr>
        <w:pPrChange w:id="448" w:author="Mondaca Vergara Angelo Rodolfo (Codelco-Chuquicamata)" w:date="2025-09-14T23:16:00Z" w16du:dateUtc="2025-09-15T02:16:00Z">
          <w:pPr>
            <w:pStyle w:val="Prrafodelista"/>
            <w:numPr>
              <w:numId w:val="20"/>
            </w:numPr>
            <w:autoSpaceDE w:val="0"/>
            <w:autoSpaceDN w:val="0"/>
            <w:adjustRightInd w:val="0"/>
            <w:spacing w:after="0" w:line="240" w:lineRule="auto"/>
            <w:ind w:hanging="360"/>
            <w:jc w:val="both"/>
          </w:pPr>
        </w:pPrChange>
      </w:pPr>
      <w:ins w:id="449" w:author="Mondaca Vergara Angelo Rodolfo (Codelco-Chuquicamata)" w:date="2025-09-14T23:16:00Z" w16du:dateUtc="2025-09-15T02:16:00Z">
        <w:r>
          <w:rPr>
            <w:rFonts w:ascii="Arial" w:hAnsi="Arial" w:cs="Arial"/>
            <w:color w:val="000000"/>
            <w:sz w:val="24"/>
            <w:szCs w:val="24"/>
          </w:rPr>
          <w:t>Anteojos de seguridad con protección para polvo.</w:t>
        </w:r>
      </w:ins>
    </w:p>
    <w:p w14:paraId="3EDDD1A0" w14:textId="77777777" w:rsidR="00240EA4" w:rsidRPr="00E8595D" w:rsidRDefault="00240EA4" w:rsidP="00240EA4">
      <w:pPr>
        <w:pStyle w:val="Prrafodelista"/>
        <w:rPr>
          <w:ins w:id="450" w:author="Mondaca Vergara Angelo Rodolfo (Codelco-Chuquicamata)" w:date="2025-09-14T23:16:00Z" w16du:dateUtc="2025-09-15T02:16:00Z"/>
          <w:rFonts w:ascii="Arial" w:hAnsi="Arial" w:cs="Arial"/>
          <w:color w:val="000000"/>
          <w:sz w:val="24"/>
          <w:szCs w:val="24"/>
        </w:rPr>
      </w:pPr>
    </w:p>
    <w:p w14:paraId="5EBFB7D2" w14:textId="77777777" w:rsidR="00240EA4" w:rsidRDefault="00240EA4" w:rsidP="00240EA4">
      <w:pPr>
        <w:pStyle w:val="Prrafodelista"/>
        <w:numPr>
          <w:ilvl w:val="0"/>
          <w:numId w:val="21"/>
        </w:numPr>
        <w:autoSpaceDE w:val="0"/>
        <w:autoSpaceDN w:val="0"/>
        <w:adjustRightInd w:val="0"/>
        <w:spacing w:after="0" w:line="240" w:lineRule="auto"/>
        <w:jc w:val="both"/>
        <w:rPr>
          <w:ins w:id="451" w:author="Mondaca Vergara Angelo Rodolfo (Codelco-Chuquicamata)" w:date="2025-09-14T23:16:00Z" w16du:dateUtc="2025-09-15T02:16:00Z"/>
          <w:rFonts w:ascii="Arial" w:hAnsi="Arial" w:cs="Arial"/>
          <w:color w:val="000000"/>
          <w:sz w:val="24"/>
          <w:szCs w:val="24"/>
        </w:rPr>
        <w:pPrChange w:id="452" w:author="Mondaca Vergara Angelo Rodolfo (Codelco-Chuquicamata)" w:date="2025-09-14T23:16:00Z" w16du:dateUtc="2025-09-15T02:16:00Z">
          <w:pPr>
            <w:pStyle w:val="Prrafodelista"/>
            <w:numPr>
              <w:numId w:val="20"/>
            </w:numPr>
            <w:autoSpaceDE w:val="0"/>
            <w:autoSpaceDN w:val="0"/>
            <w:adjustRightInd w:val="0"/>
            <w:spacing w:after="0" w:line="240" w:lineRule="auto"/>
            <w:ind w:hanging="360"/>
            <w:jc w:val="both"/>
          </w:pPr>
        </w:pPrChange>
      </w:pPr>
      <w:ins w:id="453" w:author="Mondaca Vergara Angelo Rodolfo (Codelco-Chuquicamata)" w:date="2025-09-14T23:16:00Z" w16du:dateUtc="2025-09-15T02:16:00Z">
        <w:r>
          <w:rPr>
            <w:rFonts w:ascii="Arial" w:hAnsi="Arial" w:cs="Arial"/>
            <w:color w:val="000000"/>
            <w:sz w:val="24"/>
            <w:szCs w:val="24"/>
          </w:rPr>
          <w:t>Chaleco reflectante.</w:t>
        </w:r>
      </w:ins>
    </w:p>
    <w:p w14:paraId="43C5AD1A" w14:textId="1117BAFE" w:rsidR="00237CB5" w:rsidDel="00240EA4" w:rsidRDefault="00237CB5" w:rsidP="00237CB5">
      <w:pPr>
        <w:pStyle w:val="Prrafodelista"/>
        <w:numPr>
          <w:ilvl w:val="0"/>
          <w:numId w:val="21"/>
        </w:numPr>
        <w:autoSpaceDE w:val="0"/>
        <w:autoSpaceDN w:val="0"/>
        <w:adjustRightInd w:val="0"/>
        <w:spacing w:after="0" w:line="240" w:lineRule="auto"/>
        <w:jc w:val="both"/>
        <w:rPr>
          <w:del w:id="454" w:author="Mondaca Vergara Angelo Rodolfo (Codelco-Chuquicamata)" w:date="2025-09-14T23:16:00Z" w16du:dateUtc="2025-09-15T02:16:00Z"/>
          <w:rFonts w:ascii="Arial" w:hAnsi="Arial" w:cs="Arial"/>
          <w:color w:val="000000"/>
          <w:sz w:val="24"/>
          <w:szCs w:val="24"/>
        </w:rPr>
      </w:pPr>
      <w:del w:id="455" w:author="Mondaca Vergara Angelo Rodolfo (Codelco-Chuquicamata)" w:date="2025-09-14T23:16:00Z" w16du:dateUtc="2025-09-15T02:16:00Z">
        <w:r w:rsidDel="00240EA4">
          <w:rPr>
            <w:rFonts w:ascii="Arial" w:hAnsi="Arial" w:cs="Arial"/>
            <w:color w:val="000000"/>
            <w:sz w:val="24"/>
            <w:szCs w:val="24"/>
          </w:rPr>
          <w:delText>A</w:delText>
        </w:r>
        <w:r w:rsidR="00F01086" w:rsidRPr="00863342" w:rsidDel="00240EA4">
          <w:rPr>
            <w:rFonts w:ascii="Arial" w:hAnsi="Arial" w:cs="Arial"/>
            <w:color w:val="000000"/>
            <w:sz w:val="24"/>
            <w:szCs w:val="24"/>
          </w:rPr>
          <w:delText>nteojos de seguridad neutros</w:delText>
        </w:r>
      </w:del>
    </w:p>
    <w:p w14:paraId="118E9E0F" w14:textId="77777777" w:rsidR="00237CB5" w:rsidRPr="00237CB5" w:rsidRDefault="00237CB5" w:rsidP="00237CB5">
      <w:pPr>
        <w:autoSpaceDE w:val="0"/>
        <w:autoSpaceDN w:val="0"/>
        <w:adjustRightInd w:val="0"/>
        <w:spacing w:after="0" w:line="240" w:lineRule="auto"/>
        <w:jc w:val="both"/>
        <w:rPr>
          <w:rFonts w:ascii="Arial" w:hAnsi="Arial" w:cs="Arial"/>
          <w:color w:val="000000"/>
          <w:sz w:val="24"/>
          <w:szCs w:val="24"/>
        </w:rPr>
      </w:pPr>
    </w:p>
    <w:p w14:paraId="2752503C" w14:textId="77777777" w:rsidR="00237CB5" w:rsidRDefault="00237CB5" w:rsidP="00237CB5">
      <w:pPr>
        <w:pStyle w:val="Prrafodelista"/>
        <w:numPr>
          <w:ilvl w:val="0"/>
          <w:numId w:val="21"/>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P</w:t>
      </w:r>
      <w:r w:rsidR="00F01086" w:rsidRPr="00863342">
        <w:rPr>
          <w:rFonts w:ascii="Arial" w:hAnsi="Arial" w:cs="Arial"/>
          <w:color w:val="000000"/>
          <w:sz w:val="24"/>
          <w:szCs w:val="24"/>
        </w:rPr>
        <w:t>rotectores auditivos</w:t>
      </w:r>
    </w:p>
    <w:p w14:paraId="1BDCDCC6" w14:textId="77777777" w:rsidR="00237CB5" w:rsidRPr="00237CB5" w:rsidRDefault="00237CB5" w:rsidP="00237CB5">
      <w:pPr>
        <w:autoSpaceDE w:val="0"/>
        <w:autoSpaceDN w:val="0"/>
        <w:adjustRightInd w:val="0"/>
        <w:spacing w:after="0" w:line="240" w:lineRule="auto"/>
        <w:jc w:val="both"/>
        <w:rPr>
          <w:rFonts w:ascii="Arial" w:hAnsi="Arial" w:cs="Arial"/>
          <w:color w:val="000000"/>
          <w:sz w:val="24"/>
          <w:szCs w:val="24"/>
        </w:rPr>
      </w:pPr>
    </w:p>
    <w:p w14:paraId="030E5CA5" w14:textId="77777777" w:rsidR="00237CB5" w:rsidRDefault="00237CB5" w:rsidP="00237CB5">
      <w:pPr>
        <w:pStyle w:val="Prrafodelista"/>
        <w:numPr>
          <w:ilvl w:val="0"/>
          <w:numId w:val="21"/>
        </w:numPr>
        <w:autoSpaceDE w:val="0"/>
        <w:autoSpaceDN w:val="0"/>
        <w:adjustRightInd w:val="0"/>
        <w:spacing w:after="0" w:line="240" w:lineRule="auto"/>
        <w:jc w:val="both"/>
        <w:rPr>
          <w:ins w:id="456" w:author="Mondaca Vergara Angelo Rodolfo (Codelco-Chuquicamata)" w:date="2025-09-14T06:05:00Z" w16du:dateUtc="2025-09-14T09:05:00Z"/>
          <w:rFonts w:ascii="Arial" w:hAnsi="Arial" w:cs="Arial"/>
          <w:color w:val="000000"/>
          <w:sz w:val="24"/>
          <w:szCs w:val="24"/>
        </w:rPr>
      </w:pPr>
      <w:r>
        <w:rPr>
          <w:rFonts w:ascii="Arial" w:hAnsi="Arial" w:cs="Arial"/>
          <w:color w:val="000000"/>
          <w:sz w:val="24"/>
          <w:szCs w:val="24"/>
        </w:rPr>
        <w:t>G</w:t>
      </w:r>
      <w:r w:rsidR="00F01086" w:rsidRPr="00863342">
        <w:rPr>
          <w:rFonts w:ascii="Arial" w:hAnsi="Arial" w:cs="Arial"/>
          <w:color w:val="000000"/>
          <w:sz w:val="24"/>
          <w:szCs w:val="24"/>
        </w:rPr>
        <w:t>uantes</w:t>
      </w:r>
    </w:p>
    <w:p w14:paraId="6221DF93" w14:textId="77777777" w:rsidR="00864DB5" w:rsidRPr="00864DB5" w:rsidRDefault="00864DB5" w:rsidP="00864DB5">
      <w:pPr>
        <w:autoSpaceDE w:val="0"/>
        <w:autoSpaceDN w:val="0"/>
        <w:adjustRightInd w:val="0"/>
        <w:spacing w:after="0" w:line="240" w:lineRule="auto"/>
        <w:jc w:val="both"/>
        <w:rPr>
          <w:rFonts w:ascii="Arial" w:hAnsi="Arial" w:cs="Arial"/>
          <w:color w:val="000000"/>
          <w:sz w:val="24"/>
          <w:szCs w:val="24"/>
          <w:rPrChange w:id="457" w:author="Mondaca Vergara Angelo Rodolfo (Codelco-Chuquicamata)" w:date="2025-09-14T06:05:00Z" w16du:dateUtc="2025-09-14T09:05:00Z">
            <w:rPr/>
          </w:rPrChange>
        </w:rPr>
        <w:pPrChange w:id="458" w:author="Mondaca Vergara Angelo Rodolfo (Codelco-Chuquicamata)" w:date="2025-09-14T06:05:00Z" w16du:dateUtc="2025-09-14T09:05:00Z">
          <w:pPr>
            <w:pStyle w:val="Prrafodelista"/>
            <w:numPr>
              <w:numId w:val="21"/>
            </w:numPr>
            <w:autoSpaceDE w:val="0"/>
            <w:autoSpaceDN w:val="0"/>
            <w:adjustRightInd w:val="0"/>
            <w:spacing w:after="0" w:line="240" w:lineRule="auto"/>
            <w:ind w:hanging="360"/>
            <w:jc w:val="both"/>
          </w:pPr>
        </w:pPrChange>
      </w:pPr>
    </w:p>
    <w:p w14:paraId="5904C8B5" w14:textId="77777777" w:rsidR="00237CB5" w:rsidRPr="00237CB5" w:rsidDel="009D52D9" w:rsidRDefault="00237CB5" w:rsidP="00237CB5">
      <w:pPr>
        <w:autoSpaceDE w:val="0"/>
        <w:autoSpaceDN w:val="0"/>
        <w:adjustRightInd w:val="0"/>
        <w:spacing w:after="0" w:line="240" w:lineRule="auto"/>
        <w:jc w:val="both"/>
        <w:rPr>
          <w:del w:id="459" w:author="Angelo Mondaca Vergara" w:date="2020-02-21T14:02:00Z"/>
          <w:rFonts w:ascii="Arial" w:hAnsi="Arial" w:cs="Arial"/>
          <w:color w:val="000000"/>
          <w:sz w:val="24"/>
          <w:szCs w:val="24"/>
        </w:rPr>
      </w:pPr>
    </w:p>
    <w:p w14:paraId="2794AC63" w14:textId="77777777" w:rsidR="00237CB5" w:rsidRDefault="00237CB5" w:rsidP="00237CB5">
      <w:pPr>
        <w:pStyle w:val="Prrafodelista"/>
        <w:numPr>
          <w:ilvl w:val="0"/>
          <w:numId w:val="21"/>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Z</w:t>
      </w:r>
      <w:r w:rsidR="00F01086" w:rsidRPr="00863342">
        <w:rPr>
          <w:rFonts w:ascii="Arial" w:hAnsi="Arial" w:cs="Arial"/>
          <w:color w:val="000000"/>
          <w:sz w:val="24"/>
          <w:szCs w:val="24"/>
        </w:rPr>
        <w:t>apatos de seguridad</w:t>
      </w:r>
    </w:p>
    <w:p w14:paraId="0DA61A46" w14:textId="77777777" w:rsidR="00237CB5" w:rsidRPr="00237CB5" w:rsidRDefault="00237CB5" w:rsidP="00237CB5">
      <w:pPr>
        <w:autoSpaceDE w:val="0"/>
        <w:autoSpaceDN w:val="0"/>
        <w:adjustRightInd w:val="0"/>
        <w:spacing w:after="0" w:line="240" w:lineRule="auto"/>
        <w:jc w:val="both"/>
        <w:rPr>
          <w:rFonts w:ascii="Arial" w:hAnsi="Arial" w:cs="Arial"/>
          <w:color w:val="000000"/>
          <w:sz w:val="24"/>
          <w:szCs w:val="24"/>
        </w:rPr>
      </w:pPr>
    </w:p>
    <w:p w14:paraId="58C291A0" w14:textId="77777777" w:rsidR="00240EA4" w:rsidRDefault="00240EA4" w:rsidP="00240EA4">
      <w:pPr>
        <w:pStyle w:val="Prrafodelista"/>
        <w:numPr>
          <w:ilvl w:val="0"/>
          <w:numId w:val="20"/>
        </w:numPr>
        <w:autoSpaceDE w:val="0"/>
        <w:autoSpaceDN w:val="0"/>
        <w:adjustRightInd w:val="0"/>
        <w:spacing w:after="0" w:line="240" w:lineRule="auto"/>
        <w:jc w:val="both"/>
        <w:rPr>
          <w:ins w:id="460" w:author="Mondaca Vergara Angelo Rodolfo (Codelco-Chuquicamata)" w:date="2025-09-14T23:16:00Z" w16du:dateUtc="2025-09-15T02:16:00Z"/>
          <w:rFonts w:ascii="Arial" w:hAnsi="Arial" w:cs="Arial"/>
          <w:color w:val="000000"/>
          <w:sz w:val="24"/>
          <w:szCs w:val="24"/>
        </w:rPr>
      </w:pPr>
      <w:ins w:id="461" w:author="Mondaca Vergara Angelo Rodolfo (Codelco-Chuquicamata)" w:date="2025-09-14T23:16:00Z" w16du:dateUtc="2025-09-15T02:16:00Z">
        <w:r>
          <w:rPr>
            <w:rFonts w:ascii="Arial" w:hAnsi="Arial" w:cs="Arial"/>
            <w:color w:val="000000"/>
            <w:sz w:val="24"/>
            <w:szCs w:val="24"/>
          </w:rPr>
          <w:t>Tenida 100% algodón o retardante de flama.</w:t>
        </w:r>
      </w:ins>
    </w:p>
    <w:p w14:paraId="384AADC5" w14:textId="0393D0EC" w:rsidR="00237CB5" w:rsidDel="00240EA4" w:rsidRDefault="00237CB5" w:rsidP="00237CB5">
      <w:pPr>
        <w:pStyle w:val="Prrafodelista"/>
        <w:numPr>
          <w:ilvl w:val="0"/>
          <w:numId w:val="21"/>
        </w:numPr>
        <w:autoSpaceDE w:val="0"/>
        <w:autoSpaceDN w:val="0"/>
        <w:adjustRightInd w:val="0"/>
        <w:spacing w:after="0" w:line="240" w:lineRule="auto"/>
        <w:jc w:val="both"/>
        <w:rPr>
          <w:del w:id="462" w:author="Mondaca Vergara Angelo Rodolfo (Codelco-Chuquicamata)" w:date="2025-09-14T23:16:00Z" w16du:dateUtc="2025-09-15T02:16:00Z"/>
          <w:rFonts w:ascii="Arial" w:hAnsi="Arial" w:cs="Arial"/>
          <w:color w:val="000000"/>
          <w:sz w:val="24"/>
          <w:szCs w:val="24"/>
        </w:rPr>
      </w:pPr>
      <w:del w:id="463" w:author="Mondaca Vergara Angelo Rodolfo (Codelco-Chuquicamata)" w:date="2025-09-14T23:16:00Z" w16du:dateUtc="2025-09-15T02:16:00Z">
        <w:r w:rsidDel="00240EA4">
          <w:rPr>
            <w:rFonts w:ascii="Arial" w:hAnsi="Arial" w:cs="Arial"/>
            <w:color w:val="000000"/>
            <w:sz w:val="24"/>
            <w:szCs w:val="24"/>
          </w:rPr>
          <w:delText>Tenida</w:delText>
        </w:r>
        <w:r w:rsidR="00F01086" w:rsidRPr="00863342" w:rsidDel="00240EA4">
          <w:rPr>
            <w:rFonts w:ascii="Arial" w:hAnsi="Arial" w:cs="Arial"/>
            <w:color w:val="000000"/>
            <w:sz w:val="24"/>
            <w:szCs w:val="24"/>
          </w:rPr>
          <w:delText xml:space="preserve"> manga larga</w:delText>
        </w:r>
        <w:r w:rsidDel="00240EA4">
          <w:rPr>
            <w:rFonts w:ascii="Arial" w:hAnsi="Arial" w:cs="Arial"/>
            <w:color w:val="000000"/>
            <w:sz w:val="24"/>
            <w:szCs w:val="24"/>
          </w:rPr>
          <w:delText xml:space="preserve"> </w:delText>
        </w:r>
      </w:del>
    </w:p>
    <w:p w14:paraId="23F93D34" w14:textId="77777777" w:rsidR="00237CB5" w:rsidRPr="00237CB5" w:rsidRDefault="00237CB5" w:rsidP="00237CB5">
      <w:pPr>
        <w:autoSpaceDE w:val="0"/>
        <w:autoSpaceDN w:val="0"/>
        <w:adjustRightInd w:val="0"/>
        <w:spacing w:after="0" w:line="240" w:lineRule="auto"/>
        <w:jc w:val="both"/>
        <w:rPr>
          <w:rFonts w:ascii="Arial" w:hAnsi="Arial" w:cs="Arial"/>
          <w:color w:val="000000"/>
          <w:sz w:val="24"/>
          <w:szCs w:val="24"/>
        </w:rPr>
      </w:pPr>
    </w:p>
    <w:p w14:paraId="2BADB72E"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69</w:t>
      </w:r>
    </w:p>
    <w:p w14:paraId="42591788"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6EE8A29B" w14:textId="77777777" w:rsidR="00F01086" w:rsidRDefault="009659D1"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Cuando se indique el uso del siguiente equipo de protección personal, se tendrá presente las consideraciones que se señalan:</w:t>
      </w:r>
    </w:p>
    <w:p w14:paraId="6DB30B38" w14:textId="77777777" w:rsidR="002300EC" w:rsidRDefault="002300EC" w:rsidP="00CB175E">
      <w:pPr>
        <w:autoSpaceDE w:val="0"/>
        <w:autoSpaceDN w:val="0"/>
        <w:adjustRightInd w:val="0"/>
        <w:spacing w:after="0" w:line="240" w:lineRule="auto"/>
        <w:jc w:val="both"/>
        <w:rPr>
          <w:ins w:id="464" w:author="Angelo Mondaca Vergara" w:date="2020-02-21T14:32:00Z"/>
          <w:rFonts w:ascii="Arial" w:hAnsi="Arial" w:cs="Arial"/>
          <w:color w:val="000000"/>
          <w:sz w:val="24"/>
          <w:szCs w:val="24"/>
        </w:rPr>
      </w:pPr>
    </w:p>
    <w:p w14:paraId="08C24760" w14:textId="77777777" w:rsidR="009D4931" w:rsidRPr="00863342" w:rsidDel="004A4DC3" w:rsidRDefault="009D4931" w:rsidP="00CB175E">
      <w:pPr>
        <w:autoSpaceDE w:val="0"/>
        <w:autoSpaceDN w:val="0"/>
        <w:adjustRightInd w:val="0"/>
        <w:spacing w:after="0" w:line="240" w:lineRule="auto"/>
        <w:jc w:val="both"/>
        <w:rPr>
          <w:del w:id="465" w:author="Angelo Mondaca Vergara" w:date="2020-02-22T12:40:00Z"/>
          <w:rFonts w:ascii="Arial" w:hAnsi="Arial" w:cs="Arial"/>
          <w:color w:val="000000"/>
          <w:sz w:val="24"/>
          <w:szCs w:val="24"/>
        </w:rPr>
      </w:pPr>
    </w:p>
    <w:p w14:paraId="2038F43C" w14:textId="77777777" w:rsidR="00C47534" w:rsidRPr="00C47534" w:rsidRDefault="00C47534" w:rsidP="00CB175E">
      <w:pPr>
        <w:pStyle w:val="Prrafodelista"/>
        <w:numPr>
          <w:ilvl w:val="0"/>
          <w:numId w:val="22"/>
        </w:numPr>
        <w:autoSpaceDE w:val="0"/>
        <w:autoSpaceDN w:val="0"/>
        <w:adjustRightInd w:val="0"/>
        <w:spacing w:after="0" w:line="240" w:lineRule="auto"/>
        <w:jc w:val="both"/>
        <w:rPr>
          <w:rFonts w:ascii="Arial" w:hAnsi="Arial" w:cs="Arial"/>
          <w:color w:val="000000"/>
          <w:sz w:val="24"/>
          <w:szCs w:val="24"/>
        </w:rPr>
      </w:pPr>
      <w:r>
        <w:rPr>
          <w:rFonts w:ascii="Arial" w:hAnsi="Arial" w:cs="Arial"/>
          <w:b/>
          <w:bCs/>
          <w:color w:val="000000"/>
          <w:sz w:val="24"/>
          <w:szCs w:val="24"/>
        </w:rPr>
        <w:t>Protección de ojos.-</w:t>
      </w:r>
    </w:p>
    <w:p w14:paraId="43FE6AC7" w14:textId="77777777" w:rsidR="00C47534" w:rsidRPr="00C47534" w:rsidRDefault="00C47534" w:rsidP="00C47534">
      <w:pPr>
        <w:pStyle w:val="Prrafodelista"/>
        <w:autoSpaceDE w:val="0"/>
        <w:autoSpaceDN w:val="0"/>
        <w:adjustRightInd w:val="0"/>
        <w:spacing w:after="0" w:line="240" w:lineRule="auto"/>
        <w:jc w:val="both"/>
        <w:rPr>
          <w:rFonts w:ascii="Arial" w:hAnsi="Arial" w:cs="Arial"/>
          <w:color w:val="000000"/>
          <w:sz w:val="24"/>
          <w:szCs w:val="24"/>
        </w:rPr>
      </w:pPr>
    </w:p>
    <w:p w14:paraId="12532AFD" w14:textId="77777777" w:rsidR="00C47534" w:rsidRDefault="00F01086" w:rsidP="00CB175E">
      <w:pPr>
        <w:pStyle w:val="Prrafodelista"/>
        <w:numPr>
          <w:ilvl w:val="1"/>
          <w:numId w:val="22"/>
        </w:numPr>
        <w:autoSpaceDE w:val="0"/>
        <w:autoSpaceDN w:val="0"/>
        <w:adjustRightInd w:val="0"/>
        <w:spacing w:after="0" w:line="240" w:lineRule="auto"/>
        <w:jc w:val="both"/>
        <w:rPr>
          <w:rFonts w:ascii="Arial" w:hAnsi="Arial" w:cs="Arial"/>
          <w:color w:val="000000"/>
          <w:sz w:val="24"/>
          <w:szCs w:val="24"/>
        </w:rPr>
      </w:pPr>
      <w:r w:rsidRPr="00C47534">
        <w:rPr>
          <w:rFonts w:ascii="Arial" w:hAnsi="Arial" w:cs="Arial"/>
          <w:color w:val="000000"/>
          <w:sz w:val="24"/>
          <w:szCs w:val="24"/>
        </w:rPr>
        <w:t>Antiparras de seguridad normal</w:t>
      </w:r>
      <w:r w:rsidR="00C47534">
        <w:rPr>
          <w:rFonts w:ascii="Arial" w:hAnsi="Arial" w:cs="Arial"/>
          <w:color w:val="000000"/>
          <w:sz w:val="24"/>
          <w:szCs w:val="24"/>
        </w:rPr>
        <w:t>.- No sacárselas durante la ejecución de los trabajos.</w:t>
      </w:r>
    </w:p>
    <w:p w14:paraId="1BA4E575" w14:textId="77777777" w:rsidR="00C47534" w:rsidRDefault="00C47534" w:rsidP="00C47534">
      <w:pPr>
        <w:pStyle w:val="Prrafodelista"/>
        <w:autoSpaceDE w:val="0"/>
        <w:autoSpaceDN w:val="0"/>
        <w:adjustRightInd w:val="0"/>
        <w:spacing w:after="0" w:line="240" w:lineRule="auto"/>
        <w:ind w:left="1440"/>
        <w:jc w:val="both"/>
        <w:rPr>
          <w:rFonts w:ascii="Arial" w:hAnsi="Arial" w:cs="Arial"/>
          <w:color w:val="000000"/>
          <w:sz w:val="24"/>
          <w:szCs w:val="24"/>
        </w:rPr>
      </w:pPr>
    </w:p>
    <w:p w14:paraId="2003802A" w14:textId="77777777" w:rsidR="00C47534" w:rsidRDefault="00F01086" w:rsidP="00C47534">
      <w:pPr>
        <w:pStyle w:val="Prrafodelista"/>
        <w:numPr>
          <w:ilvl w:val="1"/>
          <w:numId w:val="22"/>
        </w:numPr>
        <w:autoSpaceDE w:val="0"/>
        <w:autoSpaceDN w:val="0"/>
        <w:adjustRightInd w:val="0"/>
        <w:spacing w:after="0" w:line="240" w:lineRule="auto"/>
        <w:jc w:val="both"/>
        <w:rPr>
          <w:rFonts w:ascii="Arial" w:hAnsi="Arial" w:cs="Arial"/>
          <w:color w:val="000000"/>
          <w:sz w:val="24"/>
          <w:szCs w:val="24"/>
        </w:rPr>
      </w:pPr>
      <w:r w:rsidRPr="00C47534">
        <w:rPr>
          <w:rFonts w:ascii="Arial" w:hAnsi="Arial" w:cs="Arial"/>
          <w:color w:val="000000"/>
          <w:sz w:val="24"/>
          <w:szCs w:val="24"/>
        </w:rPr>
        <w:t>Careta de protección facial completa.- Los protectores plásticos (de largo completo, ocho pulgadas</w:t>
      </w:r>
      <w:r w:rsidR="002300EC" w:rsidRPr="00C47534">
        <w:rPr>
          <w:rFonts w:ascii="Arial" w:hAnsi="Arial" w:cs="Arial"/>
          <w:color w:val="000000"/>
          <w:sz w:val="24"/>
          <w:szCs w:val="24"/>
        </w:rPr>
        <w:t xml:space="preserve"> </w:t>
      </w:r>
      <w:r w:rsidRPr="00C47534">
        <w:rPr>
          <w:rFonts w:ascii="Arial" w:hAnsi="Arial" w:cs="Arial"/>
          <w:color w:val="000000"/>
          <w:sz w:val="24"/>
          <w:szCs w:val="24"/>
        </w:rPr>
        <w:t>mínimo) con protección en la frente pueden ser usados en adición a las antiparras de seguridad normal</w:t>
      </w:r>
      <w:r w:rsidR="002300EC" w:rsidRPr="00C47534">
        <w:rPr>
          <w:rFonts w:ascii="Arial" w:hAnsi="Arial" w:cs="Arial"/>
          <w:color w:val="000000"/>
          <w:sz w:val="24"/>
          <w:szCs w:val="24"/>
        </w:rPr>
        <w:t xml:space="preserve"> </w:t>
      </w:r>
      <w:r w:rsidRPr="00C47534">
        <w:rPr>
          <w:rFonts w:ascii="Arial" w:hAnsi="Arial" w:cs="Arial"/>
          <w:color w:val="000000"/>
          <w:sz w:val="24"/>
          <w:szCs w:val="24"/>
        </w:rPr>
        <w:t>donde se desea una protección facial completa.</w:t>
      </w:r>
    </w:p>
    <w:p w14:paraId="415889C0" w14:textId="77777777" w:rsidR="00C47534" w:rsidRPr="00C47534" w:rsidRDefault="00C47534" w:rsidP="00C47534">
      <w:pPr>
        <w:autoSpaceDE w:val="0"/>
        <w:autoSpaceDN w:val="0"/>
        <w:adjustRightInd w:val="0"/>
        <w:spacing w:after="0" w:line="240" w:lineRule="auto"/>
        <w:jc w:val="both"/>
        <w:rPr>
          <w:rFonts w:ascii="Arial" w:hAnsi="Arial" w:cs="Arial"/>
          <w:color w:val="000000"/>
          <w:sz w:val="24"/>
          <w:szCs w:val="24"/>
        </w:rPr>
      </w:pPr>
    </w:p>
    <w:p w14:paraId="7CA950F4" w14:textId="7EFEF044" w:rsidR="00F01086" w:rsidRPr="00C47534" w:rsidRDefault="00F01086" w:rsidP="00C47534">
      <w:pPr>
        <w:pStyle w:val="Prrafodelista"/>
        <w:numPr>
          <w:ilvl w:val="0"/>
          <w:numId w:val="22"/>
        </w:num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 xml:space="preserve">Protección respiratoria: </w:t>
      </w:r>
      <w:r w:rsidRPr="00C47534">
        <w:rPr>
          <w:rFonts w:ascii="Arial" w:hAnsi="Arial" w:cs="Arial"/>
          <w:bCs/>
          <w:color w:val="000000"/>
          <w:sz w:val="24"/>
          <w:szCs w:val="24"/>
        </w:rPr>
        <w:t xml:space="preserve">Los trabajadores </w:t>
      </w:r>
      <w:del w:id="466" w:author="Mondaca Vergara Angelo Rodolfo (Codelco-Chuquicamata)" w:date="2025-09-14T23:17:00Z" w16du:dateUtc="2025-09-15T02:17:00Z">
        <w:r w:rsidR="00C47534" w:rsidDel="00240EA4">
          <w:rPr>
            <w:rFonts w:ascii="Arial" w:hAnsi="Arial" w:cs="Arial"/>
            <w:bCs/>
            <w:color w:val="000000"/>
            <w:sz w:val="24"/>
            <w:szCs w:val="24"/>
          </w:rPr>
          <w:delText>usarán</w:delText>
        </w:r>
        <w:r w:rsidRPr="00C47534" w:rsidDel="00240EA4">
          <w:rPr>
            <w:rFonts w:ascii="Arial" w:hAnsi="Arial" w:cs="Arial"/>
            <w:bCs/>
            <w:color w:val="000000"/>
            <w:sz w:val="24"/>
            <w:szCs w:val="24"/>
          </w:rPr>
          <w:delText xml:space="preserve"> </w:delText>
        </w:r>
      </w:del>
      <w:ins w:id="467" w:author="Mondaca Vergara Angelo Rodolfo (Codelco-Chuquicamata)" w:date="2025-09-14T23:17:00Z" w16du:dateUtc="2025-09-15T02:17:00Z">
        <w:r w:rsidR="00240EA4">
          <w:rPr>
            <w:rFonts w:ascii="Arial" w:hAnsi="Arial" w:cs="Arial"/>
            <w:bCs/>
            <w:color w:val="000000"/>
            <w:sz w:val="24"/>
            <w:szCs w:val="24"/>
          </w:rPr>
          <w:t>portarán</w:t>
        </w:r>
        <w:r w:rsidR="00240EA4" w:rsidRPr="00C47534">
          <w:rPr>
            <w:rFonts w:ascii="Arial" w:hAnsi="Arial" w:cs="Arial"/>
            <w:bCs/>
            <w:color w:val="000000"/>
            <w:sz w:val="24"/>
            <w:szCs w:val="24"/>
          </w:rPr>
          <w:t xml:space="preserve"> </w:t>
        </w:r>
      </w:ins>
      <w:r w:rsidRPr="00C47534">
        <w:rPr>
          <w:rFonts w:ascii="Arial" w:hAnsi="Arial" w:cs="Arial"/>
          <w:bCs/>
          <w:color w:val="000000"/>
          <w:sz w:val="24"/>
          <w:szCs w:val="24"/>
        </w:rPr>
        <w:t xml:space="preserve">el equipo de respiración correcto y </w:t>
      </w:r>
      <w:del w:id="468" w:author="Mondaca Vergara Angelo Rodolfo (Codelco-Chuquicamata)" w:date="2025-09-14T23:17:00Z" w16du:dateUtc="2025-09-15T02:17:00Z">
        <w:r w:rsidRPr="00C47534" w:rsidDel="00240EA4">
          <w:rPr>
            <w:rFonts w:ascii="Arial" w:hAnsi="Arial" w:cs="Arial"/>
            <w:bCs/>
            <w:color w:val="000000"/>
            <w:sz w:val="24"/>
            <w:szCs w:val="24"/>
          </w:rPr>
          <w:delText xml:space="preserve">ser </w:delText>
        </w:r>
      </w:del>
      <w:ins w:id="469" w:author="Mondaca Vergara Angelo Rodolfo (Codelco-Chuquicamata)" w:date="2025-09-14T23:17:00Z" w16du:dateUtc="2025-09-15T02:17:00Z">
        <w:r w:rsidR="00240EA4">
          <w:rPr>
            <w:rFonts w:ascii="Arial" w:hAnsi="Arial" w:cs="Arial"/>
            <w:bCs/>
            <w:color w:val="000000"/>
            <w:sz w:val="24"/>
            <w:szCs w:val="24"/>
          </w:rPr>
          <w:t>deberán estar</w:t>
        </w:r>
        <w:r w:rsidR="00240EA4" w:rsidRPr="00C47534">
          <w:rPr>
            <w:rFonts w:ascii="Arial" w:hAnsi="Arial" w:cs="Arial"/>
            <w:bCs/>
            <w:color w:val="000000"/>
            <w:sz w:val="24"/>
            <w:szCs w:val="24"/>
          </w:rPr>
          <w:t xml:space="preserve"> </w:t>
        </w:r>
      </w:ins>
      <w:r w:rsidRPr="00C47534">
        <w:rPr>
          <w:rFonts w:ascii="Arial" w:hAnsi="Arial" w:cs="Arial"/>
          <w:bCs/>
          <w:color w:val="000000"/>
          <w:sz w:val="24"/>
          <w:szCs w:val="24"/>
        </w:rPr>
        <w:t>entrenados en</w:t>
      </w:r>
      <w:r w:rsidR="002300EC" w:rsidRPr="00C47534">
        <w:rPr>
          <w:rFonts w:ascii="Arial" w:hAnsi="Arial" w:cs="Arial"/>
          <w:bCs/>
          <w:color w:val="000000"/>
          <w:sz w:val="24"/>
          <w:szCs w:val="24"/>
        </w:rPr>
        <w:t xml:space="preserve"> </w:t>
      </w:r>
      <w:r w:rsidRPr="00C47534">
        <w:rPr>
          <w:rFonts w:ascii="Arial" w:hAnsi="Arial" w:cs="Arial"/>
          <w:bCs/>
          <w:color w:val="000000"/>
          <w:sz w:val="24"/>
          <w:szCs w:val="24"/>
        </w:rPr>
        <w:t>su uso correcto.</w:t>
      </w:r>
    </w:p>
    <w:p w14:paraId="0693A86A" w14:textId="77777777" w:rsidR="00C47534" w:rsidRPr="00C47534" w:rsidRDefault="00C47534" w:rsidP="00C47534">
      <w:pPr>
        <w:pStyle w:val="Prrafodelista"/>
        <w:autoSpaceDE w:val="0"/>
        <w:autoSpaceDN w:val="0"/>
        <w:adjustRightInd w:val="0"/>
        <w:spacing w:after="0" w:line="240" w:lineRule="auto"/>
        <w:jc w:val="both"/>
        <w:rPr>
          <w:rFonts w:ascii="Arial" w:hAnsi="Arial" w:cs="Arial"/>
          <w:b/>
          <w:bCs/>
          <w:color w:val="000000"/>
          <w:sz w:val="24"/>
          <w:szCs w:val="24"/>
        </w:rPr>
      </w:pPr>
    </w:p>
    <w:p w14:paraId="69B0A314" w14:textId="2885D360" w:rsidR="00C47534" w:rsidRPr="00C47534" w:rsidRDefault="00F01086" w:rsidP="00CB175E">
      <w:pPr>
        <w:pStyle w:val="Prrafodelista"/>
        <w:numPr>
          <w:ilvl w:val="1"/>
          <w:numId w:val="22"/>
        </w:numPr>
        <w:autoSpaceDE w:val="0"/>
        <w:autoSpaceDN w:val="0"/>
        <w:adjustRightInd w:val="0"/>
        <w:spacing w:after="0" w:line="240" w:lineRule="auto"/>
        <w:jc w:val="both"/>
        <w:rPr>
          <w:rFonts w:ascii="Arial" w:hAnsi="Arial" w:cs="Arial"/>
          <w:color w:val="000000"/>
          <w:sz w:val="24"/>
          <w:szCs w:val="24"/>
        </w:rPr>
      </w:pPr>
      <w:r w:rsidRPr="00C47534">
        <w:rPr>
          <w:rFonts w:ascii="Arial" w:hAnsi="Arial" w:cs="Arial"/>
          <w:bCs/>
          <w:color w:val="000000"/>
          <w:sz w:val="24"/>
          <w:szCs w:val="24"/>
        </w:rPr>
        <w:t xml:space="preserve">Máscara facial con respirador </w:t>
      </w:r>
      <w:ins w:id="470" w:author="Mondaca Vergara Angelo Rodolfo (Codelco-Chuquicamata)" w:date="2025-09-14T23:19:00Z" w16du:dateUtc="2025-09-15T02:19:00Z">
        <w:r w:rsidR="00240EA4">
          <w:rPr>
            <w:rFonts w:ascii="Arial" w:hAnsi="Arial" w:cs="Arial"/>
            <w:bCs/>
            <w:color w:val="000000"/>
            <w:sz w:val="24"/>
            <w:szCs w:val="24"/>
          </w:rPr>
          <w:t xml:space="preserve">de 2 vías con </w:t>
        </w:r>
        <w:r w:rsidR="00240EA4" w:rsidRPr="004E1ECC">
          <w:rPr>
            <w:rFonts w:ascii="Arial" w:hAnsi="Arial" w:cs="Arial"/>
            <w:bCs/>
            <w:color w:val="000000"/>
            <w:sz w:val="24"/>
            <w:szCs w:val="24"/>
          </w:rPr>
          <w:t>filtro</w:t>
        </w:r>
        <w:r w:rsidR="00240EA4">
          <w:rPr>
            <w:rFonts w:ascii="Arial" w:hAnsi="Arial" w:cs="Arial"/>
            <w:bCs/>
            <w:color w:val="000000"/>
            <w:sz w:val="24"/>
            <w:szCs w:val="24"/>
          </w:rPr>
          <w:t>s</w:t>
        </w:r>
        <w:r w:rsidR="00240EA4" w:rsidRPr="004E1ECC">
          <w:rPr>
            <w:rFonts w:ascii="Arial" w:hAnsi="Arial" w:cs="Arial"/>
            <w:bCs/>
            <w:color w:val="000000"/>
            <w:sz w:val="24"/>
            <w:szCs w:val="24"/>
          </w:rPr>
          <w:t xml:space="preserve"> mixto</w:t>
        </w:r>
        <w:r w:rsidR="00240EA4">
          <w:rPr>
            <w:rFonts w:ascii="Arial" w:hAnsi="Arial" w:cs="Arial"/>
            <w:bCs/>
            <w:color w:val="000000"/>
            <w:sz w:val="24"/>
            <w:szCs w:val="24"/>
          </w:rPr>
          <w:t>s</w:t>
        </w:r>
        <w:r w:rsidR="00240EA4" w:rsidRPr="004E1ECC">
          <w:rPr>
            <w:rFonts w:ascii="Arial" w:hAnsi="Arial" w:cs="Arial"/>
            <w:bCs/>
            <w:color w:val="000000"/>
            <w:sz w:val="24"/>
            <w:szCs w:val="24"/>
          </w:rPr>
          <w:t xml:space="preserve"> para polvo y vapores ácidos</w:t>
        </w:r>
      </w:ins>
      <w:del w:id="471" w:author="Mondaca Vergara Angelo Rodolfo (Codelco-Chuquicamata)" w:date="2025-09-14T23:19:00Z" w16du:dateUtc="2025-09-15T02:19:00Z">
        <w:r w:rsidRPr="00C47534" w:rsidDel="00240EA4">
          <w:rPr>
            <w:rFonts w:ascii="Arial" w:hAnsi="Arial" w:cs="Arial"/>
            <w:bCs/>
            <w:color w:val="000000"/>
            <w:sz w:val="24"/>
            <w:szCs w:val="24"/>
          </w:rPr>
          <w:delText xml:space="preserve">de 2 vías con cartuchos </w:delText>
        </w:r>
      </w:del>
      <w:del w:id="472" w:author="Mondaca Vergara Angelo Rodolfo (Codelco-Chuquicamata)" w:date="2025-09-14T23:17:00Z" w16du:dateUtc="2025-09-15T02:17:00Z">
        <w:r w:rsidRPr="00C47534" w:rsidDel="00240EA4">
          <w:rPr>
            <w:rFonts w:ascii="Arial" w:hAnsi="Arial" w:cs="Arial"/>
            <w:bCs/>
            <w:color w:val="000000"/>
            <w:sz w:val="24"/>
            <w:szCs w:val="24"/>
          </w:rPr>
          <w:delText>químicos en bajas concentraciones.</w:delText>
        </w:r>
      </w:del>
      <w:ins w:id="473" w:author="Mondaca Vergara Angelo Rodolfo (Codelco-Chuquicamata)" w:date="2025-09-14T23:17:00Z" w16du:dateUtc="2025-09-15T02:17:00Z">
        <w:r w:rsidR="00240EA4">
          <w:rPr>
            <w:rFonts w:ascii="Arial" w:hAnsi="Arial" w:cs="Arial"/>
            <w:bCs/>
            <w:color w:val="000000"/>
            <w:sz w:val="24"/>
            <w:szCs w:val="24"/>
          </w:rPr>
          <w:t>.</w:t>
        </w:r>
      </w:ins>
    </w:p>
    <w:p w14:paraId="386D156D" w14:textId="77777777" w:rsidR="00C47534" w:rsidRPr="00C47534" w:rsidRDefault="00C47534" w:rsidP="00C47534">
      <w:pPr>
        <w:pStyle w:val="Prrafodelista"/>
        <w:autoSpaceDE w:val="0"/>
        <w:autoSpaceDN w:val="0"/>
        <w:adjustRightInd w:val="0"/>
        <w:spacing w:after="0" w:line="240" w:lineRule="auto"/>
        <w:ind w:left="1440"/>
        <w:jc w:val="both"/>
        <w:rPr>
          <w:rFonts w:ascii="Arial" w:hAnsi="Arial" w:cs="Arial"/>
          <w:color w:val="000000"/>
          <w:sz w:val="24"/>
          <w:szCs w:val="24"/>
        </w:rPr>
      </w:pPr>
    </w:p>
    <w:p w14:paraId="4BDBC44C" w14:textId="3748C237" w:rsidR="00C47534" w:rsidRDefault="00F01086" w:rsidP="00CB175E">
      <w:pPr>
        <w:pStyle w:val="Prrafodelista"/>
        <w:numPr>
          <w:ilvl w:val="1"/>
          <w:numId w:val="22"/>
        </w:numPr>
        <w:autoSpaceDE w:val="0"/>
        <w:autoSpaceDN w:val="0"/>
        <w:adjustRightInd w:val="0"/>
        <w:spacing w:after="0" w:line="240" w:lineRule="auto"/>
        <w:jc w:val="both"/>
        <w:rPr>
          <w:rFonts w:ascii="Arial" w:hAnsi="Arial" w:cs="Arial"/>
          <w:color w:val="000000"/>
          <w:sz w:val="24"/>
          <w:szCs w:val="24"/>
        </w:rPr>
      </w:pPr>
      <w:r w:rsidRPr="00C47534">
        <w:rPr>
          <w:rFonts w:ascii="Arial" w:hAnsi="Arial" w:cs="Arial"/>
          <w:bCs/>
          <w:color w:val="000000"/>
          <w:sz w:val="24"/>
          <w:szCs w:val="24"/>
        </w:rPr>
        <w:t>Aparato de respiración autónomo.-</w:t>
      </w:r>
      <w:r w:rsidRPr="00C47534">
        <w:rPr>
          <w:rFonts w:ascii="Arial" w:hAnsi="Arial" w:cs="Arial"/>
          <w:b/>
          <w:bCs/>
          <w:color w:val="000000"/>
          <w:sz w:val="24"/>
          <w:szCs w:val="24"/>
        </w:rPr>
        <w:t xml:space="preserve"> </w:t>
      </w:r>
      <w:r w:rsidRPr="00C47534">
        <w:rPr>
          <w:rFonts w:ascii="Arial" w:hAnsi="Arial" w:cs="Arial"/>
          <w:color w:val="000000"/>
          <w:sz w:val="24"/>
          <w:szCs w:val="24"/>
        </w:rPr>
        <w:t>Permite al portador llevar una fuente de oxígeno o aire comprimido</w:t>
      </w:r>
      <w:r w:rsidR="002300EC" w:rsidRPr="00C47534">
        <w:rPr>
          <w:rFonts w:ascii="Arial" w:hAnsi="Arial" w:cs="Arial"/>
          <w:color w:val="000000"/>
          <w:sz w:val="24"/>
          <w:szCs w:val="24"/>
        </w:rPr>
        <w:t xml:space="preserve"> </w:t>
      </w:r>
      <w:r w:rsidRPr="00C47534">
        <w:rPr>
          <w:rFonts w:ascii="Arial" w:hAnsi="Arial" w:cs="Arial"/>
          <w:color w:val="000000"/>
          <w:sz w:val="24"/>
          <w:szCs w:val="24"/>
        </w:rPr>
        <w:t xml:space="preserve">en un cilindro y un </w:t>
      </w:r>
      <w:del w:id="474" w:author="Mondaca Vergara Angelo Rodolfo (Codelco-Chuquicamata)" w:date="2025-09-14T06:05:00Z" w16du:dateUtc="2025-09-14T09:05:00Z">
        <w:r w:rsidRPr="00C47534" w:rsidDel="00864DB5">
          <w:rPr>
            <w:rFonts w:ascii="Arial" w:hAnsi="Arial" w:cs="Arial"/>
            <w:color w:val="000000"/>
            <w:sz w:val="24"/>
            <w:szCs w:val="24"/>
          </w:rPr>
          <w:delText>autogenerador</w:delText>
        </w:r>
      </w:del>
      <w:ins w:id="475" w:author="Mondaca Vergara Angelo Rodolfo (Codelco-Chuquicamata)" w:date="2025-09-14T06:05:00Z" w16du:dateUtc="2025-09-14T09:05:00Z">
        <w:r w:rsidR="00864DB5" w:rsidRPr="00C47534">
          <w:rPr>
            <w:rFonts w:ascii="Arial" w:hAnsi="Arial" w:cs="Arial"/>
            <w:color w:val="000000"/>
            <w:sz w:val="24"/>
            <w:szCs w:val="24"/>
          </w:rPr>
          <w:t>auto generador</w:t>
        </w:r>
      </w:ins>
      <w:r w:rsidRPr="00C47534">
        <w:rPr>
          <w:rFonts w:ascii="Arial" w:hAnsi="Arial" w:cs="Arial"/>
          <w:color w:val="000000"/>
          <w:sz w:val="24"/>
          <w:szCs w:val="24"/>
        </w:rPr>
        <w:t>, el cual produce oxígeno químicamente. Esto permite una considerable</w:t>
      </w:r>
      <w:r w:rsidR="002300EC" w:rsidRPr="00C47534">
        <w:rPr>
          <w:rFonts w:ascii="Arial" w:hAnsi="Arial" w:cs="Arial"/>
          <w:color w:val="000000"/>
          <w:sz w:val="24"/>
          <w:szCs w:val="24"/>
        </w:rPr>
        <w:t xml:space="preserve"> </w:t>
      </w:r>
      <w:r w:rsidRPr="00C47534">
        <w:rPr>
          <w:rFonts w:ascii="Arial" w:hAnsi="Arial" w:cs="Arial"/>
          <w:color w:val="000000"/>
          <w:sz w:val="24"/>
          <w:szCs w:val="24"/>
        </w:rPr>
        <w:t>movilidad.</w:t>
      </w:r>
      <w:r w:rsidR="00C47534" w:rsidRPr="00C47534">
        <w:rPr>
          <w:rFonts w:ascii="Arial" w:hAnsi="Arial" w:cs="Arial"/>
          <w:color w:val="000000"/>
          <w:sz w:val="24"/>
          <w:szCs w:val="24"/>
        </w:rPr>
        <w:t xml:space="preserve"> </w:t>
      </w:r>
      <w:r w:rsidRPr="00C47534">
        <w:rPr>
          <w:rFonts w:ascii="Arial" w:hAnsi="Arial" w:cs="Arial"/>
          <w:color w:val="000000"/>
          <w:sz w:val="24"/>
          <w:szCs w:val="24"/>
        </w:rPr>
        <w:t>El período de tiempo que el aparato de respiración autónoma de protección varía de acuerdo a la</w:t>
      </w:r>
      <w:r w:rsidR="002300EC" w:rsidRPr="00C47534">
        <w:rPr>
          <w:rFonts w:ascii="Arial" w:hAnsi="Arial" w:cs="Arial"/>
          <w:color w:val="000000"/>
          <w:sz w:val="24"/>
          <w:szCs w:val="24"/>
        </w:rPr>
        <w:t xml:space="preserve"> </w:t>
      </w:r>
      <w:r w:rsidRPr="00C47534">
        <w:rPr>
          <w:rFonts w:ascii="Arial" w:hAnsi="Arial" w:cs="Arial"/>
          <w:color w:val="000000"/>
          <w:sz w:val="24"/>
          <w:szCs w:val="24"/>
        </w:rPr>
        <w:t>cantidad de aire, oxígeno o regeneración del material llevado. Oxígeno comprimido no debería usarse</w:t>
      </w:r>
      <w:r w:rsidR="002300EC" w:rsidRPr="00C47534">
        <w:rPr>
          <w:rFonts w:ascii="Arial" w:hAnsi="Arial" w:cs="Arial"/>
          <w:color w:val="000000"/>
          <w:sz w:val="24"/>
          <w:szCs w:val="24"/>
        </w:rPr>
        <w:t xml:space="preserve"> </w:t>
      </w:r>
      <w:r w:rsidRPr="00C47534">
        <w:rPr>
          <w:rFonts w:ascii="Arial" w:hAnsi="Arial" w:cs="Arial"/>
          <w:color w:val="000000"/>
          <w:sz w:val="24"/>
          <w:szCs w:val="24"/>
        </w:rPr>
        <w:t>donde existe peligro de contacto con líquidos inflamables, vapores o fuentes de ignición, especialmente</w:t>
      </w:r>
      <w:r w:rsidR="002300EC" w:rsidRPr="00C47534">
        <w:rPr>
          <w:rFonts w:ascii="Arial" w:hAnsi="Arial" w:cs="Arial"/>
          <w:color w:val="000000"/>
          <w:sz w:val="24"/>
          <w:szCs w:val="24"/>
        </w:rPr>
        <w:t xml:space="preserve"> </w:t>
      </w:r>
      <w:r w:rsidRPr="00C47534">
        <w:rPr>
          <w:rFonts w:ascii="Arial" w:hAnsi="Arial" w:cs="Arial"/>
          <w:color w:val="000000"/>
          <w:sz w:val="24"/>
          <w:szCs w:val="24"/>
        </w:rPr>
        <w:t>en espacios confinados tales como estanques o vasijas.</w:t>
      </w:r>
    </w:p>
    <w:p w14:paraId="49067F4F" w14:textId="77777777" w:rsidR="00C47534" w:rsidRPr="00C47534" w:rsidRDefault="00C47534" w:rsidP="00C47534">
      <w:pPr>
        <w:autoSpaceDE w:val="0"/>
        <w:autoSpaceDN w:val="0"/>
        <w:adjustRightInd w:val="0"/>
        <w:spacing w:after="0" w:line="240" w:lineRule="auto"/>
        <w:jc w:val="both"/>
        <w:rPr>
          <w:rFonts w:ascii="Arial" w:hAnsi="Arial" w:cs="Arial"/>
          <w:color w:val="000000"/>
          <w:sz w:val="24"/>
          <w:szCs w:val="24"/>
        </w:rPr>
      </w:pPr>
    </w:p>
    <w:p w14:paraId="194EE287" w14:textId="77777777" w:rsidR="00F01086" w:rsidRDefault="00F01086" w:rsidP="00CB175E">
      <w:pPr>
        <w:pStyle w:val="Prrafodelista"/>
        <w:numPr>
          <w:ilvl w:val="1"/>
          <w:numId w:val="22"/>
        </w:numPr>
        <w:autoSpaceDE w:val="0"/>
        <w:autoSpaceDN w:val="0"/>
        <w:adjustRightInd w:val="0"/>
        <w:spacing w:after="0" w:line="240" w:lineRule="auto"/>
        <w:jc w:val="both"/>
        <w:rPr>
          <w:rFonts w:ascii="Arial" w:hAnsi="Arial" w:cs="Arial"/>
          <w:color w:val="000000"/>
          <w:sz w:val="24"/>
          <w:szCs w:val="24"/>
        </w:rPr>
      </w:pPr>
      <w:r w:rsidRPr="004E1ECC">
        <w:rPr>
          <w:rFonts w:ascii="Arial" w:hAnsi="Arial" w:cs="Arial"/>
          <w:bCs/>
          <w:color w:val="000000"/>
          <w:sz w:val="24"/>
          <w:szCs w:val="24"/>
        </w:rPr>
        <w:t>Máscaras alimentadas por sopladores.-</w:t>
      </w:r>
      <w:r w:rsidRPr="004E1ECC">
        <w:rPr>
          <w:rFonts w:ascii="Arial" w:hAnsi="Arial" w:cs="Arial"/>
          <w:b/>
          <w:bCs/>
          <w:color w:val="000000"/>
          <w:sz w:val="24"/>
          <w:szCs w:val="24"/>
        </w:rPr>
        <w:t xml:space="preserve"> </w:t>
      </w:r>
      <w:r w:rsidRPr="004E1ECC">
        <w:rPr>
          <w:rFonts w:ascii="Arial" w:hAnsi="Arial" w:cs="Arial"/>
          <w:color w:val="000000"/>
          <w:sz w:val="24"/>
          <w:szCs w:val="24"/>
        </w:rPr>
        <w:t>Con una manguera de presión positiva que no requieren</w:t>
      </w:r>
      <w:r w:rsidR="002300EC" w:rsidRPr="004E1ECC">
        <w:rPr>
          <w:rFonts w:ascii="Arial" w:hAnsi="Arial" w:cs="Arial"/>
          <w:color w:val="000000"/>
          <w:sz w:val="24"/>
          <w:szCs w:val="24"/>
        </w:rPr>
        <w:t xml:space="preserve"> </w:t>
      </w:r>
      <w:r w:rsidRPr="004E1ECC">
        <w:rPr>
          <w:rFonts w:ascii="Arial" w:hAnsi="Arial" w:cs="Arial"/>
          <w:color w:val="000000"/>
          <w:sz w:val="24"/>
          <w:szCs w:val="24"/>
        </w:rPr>
        <w:t>lubricación interna.</w:t>
      </w:r>
      <w:r w:rsidR="004E1ECC">
        <w:rPr>
          <w:rFonts w:ascii="Arial" w:hAnsi="Arial" w:cs="Arial"/>
          <w:color w:val="000000"/>
          <w:sz w:val="24"/>
          <w:szCs w:val="24"/>
        </w:rPr>
        <w:t xml:space="preserve"> </w:t>
      </w:r>
      <w:r w:rsidRPr="004E1ECC">
        <w:rPr>
          <w:rFonts w:ascii="Arial" w:hAnsi="Arial" w:cs="Arial"/>
          <w:color w:val="000000"/>
          <w:sz w:val="24"/>
          <w:szCs w:val="24"/>
        </w:rPr>
        <w:t>La persona, al usar el equipo, debe ser capaz de usar la misma ruta de escape que tomó para la entrada</w:t>
      </w:r>
      <w:r w:rsidR="002300EC" w:rsidRPr="004E1ECC">
        <w:rPr>
          <w:rFonts w:ascii="Arial" w:hAnsi="Arial" w:cs="Arial"/>
          <w:color w:val="000000"/>
          <w:sz w:val="24"/>
          <w:szCs w:val="24"/>
        </w:rPr>
        <w:t xml:space="preserve"> </w:t>
      </w:r>
      <w:r w:rsidRPr="004E1ECC">
        <w:rPr>
          <w:rFonts w:ascii="Arial" w:hAnsi="Arial" w:cs="Arial"/>
          <w:color w:val="000000"/>
          <w:sz w:val="24"/>
          <w:szCs w:val="24"/>
        </w:rPr>
        <w:t xml:space="preserve">y debe tomar las precauciones de mantener la manguera libre de </w:t>
      </w:r>
      <w:del w:id="476" w:author="Angelo Mondaca Vergara" w:date="2020-02-20T11:42:00Z">
        <w:r w:rsidRPr="004E1ECC" w:rsidDel="008B3BDD">
          <w:rPr>
            <w:rFonts w:ascii="Arial" w:hAnsi="Arial" w:cs="Arial"/>
            <w:color w:val="000000"/>
            <w:sz w:val="24"/>
            <w:szCs w:val="24"/>
          </w:rPr>
          <w:delText>entrabamiento</w:delText>
        </w:r>
      </w:del>
      <w:ins w:id="477" w:author="Angelo Mondaca Vergara" w:date="2020-02-20T11:42:00Z">
        <w:r w:rsidR="008B3BDD">
          <w:rPr>
            <w:rFonts w:ascii="Arial" w:hAnsi="Arial" w:cs="Arial"/>
            <w:color w:val="000000"/>
            <w:sz w:val="24"/>
            <w:szCs w:val="24"/>
          </w:rPr>
          <w:t>estrangulamiento</w:t>
        </w:r>
      </w:ins>
      <w:r w:rsidRPr="004E1ECC">
        <w:rPr>
          <w:rFonts w:ascii="Arial" w:hAnsi="Arial" w:cs="Arial"/>
          <w:color w:val="000000"/>
          <w:sz w:val="24"/>
          <w:szCs w:val="24"/>
        </w:rPr>
        <w:t>. El soplador de aire</w:t>
      </w:r>
      <w:r w:rsidR="002300EC" w:rsidRPr="004E1ECC">
        <w:rPr>
          <w:rFonts w:ascii="Arial" w:hAnsi="Arial" w:cs="Arial"/>
          <w:color w:val="000000"/>
          <w:sz w:val="24"/>
          <w:szCs w:val="24"/>
        </w:rPr>
        <w:t xml:space="preserve"> </w:t>
      </w:r>
      <w:r w:rsidRPr="004E1ECC">
        <w:rPr>
          <w:rFonts w:ascii="Arial" w:hAnsi="Arial" w:cs="Arial"/>
          <w:color w:val="000000"/>
          <w:sz w:val="24"/>
          <w:szCs w:val="24"/>
        </w:rPr>
        <w:t>debe ser ubicado en un área libre de contaminantes.</w:t>
      </w:r>
    </w:p>
    <w:p w14:paraId="02550CF2" w14:textId="77777777" w:rsidR="004E1ECC" w:rsidRPr="004E1ECC" w:rsidRDefault="004E1ECC" w:rsidP="004E1ECC">
      <w:pPr>
        <w:autoSpaceDE w:val="0"/>
        <w:autoSpaceDN w:val="0"/>
        <w:adjustRightInd w:val="0"/>
        <w:spacing w:after="0" w:line="240" w:lineRule="auto"/>
        <w:jc w:val="both"/>
        <w:rPr>
          <w:rFonts w:ascii="Arial" w:hAnsi="Arial" w:cs="Arial"/>
          <w:color w:val="000000"/>
          <w:sz w:val="24"/>
          <w:szCs w:val="24"/>
        </w:rPr>
      </w:pPr>
    </w:p>
    <w:p w14:paraId="13DE405C" w14:textId="77777777" w:rsidR="00F01086" w:rsidRDefault="00F01086" w:rsidP="004E1ECC">
      <w:pPr>
        <w:pStyle w:val="Prrafodelista"/>
        <w:numPr>
          <w:ilvl w:val="1"/>
          <w:numId w:val="22"/>
        </w:numPr>
        <w:autoSpaceDE w:val="0"/>
        <w:autoSpaceDN w:val="0"/>
        <w:adjustRightInd w:val="0"/>
        <w:spacing w:after="0" w:line="240" w:lineRule="auto"/>
        <w:jc w:val="both"/>
        <w:rPr>
          <w:rFonts w:ascii="Arial" w:hAnsi="Arial" w:cs="Arial"/>
          <w:bCs/>
          <w:color w:val="000000"/>
          <w:sz w:val="24"/>
          <w:szCs w:val="24"/>
        </w:rPr>
      </w:pPr>
      <w:r w:rsidRPr="004E1ECC">
        <w:rPr>
          <w:rFonts w:ascii="Arial" w:hAnsi="Arial" w:cs="Arial"/>
          <w:bCs/>
          <w:color w:val="000000"/>
          <w:sz w:val="24"/>
          <w:szCs w:val="24"/>
        </w:rPr>
        <w:t>Máscaras de aire alimentadas con aire comprimido limpio.- Estas son convenientes para usarse</w:t>
      </w:r>
      <w:r w:rsidR="002300EC" w:rsidRPr="004E1ECC">
        <w:rPr>
          <w:rFonts w:ascii="Arial" w:hAnsi="Arial" w:cs="Arial"/>
          <w:bCs/>
          <w:color w:val="000000"/>
          <w:sz w:val="24"/>
          <w:szCs w:val="24"/>
        </w:rPr>
        <w:t xml:space="preserve"> </w:t>
      </w:r>
      <w:r w:rsidRPr="004E1ECC">
        <w:rPr>
          <w:rFonts w:ascii="Arial" w:hAnsi="Arial" w:cs="Arial"/>
          <w:bCs/>
          <w:color w:val="000000"/>
          <w:sz w:val="24"/>
          <w:szCs w:val="24"/>
        </w:rPr>
        <w:t>solamente donde las condiciones permitan un escape seguro en caso de falla de la fuente de aire</w:t>
      </w:r>
      <w:r w:rsidR="002300EC" w:rsidRPr="004E1ECC">
        <w:rPr>
          <w:rFonts w:ascii="Arial" w:hAnsi="Arial" w:cs="Arial"/>
          <w:bCs/>
          <w:color w:val="000000"/>
          <w:sz w:val="24"/>
          <w:szCs w:val="24"/>
        </w:rPr>
        <w:t xml:space="preserve"> </w:t>
      </w:r>
      <w:r w:rsidRPr="004E1ECC">
        <w:rPr>
          <w:rFonts w:ascii="Arial" w:hAnsi="Arial" w:cs="Arial"/>
          <w:bCs/>
          <w:color w:val="000000"/>
          <w:sz w:val="24"/>
          <w:szCs w:val="24"/>
        </w:rPr>
        <w:t>comprimido. Estas máscaras son usualmente suministradas con una línea de aire desde el área al</w:t>
      </w:r>
      <w:r w:rsidR="002300EC" w:rsidRPr="004E1ECC">
        <w:rPr>
          <w:rFonts w:ascii="Arial" w:hAnsi="Arial" w:cs="Arial"/>
          <w:bCs/>
          <w:color w:val="000000"/>
          <w:sz w:val="24"/>
          <w:szCs w:val="24"/>
        </w:rPr>
        <w:t xml:space="preserve"> </w:t>
      </w:r>
      <w:r w:rsidRPr="004E1ECC">
        <w:rPr>
          <w:rFonts w:ascii="Arial" w:hAnsi="Arial" w:cs="Arial"/>
          <w:bCs/>
          <w:color w:val="000000"/>
          <w:sz w:val="24"/>
          <w:szCs w:val="24"/>
        </w:rPr>
        <w:t>compresor. Es extremadamente importante que el aire suministrado esté tomado desde una fuente</w:t>
      </w:r>
      <w:r w:rsidR="002300EC" w:rsidRPr="004E1ECC">
        <w:rPr>
          <w:rFonts w:ascii="Arial" w:hAnsi="Arial" w:cs="Arial"/>
          <w:bCs/>
          <w:color w:val="000000"/>
          <w:sz w:val="24"/>
          <w:szCs w:val="24"/>
        </w:rPr>
        <w:t xml:space="preserve"> </w:t>
      </w:r>
      <w:r w:rsidRPr="004E1ECC">
        <w:rPr>
          <w:rFonts w:ascii="Arial" w:hAnsi="Arial" w:cs="Arial"/>
          <w:bCs/>
          <w:color w:val="000000"/>
          <w:sz w:val="24"/>
          <w:szCs w:val="24"/>
        </w:rPr>
        <w:t xml:space="preserve">segura y que ésta no esté contaminada por </w:t>
      </w:r>
      <w:r w:rsidRPr="004E1ECC">
        <w:rPr>
          <w:rFonts w:ascii="Arial" w:hAnsi="Arial" w:cs="Arial"/>
          <w:bCs/>
          <w:color w:val="000000"/>
          <w:sz w:val="24"/>
          <w:szCs w:val="24"/>
        </w:rPr>
        <w:lastRenderedPageBreak/>
        <w:t>aceite en descomposición, por una inadecuada refrigeración</w:t>
      </w:r>
      <w:r w:rsidR="002300EC" w:rsidRPr="004E1ECC">
        <w:rPr>
          <w:rFonts w:ascii="Arial" w:hAnsi="Arial" w:cs="Arial"/>
          <w:bCs/>
          <w:color w:val="000000"/>
          <w:sz w:val="24"/>
          <w:szCs w:val="24"/>
        </w:rPr>
        <w:t xml:space="preserve"> </w:t>
      </w:r>
      <w:r w:rsidRPr="004E1ECC">
        <w:rPr>
          <w:rFonts w:ascii="Arial" w:hAnsi="Arial" w:cs="Arial"/>
          <w:bCs/>
          <w:color w:val="000000"/>
          <w:sz w:val="24"/>
          <w:szCs w:val="24"/>
        </w:rPr>
        <w:t>del compresor. Un método seguro es usar un compresor separado del tipo que no requiere lubricación</w:t>
      </w:r>
      <w:r w:rsidR="002300EC" w:rsidRPr="004E1ECC">
        <w:rPr>
          <w:rFonts w:ascii="Arial" w:hAnsi="Arial" w:cs="Arial"/>
          <w:bCs/>
          <w:color w:val="000000"/>
          <w:sz w:val="24"/>
          <w:szCs w:val="24"/>
        </w:rPr>
        <w:t xml:space="preserve"> </w:t>
      </w:r>
      <w:r w:rsidRPr="004E1ECC">
        <w:rPr>
          <w:rFonts w:ascii="Arial" w:hAnsi="Arial" w:cs="Arial"/>
          <w:bCs/>
          <w:color w:val="000000"/>
          <w:sz w:val="24"/>
          <w:szCs w:val="24"/>
        </w:rPr>
        <w:t>interna.</w:t>
      </w:r>
    </w:p>
    <w:p w14:paraId="5057D5DA" w14:textId="77777777" w:rsidR="004E1ECC" w:rsidRPr="004E1ECC" w:rsidRDefault="004E1ECC" w:rsidP="004E1ECC">
      <w:pPr>
        <w:autoSpaceDE w:val="0"/>
        <w:autoSpaceDN w:val="0"/>
        <w:adjustRightInd w:val="0"/>
        <w:spacing w:after="0" w:line="240" w:lineRule="auto"/>
        <w:jc w:val="both"/>
        <w:rPr>
          <w:rFonts w:ascii="Arial" w:hAnsi="Arial" w:cs="Arial"/>
          <w:bCs/>
          <w:color w:val="000000"/>
          <w:sz w:val="24"/>
          <w:szCs w:val="24"/>
        </w:rPr>
      </w:pPr>
    </w:p>
    <w:p w14:paraId="54B3E12A" w14:textId="77777777" w:rsidR="00F01086" w:rsidRDefault="00F01086" w:rsidP="004E1ECC">
      <w:pPr>
        <w:pStyle w:val="Prrafodelista"/>
        <w:numPr>
          <w:ilvl w:val="1"/>
          <w:numId w:val="22"/>
        </w:numPr>
        <w:autoSpaceDE w:val="0"/>
        <w:autoSpaceDN w:val="0"/>
        <w:adjustRightInd w:val="0"/>
        <w:spacing w:after="0" w:line="240" w:lineRule="auto"/>
        <w:jc w:val="both"/>
        <w:rPr>
          <w:rFonts w:ascii="Arial" w:hAnsi="Arial" w:cs="Arial"/>
          <w:bCs/>
          <w:color w:val="000000"/>
          <w:sz w:val="24"/>
          <w:szCs w:val="24"/>
        </w:rPr>
      </w:pPr>
      <w:r w:rsidRPr="004E1ECC">
        <w:rPr>
          <w:rFonts w:ascii="Arial" w:hAnsi="Arial" w:cs="Arial"/>
          <w:bCs/>
          <w:color w:val="000000"/>
          <w:sz w:val="24"/>
          <w:szCs w:val="24"/>
        </w:rPr>
        <w:t>Máscara respiratoria con filtro mixto para polvo y gases y vapores ácidos, a usar en el carguío y descarga</w:t>
      </w:r>
      <w:r w:rsidR="002300EC" w:rsidRPr="004E1ECC">
        <w:rPr>
          <w:rFonts w:ascii="Arial" w:hAnsi="Arial" w:cs="Arial"/>
          <w:bCs/>
          <w:color w:val="000000"/>
          <w:sz w:val="24"/>
          <w:szCs w:val="24"/>
        </w:rPr>
        <w:t xml:space="preserve"> </w:t>
      </w:r>
      <w:r w:rsidRPr="004E1ECC">
        <w:rPr>
          <w:rFonts w:ascii="Arial" w:hAnsi="Arial" w:cs="Arial"/>
          <w:bCs/>
          <w:color w:val="000000"/>
          <w:sz w:val="24"/>
          <w:szCs w:val="24"/>
        </w:rPr>
        <w:t>de ácido sulfúrico.</w:t>
      </w:r>
      <w:r w:rsidR="004E1ECC" w:rsidRPr="004E1ECC">
        <w:rPr>
          <w:rFonts w:ascii="Arial" w:hAnsi="Arial" w:cs="Arial"/>
          <w:bCs/>
          <w:color w:val="000000"/>
          <w:sz w:val="24"/>
          <w:szCs w:val="24"/>
        </w:rPr>
        <w:t xml:space="preserve"> </w:t>
      </w:r>
      <w:r w:rsidRPr="004E1ECC">
        <w:rPr>
          <w:rFonts w:ascii="Arial" w:hAnsi="Arial" w:cs="Arial"/>
          <w:bCs/>
          <w:color w:val="000000"/>
          <w:sz w:val="24"/>
          <w:szCs w:val="24"/>
        </w:rPr>
        <w:t>Válvulas reductoras de presión y de alivio, lo mismo que trampas y filtros deben ser instaladas en todas</w:t>
      </w:r>
      <w:r w:rsidR="002300EC" w:rsidRPr="004E1ECC">
        <w:rPr>
          <w:rFonts w:ascii="Arial" w:hAnsi="Arial" w:cs="Arial"/>
          <w:bCs/>
          <w:color w:val="000000"/>
          <w:sz w:val="24"/>
          <w:szCs w:val="24"/>
        </w:rPr>
        <w:t xml:space="preserve"> </w:t>
      </w:r>
      <w:r w:rsidRPr="004E1ECC">
        <w:rPr>
          <w:rFonts w:ascii="Arial" w:hAnsi="Arial" w:cs="Arial"/>
          <w:bCs/>
          <w:color w:val="000000"/>
          <w:sz w:val="24"/>
          <w:szCs w:val="24"/>
        </w:rPr>
        <w:t>las estaciones de máscaras.</w:t>
      </w:r>
      <w:r w:rsidR="004E1ECC" w:rsidRPr="004E1ECC">
        <w:rPr>
          <w:rFonts w:ascii="Arial" w:hAnsi="Arial" w:cs="Arial"/>
          <w:bCs/>
          <w:color w:val="000000"/>
          <w:sz w:val="24"/>
          <w:szCs w:val="24"/>
        </w:rPr>
        <w:t xml:space="preserve"> </w:t>
      </w:r>
      <w:r w:rsidRPr="004E1ECC">
        <w:rPr>
          <w:rFonts w:ascii="Arial" w:hAnsi="Arial" w:cs="Arial"/>
          <w:bCs/>
          <w:color w:val="000000"/>
          <w:sz w:val="24"/>
          <w:szCs w:val="24"/>
        </w:rPr>
        <w:t>El equipo de protección respiratoria debe ser cuidadosamente mantenido, inspeccionado y limpiado a</w:t>
      </w:r>
      <w:r w:rsidR="002300EC" w:rsidRPr="004E1ECC">
        <w:rPr>
          <w:rFonts w:ascii="Arial" w:hAnsi="Arial" w:cs="Arial"/>
          <w:bCs/>
          <w:color w:val="000000"/>
          <w:sz w:val="24"/>
          <w:szCs w:val="24"/>
        </w:rPr>
        <w:t xml:space="preserve"> </w:t>
      </w:r>
      <w:r w:rsidRPr="004E1ECC">
        <w:rPr>
          <w:rFonts w:ascii="Arial" w:hAnsi="Arial" w:cs="Arial"/>
          <w:bCs/>
          <w:color w:val="000000"/>
          <w:sz w:val="24"/>
          <w:szCs w:val="24"/>
        </w:rPr>
        <w:t>intervalos regulares y siempre antes y después de ser usado.</w:t>
      </w:r>
    </w:p>
    <w:p w14:paraId="13D1E15A" w14:textId="77777777" w:rsidR="004E1ECC" w:rsidRPr="004E1ECC" w:rsidRDefault="004E1ECC" w:rsidP="004E1ECC">
      <w:pPr>
        <w:autoSpaceDE w:val="0"/>
        <w:autoSpaceDN w:val="0"/>
        <w:adjustRightInd w:val="0"/>
        <w:spacing w:after="0" w:line="240" w:lineRule="auto"/>
        <w:jc w:val="both"/>
        <w:rPr>
          <w:rFonts w:ascii="Arial" w:hAnsi="Arial" w:cs="Arial"/>
          <w:bCs/>
          <w:color w:val="000000"/>
          <w:sz w:val="24"/>
          <w:szCs w:val="24"/>
        </w:rPr>
      </w:pPr>
    </w:p>
    <w:p w14:paraId="75BEEC0B" w14:textId="77777777" w:rsidR="00F01086" w:rsidRPr="004E1ECC" w:rsidRDefault="00F01086" w:rsidP="004E1ECC">
      <w:pPr>
        <w:pStyle w:val="Prrafodelista"/>
        <w:numPr>
          <w:ilvl w:val="0"/>
          <w:numId w:val="22"/>
        </w:num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 xml:space="preserve">Protección de la Cabeza.- </w:t>
      </w:r>
      <w:r w:rsidRPr="004E1ECC">
        <w:rPr>
          <w:rFonts w:ascii="Arial" w:hAnsi="Arial" w:cs="Arial"/>
          <w:bCs/>
          <w:color w:val="000000"/>
          <w:sz w:val="24"/>
          <w:szCs w:val="24"/>
        </w:rPr>
        <w:t>Donde existe peligro de caída de objetos debe usarse casco de seguridad.</w:t>
      </w:r>
    </w:p>
    <w:p w14:paraId="38726499" w14:textId="77777777" w:rsidR="004E1ECC" w:rsidRPr="004E1ECC" w:rsidRDefault="004E1ECC" w:rsidP="004E1ECC">
      <w:pPr>
        <w:pStyle w:val="Prrafodelista"/>
        <w:autoSpaceDE w:val="0"/>
        <w:autoSpaceDN w:val="0"/>
        <w:adjustRightInd w:val="0"/>
        <w:spacing w:after="0" w:line="240" w:lineRule="auto"/>
        <w:jc w:val="both"/>
        <w:rPr>
          <w:rFonts w:ascii="Arial" w:hAnsi="Arial" w:cs="Arial"/>
          <w:b/>
          <w:bCs/>
          <w:color w:val="000000"/>
          <w:sz w:val="24"/>
          <w:szCs w:val="24"/>
        </w:rPr>
      </w:pPr>
    </w:p>
    <w:p w14:paraId="178A0C23" w14:textId="77777777" w:rsidR="004E1ECC" w:rsidRPr="004E1ECC" w:rsidRDefault="00F01086" w:rsidP="004E1ECC">
      <w:pPr>
        <w:pStyle w:val="Prrafodelista"/>
        <w:numPr>
          <w:ilvl w:val="0"/>
          <w:numId w:val="22"/>
        </w:numPr>
        <w:autoSpaceDE w:val="0"/>
        <w:autoSpaceDN w:val="0"/>
        <w:adjustRightInd w:val="0"/>
        <w:spacing w:after="0" w:line="240" w:lineRule="auto"/>
        <w:jc w:val="both"/>
        <w:rPr>
          <w:rFonts w:ascii="Arial" w:hAnsi="Arial" w:cs="Arial"/>
          <w:b/>
          <w:bCs/>
          <w:color w:val="000000"/>
          <w:sz w:val="24"/>
          <w:szCs w:val="24"/>
        </w:rPr>
      </w:pPr>
      <w:r w:rsidRPr="004E1ECC">
        <w:rPr>
          <w:rFonts w:ascii="Arial" w:hAnsi="Arial" w:cs="Arial"/>
          <w:b/>
          <w:bCs/>
          <w:color w:val="000000"/>
          <w:sz w:val="24"/>
          <w:szCs w:val="24"/>
        </w:rPr>
        <w:t xml:space="preserve">Protección de pies.- </w:t>
      </w:r>
      <w:r w:rsidRPr="004E1ECC">
        <w:rPr>
          <w:rFonts w:ascii="Arial" w:hAnsi="Arial" w:cs="Arial"/>
          <w:bCs/>
          <w:color w:val="000000"/>
          <w:sz w:val="24"/>
          <w:szCs w:val="24"/>
        </w:rPr>
        <w:t xml:space="preserve">Zapatos de seguridad </w:t>
      </w:r>
      <w:ins w:id="478" w:author="Angelo Mondaca Vergara" w:date="2020-02-20T13:59:00Z">
        <w:r w:rsidR="00166B18">
          <w:rPr>
            <w:rFonts w:ascii="Arial" w:hAnsi="Arial" w:cs="Arial"/>
            <w:bCs/>
            <w:color w:val="000000"/>
            <w:sz w:val="24"/>
            <w:szCs w:val="24"/>
          </w:rPr>
          <w:t xml:space="preserve">dieléctrico </w:t>
        </w:r>
      </w:ins>
      <w:r w:rsidRPr="004E1ECC">
        <w:rPr>
          <w:rFonts w:ascii="Arial" w:hAnsi="Arial" w:cs="Arial"/>
          <w:bCs/>
          <w:color w:val="000000"/>
          <w:sz w:val="24"/>
          <w:szCs w:val="24"/>
        </w:rPr>
        <w:t xml:space="preserve">con puntera </w:t>
      </w:r>
      <w:del w:id="479" w:author="Angelo Mondaca Vergara" w:date="2020-02-20T13:59:00Z">
        <w:r w:rsidRPr="004E1ECC" w:rsidDel="00166B18">
          <w:rPr>
            <w:rFonts w:ascii="Arial" w:hAnsi="Arial" w:cs="Arial"/>
            <w:bCs/>
            <w:color w:val="000000"/>
            <w:sz w:val="24"/>
            <w:szCs w:val="24"/>
          </w:rPr>
          <w:delText>de acero</w:delText>
        </w:r>
      </w:del>
      <w:ins w:id="480" w:author="Angelo Mondaca Vergara" w:date="2020-02-20T13:59:00Z">
        <w:r w:rsidR="00166B18">
          <w:rPr>
            <w:rFonts w:ascii="Arial" w:hAnsi="Arial" w:cs="Arial"/>
            <w:bCs/>
            <w:color w:val="000000"/>
            <w:sz w:val="24"/>
            <w:szCs w:val="24"/>
          </w:rPr>
          <w:t>reforzada</w:t>
        </w:r>
      </w:ins>
      <w:r w:rsidRPr="004E1ECC">
        <w:rPr>
          <w:rFonts w:ascii="Arial" w:hAnsi="Arial" w:cs="Arial"/>
          <w:bCs/>
          <w:color w:val="000000"/>
          <w:sz w:val="24"/>
          <w:szCs w:val="24"/>
        </w:rPr>
        <w:t xml:space="preserve"> </w:t>
      </w:r>
      <w:r w:rsidR="004E1ECC" w:rsidRPr="004E1ECC">
        <w:rPr>
          <w:rFonts w:ascii="Arial" w:hAnsi="Arial" w:cs="Arial"/>
          <w:bCs/>
          <w:color w:val="000000"/>
          <w:sz w:val="24"/>
          <w:szCs w:val="24"/>
        </w:rPr>
        <w:t xml:space="preserve">son recomendados para trabajadores que laboran en </w:t>
      </w:r>
      <w:del w:id="481" w:author="Angelo Mondaca Vergara" w:date="2020-02-10T15:27:00Z">
        <w:r w:rsidR="004E1ECC" w:rsidRPr="004E1ECC" w:rsidDel="00157813">
          <w:rPr>
            <w:rFonts w:ascii="Arial" w:hAnsi="Arial" w:cs="Arial"/>
            <w:bCs/>
            <w:color w:val="000000"/>
            <w:sz w:val="24"/>
            <w:szCs w:val="24"/>
          </w:rPr>
          <w:delText>la unidad</w:delText>
        </w:r>
      </w:del>
      <w:ins w:id="482" w:author="Angelo Mondaca Vergara" w:date="2020-02-10T15:27:00Z">
        <w:r w:rsidR="00157813">
          <w:rPr>
            <w:rFonts w:ascii="Arial" w:hAnsi="Arial" w:cs="Arial"/>
            <w:bCs/>
            <w:color w:val="000000"/>
            <w:sz w:val="24"/>
            <w:szCs w:val="24"/>
          </w:rPr>
          <w:t xml:space="preserve">el área </w:t>
        </w:r>
      </w:ins>
      <w:del w:id="483" w:author="Angelo Mondaca Vergara" w:date="2020-02-20T15:10:00Z">
        <w:r w:rsidR="004E1ECC" w:rsidRPr="004E1ECC" w:rsidDel="008324C9">
          <w:rPr>
            <w:rFonts w:ascii="Arial" w:hAnsi="Arial" w:cs="Arial"/>
            <w:bCs/>
            <w:color w:val="000000"/>
            <w:sz w:val="24"/>
            <w:szCs w:val="24"/>
          </w:rPr>
          <w:delText xml:space="preserve"> </w:delText>
        </w:r>
      </w:del>
      <w:r w:rsidR="004E1ECC" w:rsidRPr="004E1ECC">
        <w:rPr>
          <w:rFonts w:ascii="Arial" w:hAnsi="Arial" w:cs="Arial"/>
          <w:bCs/>
          <w:color w:val="000000"/>
          <w:sz w:val="24"/>
          <w:szCs w:val="24"/>
        </w:rPr>
        <w:t xml:space="preserve">Plantas de Oxígeno, los cuales estarán </w:t>
      </w:r>
      <w:r w:rsidRPr="004E1ECC">
        <w:rPr>
          <w:rFonts w:ascii="Arial" w:hAnsi="Arial" w:cs="Arial"/>
          <w:bCs/>
          <w:color w:val="000000"/>
          <w:sz w:val="24"/>
          <w:szCs w:val="24"/>
        </w:rPr>
        <w:t>libre</w:t>
      </w:r>
      <w:r w:rsidR="004E1ECC" w:rsidRPr="004E1ECC">
        <w:rPr>
          <w:rFonts w:ascii="Arial" w:hAnsi="Arial" w:cs="Arial"/>
          <w:bCs/>
          <w:color w:val="000000"/>
          <w:sz w:val="24"/>
          <w:szCs w:val="24"/>
        </w:rPr>
        <w:t>s</w:t>
      </w:r>
      <w:r w:rsidRPr="004E1ECC">
        <w:rPr>
          <w:rFonts w:ascii="Arial" w:hAnsi="Arial" w:cs="Arial"/>
          <w:bCs/>
          <w:color w:val="000000"/>
          <w:sz w:val="24"/>
          <w:szCs w:val="24"/>
        </w:rPr>
        <w:t xml:space="preserve"> de grasa</w:t>
      </w:r>
      <w:r w:rsidR="004E1ECC" w:rsidRPr="004E1ECC">
        <w:rPr>
          <w:rFonts w:ascii="Arial" w:hAnsi="Arial" w:cs="Arial"/>
          <w:bCs/>
          <w:color w:val="000000"/>
          <w:sz w:val="24"/>
          <w:szCs w:val="24"/>
        </w:rPr>
        <w:t xml:space="preserve">, </w:t>
      </w:r>
      <w:r w:rsidRPr="004E1ECC">
        <w:rPr>
          <w:rFonts w:ascii="Arial" w:hAnsi="Arial" w:cs="Arial"/>
          <w:bCs/>
          <w:color w:val="000000"/>
          <w:sz w:val="24"/>
          <w:szCs w:val="24"/>
        </w:rPr>
        <w:t xml:space="preserve">aceites </w:t>
      </w:r>
      <w:r w:rsidR="004E1ECC" w:rsidRPr="004E1ECC">
        <w:rPr>
          <w:rFonts w:ascii="Arial" w:hAnsi="Arial" w:cs="Arial"/>
          <w:bCs/>
          <w:color w:val="000000"/>
          <w:sz w:val="24"/>
          <w:szCs w:val="24"/>
        </w:rPr>
        <w:t>y otras sustancias combustibles</w:t>
      </w:r>
      <w:r w:rsidR="004E1ECC">
        <w:rPr>
          <w:rFonts w:ascii="Arial" w:hAnsi="Arial" w:cs="Arial"/>
          <w:bCs/>
          <w:color w:val="000000"/>
          <w:sz w:val="24"/>
          <w:szCs w:val="24"/>
        </w:rPr>
        <w:t>.</w:t>
      </w:r>
    </w:p>
    <w:p w14:paraId="26006A4A" w14:textId="77777777" w:rsidR="004E1ECC" w:rsidRPr="004E1ECC" w:rsidRDefault="004E1ECC" w:rsidP="004E1ECC">
      <w:pPr>
        <w:autoSpaceDE w:val="0"/>
        <w:autoSpaceDN w:val="0"/>
        <w:adjustRightInd w:val="0"/>
        <w:spacing w:after="0" w:line="240" w:lineRule="auto"/>
        <w:jc w:val="both"/>
        <w:rPr>
          <w:rFonts w:ascii="Arial" w:hAnsi="Arial" w:cs="Arial"/>
          <w:b/>
          <w:bCs/>
          <w:color w:val="000000"/>
          <w:sz w:val="24"/>
          <w:szCs w:val="24"/>
        </w:rPr>
      </w:pPr>
    </w:p>
    <w:p w14:paraId="78FA6EF9" w14:textId="77777777" w:rsidR="004E1ECC" w:rsidRPr="004E1ECC" w:rsidRDefault="00F01086" w:rsidP="004E1ECC">
      <w:pPr>
        <w:pStyle w:val="Prrafodelista"/>
        <w:numPr>
          <w:ilvl w:val="0"/>
          <w:numId w:val="22"/>
        </w:numPr>
        <w:autoSpaceDE w:val="0"/>
        <w:autoSpaceDN w:val="0"/>
        <w:adjustRightInd w:val="0"/>
        <w:spacing w:after="0" w:line="240" w:lineRule="auto"/>
        <w:jc w:val="both"/>
        <w:rPr>
          <w:rFonts w:ascii="Arial" w:hAnsi="Arial" w:cs="Arial"/>
          <w:b/>
          <w:bCs/>
          <w:color w:val="000000"/>
          <w:sz w:val="24"/>
          <w:szCs w:val="24"/>
        </w:rPr>
      </w:pPr>
      <w:r w:rsidRPr="004E1ECC">
        <w:rPr>
          <w:rFonts w:ascii="Arial" w:hAnsi="Arial" w:cs="Arial"/>
          <w:b/>
          <w:bCs/>
          <w:color w:val="000000"/>
          <w:sz w:val="24"/>
          <w:szCs w:val="24"/>
        </w:rPr>
        <w:t xml:space="preserve">Protección del cuerpo.- </w:t>
      </w:r>
      <w:r w:rsidR="004E1ECC" w:rsidRPr="004E1ECC">
        <w:rPr>
          <w:rFonts w:ascii="Arial" w:hAnsi="Arial" w:cs="Arial"/>
          <w:bCs/>
          <w:color w:val="000000"/>
          <w:sz w:val="24"/>
          <w:szCs w:val="24"/>
        </w:rPr>
        <w:t xml:space="preserve">La </w:t>
      </w:r>
      <w:del w:id="484" w:author="Angelo Mondaca Vergara" w:date="2020-02-20T15:11:00Z">
        <w:r w:rsidR="004E1ECC" w:rsidRPr="004E1ECC" w:rsidDel="008324C9">
          <w:rPr>
            <w:rFonts w:ascii="Arial" w:hAnsi="Arial" w:cs="Arial"/>
            <w:bCs/>
            <w:color w:val="000000"/>
            <w:sz w:val="24"/>
            <w:szCs w:val="24"/>
          </w:rPr>
          <w:delText xml:space="preserve">tenida </w:delText>
        </w:r>
      </w:del>
      <w:ins w:id="485" w:author="Angelo Mondaca Vergara" w:date="2020-02-20T15:11:00Z">
        <w:r w:rsidR="008324C9">
          <w:rPr>
            <w:rFonts w:ascii="Arial" w:hAnsi="Arial" w:cs="Arial"/>
            <w:bCs/>
            <w:color w:val="000000"/>
            <w:sz w:val="24"/>
            <w:szCs w:val="24"/>
          </w:rPr>
          <w:t>ropa de trabajo</w:t>
        </w:r>
        <w:r w:rsidR="008324C9" w:rsidRPr="004E1ECC">
          <w:rPr>
            <w:rFonts w:ascii="Arial" w:hAnsi="Arial" w:cs="Arial"/>
            <w:bCs/>
            <w:color w:val="000000"/>
            <w:sz w:val="24"/>
            <w:szCs w:val="24"/>
          </w:rPr>
          <w:t xml:space="preserve"> </w:t>
        </w:r>
      </w:ins>
      <w:del w:id="486" w:author="Angelo Mondaca Vergara" w:date="2020-02-20T15:11:00Z">
        <w:r w:rsidR="004E1ECC" w:rsidRPr="004E1ECC" w:rsidDel="008324C9">
          <w:rPr>
            <w:rFonts w:ascii="Arial" w:hAnsi="Arial" w:cs="Arial"/>
            <w:bCs/>
            <w:color w:val="000000"/>
            <w:sz w:val="24"/>
            <w:szCs w:val="24"/>
          </w:rPr>
          <w:delText xml:space="preserve">y/o cotona </w:delText>
        </w:r>
      </w:del>
      <w:r w:rsidR="004E1ECC" w:rsidRPr="004E1ECC">
        <w:rPr>
          <w:rFonts w:ascii="Arial" w:hAnsi="Arial" w:cs="Arial"/>
          <w:bCs/>
          <w:color w:val="000000"/>
          <w:sz w:val="24"/>
          <w:szCs w:val="24"/>
        </w:rPr>
        <w:t>estará si</w:t>
      </w:r>
      <w:ins w:id="487" w:author="Angelo Mondaca Vergara" w:date="2020-02-20T15:11:00Z">
        <w:r w:rsidR="008324C9">
          <w:rPr>
            <w:rFonts w:ascii="Arial" w:hAnsi="Arial" w:cs="Arial"/>
            <w:bCs/>
            <w:color w:val="000000"/>
            <w:sz w:val="24"/>
            <w:szCs w:val="24"/>
          </w:rPr>
          <w:t>e</w:t>
        </w:r>
      </w:ins>
      <w:r w:rsidR="004E1ECC" w:rsidRPr="004E1ECC">
        <w:rPr>
          <w:rFonts w:ascii="Arial" w:hAnsi="Arial" w:cs="Arial"/>
          <w:bCs/>
          <w:color w:val="000000"/>
          <w:sz w:val="24"/>
          <w:szCs w:val="24"/>
        </w:rPr>
        <w:t>mpre libre de grasas</w:t>
      </w:r>
      <w:r w:rsidR="004E1ECC">
        <w:rPr>
          <w:rFonts w:ascii="Arial" w:hAnsi="Arial" w:cs="Arial"/>
          <w:bCs/>
          <w:color w:val="000000"/>
          <w:sz w:val="24"/>
          <w:szCs w:val="24"/>
        </w:rPr>
        <w:t>,</w:t>
      </w:r>
      <w:r w:rsidR="004E1ECC" w:rsidRPr="004E1ECC">
        <w:rPr>
          <w:rFonts w:ascii="Arial" w:hAnsi="Arial" w:cs="Arial"/>
          <w:bCs/>
          <w:color w:val="000000"/>
          <w:sz w:val="24"/>
          <w:szCs w:val="24"/>
        </w:rPr>
        <w:t xml:space="preserve"> aceites y otras sustancias combustibles</w:t>
      </w:r>
      <w:r w:rsidR="004E1ECC">
        <w:rPr>
          <w:rFonts w:ascii="Arial" w:hAnsi="Arial" w:cs="Arial"/>
          <w:bCs/>
          <w:color w:val="000000"/>
          <w:sz w:val="24"/>
          <w:szCs w:val="24"/>
        </w:rPr>
        <w:t>.</w:t>
      </w:r>
    </w:p>
    <w:p w14:paraId="3A803B59" w14:textId="77777777" w:rsidR="004E1ECC" w:rsidRPr="004E1ECC" w:rsidRDefault="004E1ECC" w:rsidP="004E1ECC">
      <w:pPr>
        <w:autoSpaceDE w:val="0"/>
        <w:autoSpaceDN w:val="0"/>
        <w:adjustRightInd w:val="0"/>
        <w:spacing w:after="0" w:line="240" w:lineRule="auto"/>
        <w:jc w:val="both"/>
        <w:rPr>
          <w:rFonts w:ascii="Arial" w:hAnsi="Arial" w:cs="Arial"/>
          <w:b/>
          <w:bCs/>
          <w:color w:val="000000"/>
          <w:sz w:val="24"/>
          <w:szCs w:val="24"/>
        </w:rPr>
      </w:pPr>
    </w:p>
    <w:p w14:paraId="64718698" w14:textId="77777777" w:rsidR="00741F88" w:rsidRPr="004E1ECC" w:rsidRDefault="00F01086" w:rsidP="00741F88">
      <w:pPr>
        <w:pStyle w:val="Prrafodelista"/>
        <w:numPr>
          <w:ilvl w:val="0"/>
          <w:numId w:val="22"/>
        </w:num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 xml:space="preserve">Protección de las manos.- </w:t>
      </w:r>
      <w:r w:rsidRPr="004E1ECC">
        <w:rPr>
          <w:rFonts w:ascii="Arial" w:hAnsi="Arial" w:cs="Arial"/>
          <w:bCs/>
          <w:color w:val="000000"/>
          <w:sz w:val="24"/>
          <w:szCs w:val="24"/>
        </w:rPr>
        <w:t xml:space="preserve">El personal debe usar guantes de cuero libres de </w:t>
      </w:r>
      <w:r w:rsidR="00741F88" w:rsidRPr="004E1ECC">
        <w:rPr>
          <w:rFonts w:ascii="Arial" w:hAnsi="Arial" w:cs="Arial"/>
          <w:bCs/>
          <w:color w:val="000000"/>
          <w:sz w:val="24"/>
          <w:szCs w:val="24"/>
        </w:rPr>
        <w:t>grasas</w:t>
      </w:r>
      <w:r w:rsidR="00741F88">
        <w:rPr>
          <w:rFonts w:ascii="Arial" w:hAnsi="Arial" w:cs="Arial"/>
          <w:bCs/>
          <w:color w:val="000000"/>
          <w:sz w:val="24"/>
          <w:szCs w:val="24"/>
        </w:rPr>
        <w:t>,</w:t>
      </w:r>
      <w:r w:rsidR="00741F88" w:rsidRPr="004E1ECC">
        <w:rPr>
          <w:rFonts w:ascii="Arial" w:hAnsi="Arial" w:cs="Arial"/>
          <w:bCs/>
          <w:color w:val="000000"/>
          <w:sz w:val="24"/>
          <w:szCs w:val="24"/>
        </w:rPr>
        <w:t xml:space="preserve"> aceites y otras sustancias combustibles</w:t>
      </w:r>
      <w:r w:rsidR="00741F88">
        <w:rPr>
          <w:rFonts w:ascii="Arial" w:hAnsi="Arial" w:cs="Arial"/>
          <w:bCs/>
          <w:color w:val="000000"/>
          <w:sz w:val="24"/>
          <w:szCs w:val="24"/>
        </w:rPr>
        <w:t>.</w:t>
      </w:r>
    </w:p>
    <w:p w14:paraId="72455713" w14:textId="77777777" w:rsidR="00F01086" w:rsidRPr="004E1ECC" w:rsidRDefault="00F01086" w:rsidP="00741F88">
      <w:pPr>
        <w:pStyle w:val="Prrafodelista"/>
        <w:autoSpaceDE w:val="0"/>
        <w:autoSpaceDN w:val="0"/>
        <w:adjustRightInd w:val="0"/>
        <w:spacing w:after="0" w:line="240" w:lineRule="auto"/>
        <w:jc w:val="both"/>
        <w:rPr>
          <w:rFonts w:ascii="Arial" w:hAnsi="Arial" w:cs="Arial"/>
          <w:b/>
          <w:bCs/>
          <w:color w:val="000000"/>
          <w:sz w:val="24"/>
          <w:szCs w:val="24"/>
        </w:rPr>
      </w:pPr>
    </w:p>
    <w:p w14:paraId="692A564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70</w:t>
      </w:r>
    </w:p>
    <w:p w14:paraId="183CF508"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7590E475"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Cada trabajador debe preocuparse del mantenimiento, conservación y uso correcto de los elementos de protección</w:t>
      </w:r>
      <w:r w:rsidR="002300EC">
        <w:rPr>
          <w:rFonts w:ascii="Arial" w:hAnsi="Arial" w:cs="Arial"/>
          <w:color w:val="000000"/>
          <w:sz w:val="24"/>
          <w:szCs w:val="24"/>
        </w:rPr>
        <w:t xml:space="preserve"> </w:t>
      </w:r>
      <w:r w:rsidRPr="00863342">
        <w:rPr>
          <w:rFonts w:ascii="Arial" w:hAnsi="Arial" w:cs="Arial"/>
          <w:color w:val="000000"/>
          <w:sz w:val="24"/>
          <w:szCs w:val="24"/>
        </w:rPr>
        <w:t xml:space="preserve">personal, </w:t>
      </w:r>
      <w:del w:id="488" w:author="Angelo Mondaca Vergara" w:date="2020-02-20T15:11:00Z">
        <w:r w:rsidRPr="00863342" w:rsidDel="008324C9">
          <w:rPr>
            <w:rFonts w:ascii="Arial" w:hAnsi="Arial" w:cs="Arial"/>
            <w:color w:val="000000"/>
            <w:sz w:val="24"/>
            <w:szCs w:val="24"/>
          </w:rPr>
          <w:delText xml:space="preserve">que hayan entregado </w:delText>
        </w:r>
      </w:del>
      <w:r w:rsidRPr="00863342">
        <w:rPr>
          <w:rFonts w:ascii="Arial" w:hAnsi="Arial" w:cs="Arial"/>
          <w:color w:val="000000"/>
          <w:sz w:val="24"/>
          <w:szCs w:val="24"/>
        </w:rPr>
        <w:t>a</w:t>
      </w:r>
      <w:ins w:id="489" w:author="Angelo Mondaca Vergara" w:date="2020-02-20T15:11:00Z">
        <w:r w:rsidR="008324C9">
          <w:rPr>
            <w:rFonts w:ascii="Arial" w:hAnsi="Arial" w:cs="Arial"/>
            <w:color w:val="000000"/>
            <w:sz w:val="24"/>
            <w:szCs w:val="24"/>
          </w:rPr>
          <w:t xml:space="preserve"> su</w:t>
        </w:r>
      </w:ins>
      <w:r w:rsidRPr="00863342">
        <w:rPr>
          <w:rFonts w:ascii="Arial" w:hAnsi="Arial" w:cs="Arial"/>
          <w:color w:val="000000"/>
          <w:sz w:val="24"/>
          <w:szCs w:val="24"/>
        </w:rPr>
        <w:t xml:space="preserve"> cargo.</w:t>
      </w:r>
    </w:p>
    <w:p w14:paraId="52995151" w14:textId="77777777" w:rsidR="002300EC" w:rsidRPr="00863342" w:rsidRDefault="002300EC" w:rsidP="00CB175E">
      <w:pPr>
        <w:autoSpaceDE w:val="0"/>
        <w:autoSpaceDN w:val="0"/>
        <w:adjustRightInd w:val="0"/>
        <w:spacing w:after="0" w:line="240" w:lineRule="auto"/>
        <w:jc w:val="both"/>
        <w:rPr>
          <w:rFonts w:ascii="Arial" w:hAnsi="Arial" w:cs="Arial"/>
          <w:color w:val="000000"/>
          <w:sz w:val="24"/>
          <w:szCs w:val="24"/>
        </w:rPr>
      </w:pPr>
    </w:p>
    <w:p w14:paraId="5ED1712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71</w:t>
      </w:r>
    </w:p>
    <w:p w14:paraId="23EEF87B"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21BF3E35" w14:textId="43B4E72F"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Cuando un elemento de protección personal esté en malas condiciones de uso, el trabajador debe informar de</w:t>
      </w:r>
      <w:r w:rsidR="002300EC">
        <w:rPr>
          <w:rFonts w:ascii="Arial" w:hAnsi="Arial" w:cs="Arial"/>
          <w:color w:val="000000"/>
          <w:sz w:val="24"/>
          <w:szCs w:val="24"/>
        </w:rPr>
        <w:t xml:space="preserve"> </w:t>
      </w:r>
      <w:r w:rsidRPr="00863342">
        <w:rPr>
          <w:rFonts w:ascii="Arial" w:hAnsi="Arial" w:cs="Arial"/>
          <w:color w:val="000000"/>
          <w:sz w:val="24"/>
          <w:szCs w:val="24"/>
        </w:rPr>
        <w:t xml:space="preserve">inmediato a su </w:t>
      </w:r>
      <w:del w:id="490" w:author="Angelo Mondaca Vergara" w:date="2020-02-21T11:17:00Z">
        <w:r w:rsidRPr="00863342" w:rsidDel="0026209B">
          <w:rPr>
            <w:rFonts w:ascii="Arial" w:hAnsi="Arial" w:cs="Arial"/>
            <w:color w:val="000000"/>
            <w:sz w:val="24"/>
            <w:szCs w:val="24"/>
          </w:rPr>
          <w:delText>jefe</w:delText>
        </w:r>
      </w:del>
      <w:ins w:id="491" w:author="Angelo Mondaca Vergara" w:date="2020-02-21T11:17:00Z">
        <w:del w:id="492" w:author="Mondaca Vergara Angelo Rodolfo (Codelco-Chuquicamata)" w:date="2025-09-14T06:05:00Z" w16du:dateUtc="2025-09-14T09:05:00Z">
          <w:r w:rsidR="0026209B" w:rsidDel="00864DB5">
            <w:rPr>
              <w:rFonts w:ascii="Arial" w:hAnsi="Arial" w:cs="Arial"/>
              <w:color w:val="000000"/>
              <w:sz w:val="24"/>
              <w:szCs w:val="24"/>
            </w:rPr>
            <w:delText>Ingeniero</w:delText>
          </w:r>
        </w:del>
      </w:ins>
      <w:ins w:id="493" w:author="Mondaca Vergara Angelo Rodolfo (Codelco-Chuquicamata)" w:date="2025-09-14T06:05:00Z" w16du:dateUtc="2025-09-14T09:05:00Z">
        <w:r w:rsidR="00864DB5">
          <w:rPr>
            <w:rFonts w:ascii="Arial" w:hAnsi="Arial" w:cs="Arial"/>
            <w:color w:val="000000"/>
            <w:sz w:val="24"/>
            <w:szCs w:val="24"/>
          </w:rPr>
          <w:t>Supervisor</w:t>
        </w:r>
      </w:ins>
      <w:r w:rsidRPr="00863342">
        <w:rPr>
          <w:rFonts w:ascii="Arial" w:hAnsi="Arial" w:cs="Arial"/>
          <w:color w:val="000000"/>
          <w:sz w:val="24"/>
          <w:szCs w:val="24"/>
        </w:rPr>
        <w:t xml:space="preserve"> directo, para proceder a su reemplazo, </w:t>
      </w:r>
      <w:del w:id="494" w:author="Mondaca Vergara Angelo Rodolfo (Codelco-Chuquicamata)" w:date="2025-09-14T06:05:00Z" w16du:dateUtc="2025-09-14T09:05:00Z">
        <w:r w:rsidRPr="00863342" w:rsidDel="00864DB5">
          <w:rPr>
            <w:rFonts w:ascii="Arial" w:hAnsi="Arial" w:cs="Arial"/>
            <w:color w:val="000000"/>
            <w:sz w:val="24"/>
            <w:szCs w:val="24"/>
          </w:rPr>
          <w:delText>de acuerdo a</w:delText>
        </w:r>
      </w:del>
      <w:ins w:id="495" w:author="Mondaca Vergara Angelo Rodolfo (Codelco-Chuquicamata)" w:date="2025-09-14T06:05:00Z" w16du:dateUtc="2025-09-14T09:05:00Z">
        <w:r w:rsidR="00864DB5" w:rsidRPr="00863342">
          <w:rPr>
            <w:rFonts w:ascii="Arial" w:hAnsi="Arial" w:cs="Arial"/>
            <w:color w:val="000000"/>
            <w:sz w:val="24"/>
            <w:szCs w:val="24"/>
          </w:rPr>
          <w:t>de acuerdo con</w:t>
        </w:r>
      </w:ins>
      <w:r w:rsidRPr="00863342">
        <w:rPr>
          <w:rFonts w:ascii="Arial" w:hAnsi="Arial" w:cs="Arial"/>
          <w:color w:val="000000"/>
          <w:sz w:val="24"/>
          <w:szCs w:val="24"/>
        </w:rPr>
        <w:t xml:space="preserve"> las normas para su reposición. El</w:t>
      </w:r>
      <w:r w:rsidR="002300EC">
        <w:rPr>
          <w:rFonts w:ascii="Arial" w:hAnsi="Arial" w:cs="Arial"/>
          <w:color w:val="000000"/>
          <w:sz w:val="24"/>
          <w:szCs w:val="24"/>
        </w:rPr>
        <w:t xml:space="preserve"> </w:t>
      </w:r>
      <w:r w:rsidRPr="00863342">
        <w:rPr>
          <w:rFonts w:ascii="Arial" w:hAnsi="Arial" w:cs="Arial"/>
          <w:color w:val="000000"/>
          <w:sz w:val="24"/>
          <w:szCs w:val="24"/>
        </w:rPr>
        <w:t>cambio del elemento de protección personal se debe hacer entregando el que está en mal estado por el nuevo</w:t>
      </w:r>
      <w:r w:rsidR="002300EC">
        <w:rPr>
          <w:rFonts w:ascii="Arial" w:hAnsi="Arial" w:cs="Arial"/>
          <w:color w:val="000000"/>
          <w:sz w:val="24"/>
          <w:szCs w:val="24"/>
        </w:rPr>
        <w:t xml:space="preserve"> </w:t>
      </w:r>
      <w:r w:rsidRPr="00863342">
        <w:rPr>
          <w:rFonts w:ascii="Arial" w:hAnsi="Arial" w:cs="Arial"/>
          <w:color w:val="000000"/>
          <w:sz w:val="24"/>
          <w:szCs w:val="24"/>
        </w:rPr>
        <w:t xml:space="preserve">(Artículo Nº </w:t>
      </w:r>
      <w:del w:id="496" w:author="Angelo Mondaca Vergara" w:date="2020-02-20T15:13:00Z">
        <w:r w:rsidRPr="00863342" w:rsidDel="008324C9">
          <w:rPr>
            <w:rFonts w:ascii="Arial" w:hAnsi="Arial" w:cs="Arial"/>
            <w:color w:val="000000"/>
            <w:sz w:val="24"/>
            <w:szCs w:val="24"/>
          </w:rPr>
          <w:delText xml:space="preserve">42 </w:delText>
        </w:r>
      </w:del>
      <w:ins w:id="497" w:author="Angelo Mondaca Vergara" w:date="2020-02-20T15:13:00Z">
        <w:r w:rsidR="008324C9">
          <w:rPr>
            <w:rFonts w:ascii="Arial" w:hAnsi="Arial" w:cs="Arial"/>
            <w:color w:val="000000"/>
            <w:sz w:val="24"/>
            <w:szCs w:val="24"/>
          </w:rPr>
          <w:t>32</w:t>
        </w:r>
        <w:r w:rsidR="008324C9" w:rsidRPr="00863342">
          <w:rPr>
            <w:rFonts w:ascii="Arial" w:hAnsi="Arial" w:cs="Arial"/>
            <w:color w:val="000000"/>
            <w:sz w:val="24"/>
            <w:szCs w:val="24"/>
          </w:rPr>
          <w:t xml:space="preserve"> </w:t>
        </w:r>
      </w:ins>
      <w:r w:rsidRPr="00863342">
        <w:rPr>
          <w:rFonts w:ascii="Arial" w:hAnsi="Arial" w:cs="Arial"/>
          <w:color w:val="000000"/>
          <w:sz w:val="24"/>
          <w:szCs w:val="24"/>
        </w:rPr>
        <w:t xml:space="preserve">del Decreto Supremo </w:t>
      </w:r>
      <w:del w:id="498" w:author="Angelo Mondaca Vergara" w:date="2020-02-10T15:28:00Z">
        <w:r w:rsidR="00D260C2" w:rsidDel="00A45BAE">
          <w:rPr>
            <w:rFonts w:ascii="Arial" w:hAnsi="Arial" w:cs="Arial"/>
            <w:color w:val="000000"/>
            <w:sz w:val="24"/>
            <w:szCs w:val="24"/>
          </w:rPr>
          <w:delText>Nº 72</w:delText>
        </w:r>
      </w:del>
      <w:ins w:id="499"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Reglamento de Seguridad Minera, Ministerio de Minería).</w:t>
      </w:r>
    </w:p>
    <w:p w14:paraId="40C24195" w14:textId="77777777" w:rsidR="002300EC" w:rsidRDefault="002300EC" w:rsidP="00CB175E">
      <w:pPr>
        <w:autoSpaceDE w:val="0"/>
        <w:autoSpaceDN w:val="0"/>
        <w:adjustRightInd w:val="0"/>
        <w:spacing w:after="0" w:line="240" w:lineRule="auto"/>
        <w:jc w:val="both"/>
        <w:rPr>
          <w:rFonts w:ascii="Arial" w:hAnsi="Arial" w:cs="Arial"/>
          <w:b/>
          <w:bCs/>
          <w:color w:val="000000"/>
          <w:sz w:val="24"/>
          <w:szCs w:val="24"/>
        </w:rPr>
      </w:pPr>
    </w:p>
    <w:p w14:paraId="775AD228" w14:textId="6BB9BE2D" w:rsidR="00F01086" w:rsidRDefault="00F01086" w:rsidP="00864DB5">
      <w:pPr>
        <w:tabs>
          <w:tab w:val="left" w:pos="5320"/>
        </w:tabs>
        <w:autoSpaceDE w:val="0"/>
        <w:autoSpaceDN w:val="0"/>
        <w:adjustRightInd w:val="0"/>
        <w:spacing w:after="0" w:line="240" w:lineRule="auto"/>
        <w:jc w:val="both"/>
        <w:rPr>
          <w:rFonts w:ascii="Arial" w:hAnsi="Arial" w:cs="Arial"/>
          <w:b/>
          <w:bCs/>
          <w:color w:val="000000"/>
          <w:sz w:val="24"/>
          <w:szCs w:val="24"/>
        </w:rPr>
        <w:pPrChange w:id="500" w:author="Mondaca Vergara Angelo Rodolfo (Codelco-Chuquicamata)" w:date="2025-09-14T06:05:00Z" w16du:dateUtc="2025-09-14T09:05:00Z">
          <w:pPr>
            <w:autoSpaceDE w:val="0"/>
            <w:autoSpaceDN w:val="0"/>
            <w:adjustRightInd w:val="0"/>
            <w:spacing w:after="0" w:line="240" w:lineRule="auto"/>
            <w:jc w:val="both"/>
          </w:pPr>
        </w:pPrChange>
      </w:pPr>
      <w:r w:rsidRPr="00863342">
        <w:rPr>
          <w:rFonts w:ascii="Arial" w:hAnsi="Arial" w:cs="Arial"/>
          <w:b/>
          <w:bCs/>
          <w:color w:val="000000"/>
          <w:sz w:val="24"/>
          <w:szCs w:val="24"/>
        </w:rPr>
        <w:t>Artículo 72</w:t>
      </w:r>
      <w:r w:rsidR="002300EC">
        <w:rPr>
          <w:rFonts w:ascii="Arial" w:hAnsi="Arial" w:cs="Arial"/>
          <w:b/>
          <w:bCs/>
          <w:color w:val="000000"/>
          <w:sz w:val="24"/>
          <w:szCs w:val="24"/>
        </w:rPr>
        <w:t xml:space="preserve"> </w:t>
      </w:r>
      <w:ins w:id="501" w:author="Mondaca Vergara Angelo Rodolfo (Codelco-Chuquicamata)" w:date="2025-09-14T06:05:00Z" w16du:dateUtc="2025-09-14T09:05:00Z">
        <w:r w:rsidR="00864DB5">
          <w:rPr>
            <w:rFonts w:ascii="Arial" w:hAnsi="Arial" w:cs="Arial"/>
            <w:b/>
            <w:bCs/>
            <w:color w:val="000000"/>
            <w:sz w:val="24"/>
            <w:szCs w:val="24"/>
          </w:rPr>
          <w:tab/>
        </w:r>
      </w:ins>
    </w:p>
    <w:p w14:paraId="723D5159"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3566B73F"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Considerando que la mayoría de los elementos de protección personal o partes de ellas, no son biodegradables y</w:t>
      </w:r>
      <w:r w:rsidR="002300EC">
        <w:rPr>
          <w:rFonts w:ascii="Arial" w:hAnsi="Arial" w:cs="Arial"/>
          <w:color w:val="000000"/>
          <w:sz w:val="24"/>
          <w:szCs w:val="24"/>
        </w:rPr>
        <w:t xml:space="preserve"> </w:t>
      </w:r>
      <w:r w:rsidRPr="00863342">
        <w:rPr>
          <w:rFonts w:ascii="Arial" w:hAnsi="Arial" w:cs="Arial"/>
          <w:color w:val="000000"/>
          <w:sz w:val="24"/>
          <w:szCs w:val="24"/>
        </w:rPr>
        <w:t>otros con algún grado de toxicidad, se debe centralizar la recolección y clasificación de los elementos usados, para</w:t>
      </w:r>
      <w:r w:rsidR="002300EC">
        <w:rPr>
          <w:rFonts w:ascii="Arial" w:hAnsi="Arial" w:cs="Arial"/>
          <w:color w:val="000000"/>
          <w:sz w:val="24"/>
          <w:szCs w:val="24"/>
        </w:rPr>
        <w:t xml:space="preserve"> </w:t>
      </w:r>
      <w:r w:rsidRPr="00863342">
        <w:rPr>
          <w:rFonts w:ascii="Arial" w:hAnsi="Arial" w:cs="Arial"/>
          <w:color w:val="000000"/>
          <w:sz w:val="24"/>
          <w:szCs w:val="24"/>
        </w:rPr>
        <w:t xml:space="preserve">manipularlos como basura clasificada. La </w:t>
      </w:r>
      <w:ins w:id="502" w:author="Angelo Mondaca Vergara" w:date="2020-02-20T15:42:00Z">
        <w:r w:rsidR="00DB397C" w:rsidRPr="00DB397C">
          <w:rPr>
            <w:rFonts w:ascii="Arial" w:hAnsi="Arial" w:cs="Arial"/>
            <w:color w:val="000000"/>
            <w:sz w:val="24"/>
            <w:szCs w:val="24"/>
          </w:rPr>
          <w:t>Gerencia de Sustentabilidad y Asuntos Externos</w:t>
        </w:r>
      </w:ins>
      <w:del w:id="503" w:author="Angelo Mondaca Vergara" w:date="2020-02-20T15:42:00Z">
        <w:r w:rsidR="007471DB" w:rsidDel="00DB397C">
          <w:rPr>
            <w:rFonts w:ascii="Arial" w:hAnsi="Arial" w:cs="Arial"/>
            <w:color w:val="000000"/>
            <w:sz w:val="24"/>
            <w:szCs w:val="24"/>
          </w:rPr>
          <w:delText>Gerencia de Riesgo, Ambiente y Calidad</w:delText>
        </w:r>
      </w:del>
      <w:r w:rsidR="007471DB">
        <w:rPr>
          <w:rFonts w:ascii="Arial" w:hAnsi="Arial" w:cs="Arial"/>
          <w:color w:val="000000"/>
          <w:sz w:val="24"/>
          <w:szCs w:val="24"/>
        </w:rPr>
        <w:t>, indicará el lugar o b</w:t>
      </w:r>
      <w:ins w:id="504" w:author="Angelo Mondaca Vergara" w:date="2020-02-20T15:13:00Z">
        <w:r w:rsidR="008324C9">
          <w:rPr>
            <w:rFonts w:ascii="Arial" w:hAnsi="Arial" w:cs="Arial"/>
            <w:color w:val="000000"/>
            <w:sz w:val="24"/>
            <w:szCs w:val="24"/>
          </w:rPr>
          <w:t>o</w:t>
        </w:r>
      </w:ins>
      <w:del w:id="505" w:author="Angelo Mondaca Vergara" w:date="2020-02-20T15:13:00Z">
        <w:r w:rsidR="007471DB" w:rsidDel="008324C9">
          <w:rPr>
            <w:rFonts w:ascii="Arial" w:hAnsi="Arial" w:cs="Arial"/>
            <w:color w:val="000000"/>
            <w:sz w:val="24"/>
            <w:szCs w:val="24"/>
          </w:rPr>
          <w:delText>a</w:delText>
        </w:r>
      </w:del>
      <w:r w:rsidR="007471DB">
        <w:rPr>
          <w:rFonts w:ascii="Arial" w:hAnsi="Arial" w:cs="Arial"/>
          <w:color w:val="000000"/>
          <w:sz w:val="24"/>
          <w:szCs w:val="24"/>
        </w:rPr>
        <w:t>tadero de la ropa usada y elementos de protección personal aprobado por la Autoridad Sanitaria Regional.</w:t>
      </w:r>
      <w:del w:id="506" w:author="Angelo Mondaca Vergara" w:date="2020-02-20T15:13:00Z">
        <w:r w:rsidRPr="00863342" w:rsidDel="008324C9">
          <w:rPr>
            <w:rFonts w:ascii="Arial" w:hAnsi="Arial" w:cs="Arial"/>
            <w:color w:val="000000"/>
            <w:sz w:val="24"/>
            <w:szCs w:val="24"/>
          </w:rPr>
          <w:delText>.</w:delText>
        </w:r>
      </w:del>
    </w:p>
    <w:p w14:paraId="4090C5BA" w14:textId="77777777" w:rsidR="002300EC" w:rsidRDefault="002300EC" w:rsidP="00CB175E">
      <w:pPr>
        <w:autoSpaceDE w:val="0"/>
        <w:autoSpaceDN w:val="0"/>
        <w:adjustRightInd w:val="0"/>
        <w:spacing w:after="0" w:line="240" w:lineRule="auto"/>
        <w:jc w:val="both"/>
        <w:rPr>
          <w:ins w:id="507" w:author="Mondaca Vergara Angelo Rodolfo (Codelco-Chuquicamata)" w:date="2025-09-14T23:20:00Z" w16du:dateUtc="2025-09-15T02:20:00Z"/>
          <w:rFonts w:ascii="Arial" w:hAnsi="Arial" w:cs="Arial"/>
          <w:color w:val="000000"/>
          <w:sz w:val="24"/>
          <w:szCs w:val="24"/>
        </w:rPr>
      </w:pPr>
    </w:p>
    <w:p w14:paraId="2D2D6FD9" w14:textId="77777777" w:rsidR="00240EA4" w:rsidRDefault="00240EA4" w:rsidP="00CB175E">
      <w:pPr>
        <w:autoSpaceDE w:val="0"/>
        <w:autoSpaceDN w:val="0"/>
        <w:adjustRightInd w:val="0"/>
        <w:spacing w:after="0" w:line="240" w:lineRule="auto"/>
        <w:jc w:val="both"/>
        <w:rPr>
          <w:ins w:id="508" w:author="Angelo Mondaca Vergara" w:date="2020-02-20T15:13:00Z"/>
          <w:rFonts w:ascii="Arial" w:hAnsi="Arial" w:cs="Arial"/>
          <w:color w:val="000000"/>
          <w:sz w:val="24"/>
          <w:szCs w:val="24"/>
        </w:rPr>
      </w:pPr>
    </w:p>
    <w:p w14:paraId="0CFE423F" w14:textId="77777777" w:rsidR="008324C9" w:rsidRPr="00863342" w:rsidDel="009D4931" w:rsidRDefault="008324C9" w:rsidP="00CB175E">
      <w:pPr>
        <w:autoSpaceDE w:val="0"/>
        <w:autoSpaceDN w:val="0"/>
        <w:adjustRightInd w:val="0"/>
        <w:spacing w:after="0" w:line="240" w:lineRule="auto"/>
        <w:jc w:val="both"/>
        <w:rPr>
          <w:del w:id="509" w:author="Angelo Mondaca Vergara" w:date="2020-02-21T14:32:00Z"/>
          <w:rFonts w:ascii="Arial" w:hAnsi="Arial" w:cs="Arial"/>
          <w:color w:val="000000"/>
          <w:sz w:val="24"/>
          <w:szCs w:val="24"/>
        </w:rPr>
      </w:pPr>
    </w:p>
    <w:p w14:paraId="11401DEB"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73</w:t>
      </w:r>
    </w:p>
    <w:p w14:paraId="63C8683B"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1A53918D" w14:textId="5CBFCFF8"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En las áreas donde se realicen operaciones que implique mayores riesgos, se </w:t>
      </w:r>
      <w:r w:rsidR="007471DB">
        <w:rPr>
          <w:rFonts w:ascii="Arial" w:hAnsi="Arial" w:cs="Arial"/>
          <w:color w:val="000000"/>
          <w:sz w:val="24"/>
          <w:szCs w:val="24"/>
        </w:rPr>
        <w:t>utilizarán</w:t>
      </w:r>
      <w:r w:rsidRPr="00863342">
        <w:rPr>
          <w:rFonts w:ascii="Arial" w:hAnsi="Arial" w:cs="Arial"/>
          <w:color w:val="000000"/>
          <w:sz w:val="24"/>
          <w:szCs w:val="24"/>
        </w:rPr>
        <w:t xml:space="preserve"> elementos de</w:t>
      </w:r>
      <w:r w:rsidR="002300EC">
        <w:rPr>
          <w:rFonts w:ascii="Arial" w:hAnsi="Arial" w:cs="Arial"/>
          <w:color w:val="000000"/>
          <w:sz w:val="24"/>
          <w:szCs w:val="24"/>
        </w:rPr>
        <w:t xml:space="preserve"> </w:t>
      </w:r>
      <w:r w:rsidRPr="00863342">
        <w:rPr>
          <w:rFonts w:ascii="Arial" w:hAnsi="Arial" w:cs="Arial"/>
          <w:color w:val="000000"/>
          <w:sz w:val="24"/>
          <w:szCs w:val="24"/>
        </w:rPr>
        <w:t xml:space="preserve">protección personal adicionales </w:t>
      </w:r>
      <w:del w:id="510" w:author="Mondaca Vergara Angelo Rodolfo (Codelco-Chuquicamata)" w:date="2025-09-14T23:20:00Z" w16du:dateUtc="2025-09-15T02:20:00Z">
        <w:r w:rsidRPr="00863342" w:rsidDel="00240EA4">
          <w:rPr>
            <w:rFonts w:ascii="Arial" w:hAnsi="Arial" w:cs="Arial"/>
            <w:color w:val="000000"/>
            <w:sz w:val="24"/>
            <w:szCs w:val="24"/>
          </w:rPr>
          <w:delText>de acuerdo al</w:delText>
        </w:r>
      </w:del>
      <w:ins w:id="511" w:author="Mondaca Vergara Angelo Rodolfo (Codelco-Chuquicamata)" w:date="2025-09-14T23:20:00Z" w16du:dateUtc="2025-09-15T02:20:00Z">
        <w:r w:rsidR="00240EA4" w:rsidRPr="00863342">
          <w:rPr>
            <w:rFonts w:ascii="Arial" w:hAnsi="Arial" w:cs="Arial"/>
            <w:color w:val="000000"/>
            <w:sz w:val="24"/>
            <w:szCs w:val="24"/>
          </w:rPr>
          <w:t>de acuerdo con el</w:t>
        </w:r>
      </w:ins>
      <w:r w:rsidRPr="00863342">
        <w:rPr>
          <w:rFonts w:ascii="Arial" w:hAnsi="Arial" w:cs="Arial"/>
          <w:color w:val="000000"/>
          <w:sz w:val="24"/>
          <w:szCs w:val="24"/>
        </w:rPr>
        <w:t xml:space="preserve"> tipo de riesgo al que se expongan.</w:t>
      </w:r>
    </w:p>
    <w:p w14:paraId="13039A34" w14:textId="77777777" w:rsidR="002300EC" w:rsidRDefault="002300EC" w:rsidP="00CB175E">
      <w:pPr>
        <w:autoSpaceDE w:val="0"/>
        <w:autoSpaceDN w:val="0"/>
        <w:adjustRightInd w:val="0"/>
        <w:spacing w:after="0" w:line="240" w:lineRule="auto"/>
        <w:jc w:val="both"/>
        <w:rPr>
          <w:ins w:id="512" w:author="Angelo Mondaca Vergara" w:date="2020-02-21T14:32:00Z"/>
          <w:rFonts w:ascii="Arial" w:hAnsi="Arial" w:cs="Arial"/>
          <w:color w:val="000000"/>
          <w:sz w:val="24"/>
          <w:szCs w:val="24"/>
        </w:rPr>
      </w:pPr>
    </w:p>
    <w:p w14:paraId="41B88C1A" w14:textId="170BA6D3" w:rsidR="00864DB5" w:rsidDel="00240EA4" w:rsidRDefault="00864DB5" w:rsidP="00CB175E">
      <w:pPr>
        <w:autoSpaceDE w:val="0"/>
        <w:autoSpaceDN w:val="0"/>
        <w:adjustRightInd w:val="0"/>
        <w:spacing w:after="0" w:line="240" w:lineRule="auto"/>
        <w:jc w:val="both"/>
        <w:rPr>
          <w:ins w:id="513" w:author="Angelo Mondaca Vergara" w:date="2020-02-21T14:32:00Z"/>
          <w:del w:id="514" w:author="Mondaca Vergara Angelo Rodolfo (Codelco-Chuquicamata)" w:date="2025-09-14T23:20:00Z" w16du:dateUtc="2025-09-15T02:20:00Z"/>
          <w:rFonts w:ascii="Arial" w:hAnsi="Arial" w:cs="Arial"/>
          <w:color w:val="000000"/>
          <w:sz w:val="24"/>
          <w:szCs w:val="24"/>
        </w:rPr>
      </w:pPr>
    </w:p>
    <w:p w14:paraId="79D4CBA9" w14:textId="6E72BF00" w:rsidR="009D4931" w:rsidDel="00240EA4" w:rsidRDefault="009D4931" w:rsidP="00CB175E">
      <w:pPr>
        <w:autoSpaceDE w:val="0"/>
        <w:autoSpaceDN w:val="0"/>
        <w:adjustRightInd w:val="0"/>
        <w:spacing w:after="0" w:line="240" w:lineRule="auto"/>
        <w:jc w:val="both"/>
        <w:rPr>
          <w:del w:id="515" w:author="Mondaca Vergara Angelo Rodolfo (Codelco-Chuquicamata)" w:date="2025-09-14T23:20:00Z" w16du:dateUtc="2025-09-15T02:20:00Z"/>
          <w:rFonts w:ascii="Arial" w:hAnsi="Arial" w:cs="Arial"/>
          <w:color w:val="000000"/>
          <w:sz w:val="24"/>
          <w:szCs w:val="24"/>
        </w:rPr>
      </w:pPr>
    </w:p>
    <w:p w14:paraId="73960E66" w14:textId="22F475ED" w:rsidR="007471DB" w:rsidRPr="00863342" w:rsidDel="00240EA4" w:rsidRDefault="007471DB" w:rsidP="00CB175E">
      <w:pPr>
        <w:autoSpaceDE w:val="0"/>
        <w:autoSpaceDN w:val="0"/>
        <w:adjustRightInd w:val="0"/>
        <w:spacing w:after="0" w:line="240" w:lineRule="auto"/>
        <w:jc w:val="both"/>
        <w:rPr>
          <w:del w:id="516" w:author="Mondaca Vergara Angelo Rodolfo (Codelco-Chuquicamata)" w:date="2025-09-14T23:20:00Z" w16du:dateUtc="2025-09-15T02:20:00Z"/>
          <w:rFonts w:ascii="Arial" w:hAnsi="Arial" w:cs="Arial"/>
          <w:color w:val="000000"/>
          <w:sz w:val="24"/>
          <w:szCs w:val="24"/>
        </w:rPr>
      </w:pPr>
    </w:p>
    <w:p w14:paraId="5EB35092" w14:textId="77777777" w:rsidR="00F01086" w:rsidRPr="00863342" w:rsidRDefault="00F01086" w:rsidP="002300E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Quinto</w:t>
      </w:r>
    </w:p>
    <w:p w14:paraId="2026D213" w14:textId="77777777" w:rsidR="00F01086" w:rsidRPr="00863342" w:rsidRDefault="00F01086" w:rsidP="002300E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Equipos e Instalaciones Eléctricas Utilizados en</w:t>
      </w:r>
    </w:p>
    <w:p w14:paraId="0C55DF00" w14:textId="77777777" w:rsidR="00F01086" w:rsidRDefault="00F01086" w:rsidP="002300EC">
      <w:pPr>
        <w:autoSpaceDE w:val="0"/>
        <w:autoSpaceDN w:val="0"/>
        <w:adjustRightInd w:val="0"/>
        <w:spacing w:after="0" w:line="240" w:lineRule="auto"/>
        <w:jc w:val="center"/>
        <w:rPr>
          <w:rFonts w:ascii="Arial" w:hAnsi="Arial" w:cs="Arial"/>
          <w:b/>
          <w:bCs/>
          <w:color w:val="000000"/>
          <w:sz w:val="24"/>
          <w:szCs w:val="24"/>
        </w:rPr>
      </w:pPr>
      <w:del w:id="517" w:author="Angelo Mondaca Vergara" w:date="2020-02-10T15:27:00Z">
        <w:r w:rsidRPr="00863342" w:rsidDel="00157813">
          <w:rPr>
            <w:rFonts w:ascii="Arial" w:hAnsi="Arial" w:cs="Arial"/>
            <w:b/>
            <w:bCs/>
            <w:color w:val="000000"/>
            <w:sz w:val="24"/>
            <w:szCs w:val="24"/>
          </w:rPr>
          <w:delText>la Unidad</w:delText>
        </w:r>
      </w:del>
      <w:ins w:id="518" w:author="Angelo Mondaca Vergara" w:date="2020-02-10T15:27:00Z">
        <w:r w:rsidR="00157813">
          <w:rPr>
            <w:rFonts w:ascii="Arial" w:hAnsi="Arial" w:cs="Arial"/>
            <w:b/>
            <w:bCs/>
            <w:color w:val="000000"/>
            <w:sz w:val="24"/>
            <w:szCs w:val="24"/>
          </w:rPr>
          <w:t xml:space="preserve">el área </w:t>
        </w:r>
      </w:ins>
      <w:r w:rsidRPr="00863342">
        <w:rPr>
          <w:rFonts w:ascii="Arial" w:hAnsi="Arial" w:cs="Arial"/>
          <w:b/>
          <w:bCs/>
          <w:color w:val="000000"/>
          <w:sz w:val="24"/>
          <w:szCs w:val="24"/>
        </w:rPr>
        <w:t xml:space="preserve"> Plantas de Oxígeno</w:t>
      </w:r>
    </w:p>
    <w:p w14:paraId="5558AA09" w14:textId="77777777" w:rsidR="002300EC" w:rsidRPr="00863342" w:rsidRDefault="002300EC" w:rsidP="002300EC">
      <w:pPr>
        <w:autoSpaceDE w:val="0"/>
        <w:autoSpaceDN w:val="0"/>
        <w:adjustRightInd w:val="0"/>
        <w:spacing w:after="0" w:line="240" w:lineRule="auto"/>
        <w:jc w:val="center"/>
        <w:rPr>
          <w:rFonts w:ascii="Arial" w:hAnsi="Arial" w:cs="Arial"/>
          <w:b/>
          <w:bCs/>
          <w:color w:val="000000"/>
          <w:sz w:val="24"/>
          <w:szCs w:val="24"/>
        </w:rPr>
      </w:pPr>
    </w:p>
    <w:p w14:paraId="45800D76"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74</w:t>
      </w:r>
    </w:p>
    <w:p w14:paraId="5C913AD0"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4A8A1A53"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Las instalaciones y equipos eléctricos usados en </w:t>
      </w:r>
      <w:del w:id="519" w:author="Angelo Mondaca Vergara" w:date="2020-02-10T15:27:00Z">
        <w:r w:rsidRPr="00863342" w:rsidDel="00157813">
          <w:rPr>
            <w:rFonts w:ascii="Arial" w:hAnsi="Arial" w:cs="Arial"/>
            <w:color w:val="000000"/>
            <w:sz w:val="24"/>
            <w:szCs w:val="24"/>
          </w:rPr>
          <w:delText>la Unidad</w:delText>
        </w:r>
      </w:del>
      <w:ins w:id="520" w:author="Angelo Mondaca Vergara" w:date="2020-02-10T15:27:00Z">
        <w:r w:rsidR="00157813">
          <w:rPr>
            <w:rFonts w:ascii="Arial" w:hAnsi="Arial" w:cs="Arial"/>
            <w:color w:val="000000"/>
            <w:sz w:val="24"/>
            <w:szCs w:val="24"/>
          </w:rPr>
          <w:t xml:space="preserve">el área </w:t>
        </w:r>
      </w:ins>
      <w:r w:rsidRPr="00863342">
        <w:rPr>
          <w:rFonts w:ascii="Arial" w:hAnsi="Arial" w:cs="Arial"/>
          <w:color w:val="000000"/>
          <w:sz w:val="24"/>
          <w:szCs w:val="24"/>
        </w:rPr>
        <w:t xml:space="preserve"> Plantas de Oxígeno </w:t>
      </w:r>
      <w:r w:rsidR="007471DB">
        <w:rPr>
          <w:rFonts w:ascii="Arial" w:hAnsi="Arial" w:cs="Arial"/>
          <w:color w:val="000000"/>
          <w:sz w:val="24"/>
          <w:szCs w:val="24"/>
        </w:rPr>
        <w:t>cumplirán</w:t>
      </w:r>
      <w:r w:rsidRPr="00863342">
        <w:rPr>
          <w:rFonts w:ascii="Arial" w:hAnsi="Arial" w:cs="Arial"/>
          <w:color w:val="000000"/>
          <w:sz w:val="24"/>
          <w:szCs w:val="24"/>
        </w:rPr>
        <w:t xml:space="preserve"> con las normas</w:t>
      </w:r>
      <w:r w:rsidR="002300EC">
        <w:rPr>
          <w:rFonts w:ascii="Arial" w:hAnsi="Arial" w:cs="Arial"/>
          <w:color w:val="000000"/>
          <w:sz w:val="24"/>
          <w:szCs w:val="24"/>
        </w:rPr>
        <w:t xml:space="preserve"> </w:t>
      </w:r>
      <w:r w:rsidRPr="00863342">
        <w:rPr>
          <w:rFonts w:ascii="Arial" w:hAnsi="Arial" w:cs="Arial"/>
          <w:color w:val="000000"/>
          <w:sz w:val="24"/>
          <w:szCs w:val="24"/>
        </w:rPr>
        <w:t>nacionales, dictaminadas por la Superintendencia de Electricidad y Combustibles u organismo asignado, según</w:t>
      </w:r>
      <w:r w:rsidR="002300EC">
        <w:rPr>
          <w:rFonts w:ascii="Arial" w:hAnsi="Arial" w:cs="Arial"/>
          <w:color w:val="000000"/>
          <w:sz w:val="24"/>
          <w:szCs w:val="24"/>
        </w:rPr>
        <w:t xml:space="preserve"> </w:t>
      </w:r>
      <w:r w:rsidRPr="00863342">
        <w:rPr>
          <w:rFonts w:ascii="Arial" w:hAnsi="Arial" w:cs="Arial"/>
          <w:color w:val="000000"/>
          <w:sz w:val="24"/>
          <w:szCs w:val="24"/>
        </w:rPr>
        <w:t>D.F. Ley Nº 1, del 13 de septiembre de 1982, sus modificaciones posteriores y las normas que establece el Decreto</w:t>
      </w:r>
      <w:r w:rsidR="002300EC">
        <w:rPr>
          <w:rFonts w:ascii="Arial" w:hAnsi="Arial" w:cs="Arial"/>
          <w:color w:val="000000"/>
          <w:sz w:val="24"/>
          <w:szCs w:val="24"/>
        </w:rPr>
        <w:t xml:space="preserve"> </w:t>
      </w:r>
      <w:r w:rsidRPr="00863342">
        <w:rPr>
          <w:rFonts w:ascii="Arial" w:hAnsi="Arial" w:cs="Arial"/>
          <w:color w:val="000000"/>
          <w:sz w:val="24"/>
          <w:szCs w:val="24"/>
        </w:rPr>
        <w:t xml:space="preserve">Supremo </w:t>
      </w:r>
      <w:del w:id="521" w:author="Angelo Mondaca Vergara" w:date="2020-02-10T15:28:00Z">
        <w:r w:rsidR="00D260C2" w:rsidDel="00A45BAE">
          <w:rPr>
            <w:rFonts w:ascii="Arial" w:hAnsi="Arial" w:cs="Arial"/>
            <w:color w:val="000000"/>
            <w:sz w:val="24"/>
            <w:szCs w:val="24"/>
          </w:rPr>
          <w:delText>Nº 72</w:delText>
        </w:r>
      </w:del>
      <w:ins w:id="522"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Reglamento de Seguridad Minera.</w:t>
      </w:r>
    </w:p>
    <w:p w14:paraId="2F20B70C" w14:textId="77777777" w:rsidR="002300EC" w:rsidRPr="00863342" w:rsidRDefault="002300EC" w:rsidP="00CB175E">
      <w:pPr>
        <w:autoSpaceDE w:val="0"/>
        <w:autoSpaceDN w:val="0"/>
        <w:adjustRightInd w:val="0"/>
        <w:spacing w:after="0" w:line="240" w:lineRule="auto"/>
        <w:jc w:val="both"/>
        <w:rPr>
          <w:rFonts w:ascii="Arial" w:hAnsi="Arial" w:cs="Arial"/>
          <w:color w:val="000000"/>
          <w:sz w:val="24"/>
          <w:szCs w:val="24"/>
        </w:rPr>
      </w:pPr>
    </w:p>
    <w:p w14:paraId="151B197C"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75</w:t>
      </w:r>
    </w:p>
    <w:p w14:paraId="4BAD6085"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555CAA2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operación, mantención y reparación o modificación y otras actividades que involucren la intervención de equipos</w:t>
      </w:r>
      <w:r w:rsidR="002300EC">
        <w:rPr>
          <w:rFonts w:ascii="Arial" w:hAnsi="Arial" w:cs="Arial"/>
          <w:color w:val="000000"/>
          <w:sz w:val="24"/>
          <w:szCs w:val="24"/>
        </w:rPr>
        <w:t xml:space="preserve"> </w:t>
      </w:r>
      <w:r w:rsidRPr="00863342">
        <w:rPr>
          <w:rFonts w:ascii="Arial" w:hAnsi="Arial" w:cs="Arial"/>
          <w:color w:val="000000"/>
          <w:sz w:val="24"/>
          <w:szCs w:val="24"/>
        </w:rPr>
        <w:t xml:space="preserve">e instalaciones eléctricas en </w:t>
      </w:r>
      <w:del w:id="523" w:author="Angelo Mondaca Vergara" w:date="2020-02-10T15:27:00Z">
        <w:r w:rsidRPr="00863342" w:rsidDel="00157813">
          <w:rPr>
            <w:rFonts w:ascii="Arial" w:hAnsi="Arial" w:cs="Arial"/>
            <w:color w:val="000000"/>
            <w:sz w:val="24"/>
            <w:szCs w:val="24"/>
          </w:rPr>
          <w:delText>la Unidad</w:delText>
        </w:r>
      </w:del>
      <w:ins w:id="524" w:author="Angelo Mondaca Vergara" w:date="2020-02-10T15:27:00Z">
        <w:r w:rsidR="00157813">
          <w:rPr>
            <w:rFonts w:ascii="Arial" w:hAnsi="Arial" w:cs="Arial"/>
            <w:color w:val="000000"/>
            <w:sz w:val="24"/>
            <w:szCs w:val="24"/>
          </w:rPr>
          <w:t xml:space="preserve">el área </w:t>
        </w:r>
      </w:ins>
      <w:r w:rsidRPr="00863342">
        <w:rPr>
          <w:rFonts w:ascii="Arial" w:hAnsi="Arial" w:cs="Arial"/>
          <w:color w:val="000000"/>
          <w:sz w:val="24"/>
          <w:szCs w:val="24"/>
        </w:rPr>
        <w:t xml:space="preserve"> Plantas de Oxígeno, </w:t>
      </w:r>
      <w:r w:rsidR="007471DB">
        <w:rPr>
          <w:rFonts w:ascii="Arial" w:hAnsi="Arial" w:cs="Arial"/>
          <w:color w:val="000000"/>
          <w:sz w:val="24"/>
          <w:szCs w:val="24"/>
        </w:rPr>
        <w:t>se regirán</w:t>
      </w:r>
      <w:r w:rsidRPr="00863342">
        <w:rPr>
          <w:rFonts w:ascii="Arial" w:hAnsi="Arial" w:cs="Arial"/>
          <w:color w:val="000000"/>
          <w:sz w:val="24"/>
          <w:szCs w:val="24"/>
        </w:rPr>
        <w:t xml:space="preserve"> por las normas establecidas en:</w:t>
      </w:r>
    </w:p>
    <w:p w14:paraId="5EF974B6" w14:textId="77777777" w:rsidR="002300EC" w:rsidRPr="00863342" w:rsidRDefault="002300EC" w:rsidP="00CB175E">
      <w:pPr>
        <w:autoSpaceDE w:val="0"/>
        <w:autoSpaceDN w:val="0"/>
        <w:adjustRightInd w:val="0"/>
        <w:spacing w:after="0" w:line="240" w:lineRule="auto"/>
        <w:jc w:val="both"/>
        <w:rPr>
          <w:rFonts w:ascii="Arial" w:hAnsi="Arial" w:cs="Arial"/>
          <w:color w:val="000000"/>
          <w:sz w:val="24"/>
          <w:szCs w:val="24"/>
        </w:rPr>
      </w:pPr>
    </w:p>
    <w:p w14:paraId="22FF4755" w14:textId="77777777" w:rsidR="00F01086" w:rsidRDefault="00F01086" w:rsidP="007471DB">
      <w:pPr>
        <w:pStyle w:val="Prrafodelista"/>
        <w:numPr>
          <w:ilvl w:val="0"/>
          <w:numId w:val="25"/>
        </w:numPr>
        <w:autoSpaceDE w:val="0"/>
        <w:autoSpaceDN w:val="0"/>
        <w:adjustRightInd w:val="0"/>
        <w:spacing w:after="0" w:line="240" w:lineRule="auto"/>
        <w:jc w:val="both"/>
        <w:rPr>
          <w:rFonts w:ascii="Arial" w:hAnsi="Arial" w:cs="Arial"/>
          <w:color w:val="000000"/>
          <w:sz w:val="24"/>
          <w:szCs w:val="24"/>
        </w:rPr>
      </w:pPr>
      <w:r w:rsidRPr="007471DB">
        <w:rPr>
          <w:rFonts w:ascii="Arial" w:hAnsi="Arial" w:cs="Arial"/>
          <w:color w:val="000000"/>
          <w:sz w:val="24"/>
          <w:szCs w:val="24"/>
        </w:rPr>
        <w:t xml:space="preserve">Decreto Supremo </w:t>
      </w:r>
      <w:del w:id="525" w:author="Angelo Mondaca Vergara" w:date="2020-02-10T15:28:00Z">
        <w:r w:rsidR="00D260C2" w:rsidRPr="007471DB" w:rsidDel="00A45BAE">
          <w:rPr>
            <w:rFonts w:ascii="Arial" w:hAnsi="Arial" w:cs="Arial"/>
            <w:color w:val="000000"/>
            <w:sz w:val="24"/>
            <w:szCs w:val="24"/>
          </w:rPr>
          <w:delText>Nº 72</w:delText>
        </w:r>
      </w:del>
      <w:ins w:id="526" w:author="Angelo Mondaca Vergara" w:date="2020-02-10T15:28:00Z">
        <w:r w:rsidR="00A45BAE">
          <w:rPr>
            <w:rFonts w:ascii="Arial" w:hAnsi="Arial" w:cs="Arial"/>
            <w:color w:val="000000"/>
            <w:sz w:val="24"/>
            <w:szCs w:val="24"/>
          </w:rPr>
          <w:t>N° 132</w:t>
        </w:r>
      </w:ins>
      <w:r w:rsidRPr="007471DB">
        <w:rPr>
          <w:rFonts w:ascii="Arial" w:hAnsi="Arial" w:cs="Arial"/>
          <w:color w:val="000000"/>
          <w:sz w:val="24"/>
          <w:szCs w:val="24"/>
        </w:rPr>
        <w:t>, Reglamento de Seguridad Minera.</w:t>
      </w:r>
    </w:p>
    <w:p w14:paraId="366039DB" w14:textId="77777777" w:rsidR="007471DB" w:rsidRPr="007471DB" w:rsidRDefault="007471DB" w:rsidP="007471DB">
      <w:pPr>
        <w:pStyle w:val="Prrafodelista"/>
        <w:autoSpaceDE w:val="0"/>
        <w:autoSpaceDN w:val="0"/>
        <w:adjustRightInd w:val="0"/>
        <w:spacing w:after="0" w:line="240" w:lineRule="auto"/>
        <w:jc w:val="both"/>
        <w:rPr>
          <w:rFonts w:ascii="Arial" w:hAnsi="Arial" w:cs="Arial"/>
          <w:color w:val="000000"/>
          <w:sz w:val="24"/>
          <w:szCs w:val="24"/>
        </w:rPr>
      </w:pPr>
    </w:p>
    <w:p w14:paraId="24986652" w14:textId="3AEA5449" w:rsidR="00F01086" w:rsidRDefault="00F01086" w:rsidP="007471DB">
      <w:pPr>
        <w:pStyle w:val="Prrafodelista"/>
        <w:numPr>
          <w:ilvl w:val="0"/>
          <w:numId w:val="25"/>
        </w:numPr>
        <w:autoSpaceDE w:val="0"/>
        <w:autoSpaceDN w:val="0"/>
        <w:adjustRightInd w:val="0"/>
        <w:spacing w:after="0" w:line="240" w:lineRule="auto"/>
        <w:jc w:val="both"/>
        <w:rPr>
          <w:rFonts w:ascii="Arial" w:hAnsi="Arial" w:cs="Arial"/>
          <w:color w:val="000000"/>
          <w:sz w:val="24"/>
          <w:szCs w:val="24"/>
        </w:rPr>
      </w:pPr>
      <w:r w:rsidRPr="007471DB">
        <w:rPr>
          <w:rFonts w:ascii="Arial" w:hAnsi="Arial" w:cs="Arial"/>
          <w:color w:val="000000"/>
          <w:sz w:val="24"/>
          <w:szCs w:val="24"/>
        </w:rPr>
        <w:t>Reglamento Interno para Personal Electricista de la División Chuquicamata, R-00</w:t>
      </w:r>
      <w:ins w:id="527" w:author="Mondaca Vergara Angelo Rodolfo (Codelco-Chuquicamata)" w:date="2025-09-14T23:21:00Z" w16du:dateUtc="2025-09-15T02:21:00Z">
        <w:r w:rsidR="00240EA4">
          <w:rPr>
            <w:rFonts w:ascii="Arial" w:hAnsi="Arial" w:cs="Arial"/>
            <w:color w:val="000000"/>
            <w:sz w:val="24"/>
            <w:szCs w:val="24"/>
          </w:rPr>
          <w:t>8</w:t>
        </w:r>
      </w:ins>
      <w:del w:id="528" w:author="Mondaca Vergara Angelo Rodolfo (Codelco-Chuquicamata)" w:date="2025-09-14T23:21:00Z" w16du:dateUtc="2025-09-15T02:21:00Z">
        <w:r w:rsidRPr="007471DB" w:rsidDel="00240EA4">
          <w:rPr>
            <w:rFonts w:ascii="Arial" w:hAnsi="Arial" w:cs="Arial"/>
            <w:color w:val="000000"/>
            <w:sz w:val="24"/>
            <w:szCs w:val="24"/>
          </w:rPr>
          <w:delText>6</w:delText>
        </w:r>
      </w:del>
      <w:r w:rsidRPr="007471DB">
        <w:rPr>
          <w:rFonts w:ascii="Arial" w:hAnsi="Arial" w:cs="Arial"/>
          <w:color w:val="000000"/>
          <w:sz w:val="24"/>
          <w:szCs w:val="24"/>
        </w:rPr>
        <w:t>.</w:t>
      </w:r>
    </w:p>
    <w:p w14:paraId="059A1084" w14:textId="77777777" w:rsidR="007471DB" w:rsidRPr="007471DB" w:rsidRDefault="007471DB" w:rsidP="007471DB">
      <w:pPr>
        <w:autoSpaceDE w:val="0"/>
        <w:autoSpaceDN w:val="0"/>
        <w:adjustRightInd w:val="0"/>
        <w:spacing w:after="0" w:line="240" w:lineRule="auto"/>
        <w:jc w:val="both"/>
        <w:rPr>
          <w:rFonts w:ascii="Arial" w:hAnsi="Arial" w:cs="Arial"/>
          <w:color w:val="000000"/>
          <w:sz w:val="24"/>
          <w:szCs w:val="24"/>
        </w:rPr>
      </w:pPr>
    </w:p>
    <w:p w14:paraId="02783854" w14:textId="77777777" w:rsidR="00F01086" w:rsidRDefault="00F01086" w:rsidP="007471DB">
      <w:pPr>
        <w:pStyle w:val="Prrafodelista"/>
        <w:numPr>
          <w:ilvl w:val="0"/>
          <w:numId w:val="25"/>
        </w:numPr>
        <w:autoSpaceDE w:val="0"/>
        <w:autoSpaceDN w:val="0"/>
        <w:adjustRightInd w:val="0"/>
        <w:spacing w:after="0" w:line="240" w:lineRule="auto"/>
        <w:jc w:val="both"/>
        <w:rPr>
          <w:rFonts w:ascii="Arial" w:hAnsi="Arial" w:cs="Arial"/>
          <w:color w:val="000000"/>
          <w:sz w:val="24"/>
          <w:szCs w:val="24"/>
        </w:rPr>
      </w:pPr>
      <w:r w:rsidRPr="007471DB">
        <w:rPr>
          <w:rFonts w:ascii="Arial" w:hAnsi="Arial" w:cs="Arial"/>
          <w:color w:val="000000"/>
          <w:sz w:val="24"/>
          <w:szCs w:val="24"/>
        </w:rPr>
        <w:t>Normas nacionales dictaminadas por la Superintendencia de Electricidad y Combustibles u organismo asignado</w:t>
      </w:r>
      <w:r w:rsidR="002300EC" w:rsidRPr="007471DB">
        <w:rPr>
          <w:rFonts w:ascii="Arial" w:hAnsi="Arial" w:cs="Arial"/>
          <w:color w:val="000000"/>
          <w:sz w:val="24"/>
          <w:szCs w:val="24"/>
        </w:rPr>
        <w:t xml:space="preserve"> </w:t>
      </w:r>
      <w:r w:rsidRPr="007471DB">
        <w:rPr>
          <w:rFonts w:ascii="Arial" w:hAnsi="Arial" w:cs="Arial"/>
          <w:color w:val="000000"/>
          <w:sz w:val="24"/>
          <w:szCs w:val="24"/>
        </w:rPr>
        <w:t>según D.F.L. Nº 1 y sus modificaciones posteriores.</w:t>
      </w:r>
    </w:p>
    <w:p w14:paraId="59158D9C" w14:textId="77777777" w:rsidR="007471DB" w:rsidRPr="007471DB" w:rsidRDefault="007471DB" w:rsidP="007471DB">
      <w:pPr>
        <w:autoSpaceDE w:val="0"/>
        <w:autoSpaceDN w:val="0"/>
        <w:adjustRightInd w:val="0"/>
        <w:spacing w:after="0" w:line="240" w:lineRule="auto"/>
        <w:jc w:val="both"/>
        <w:rPr>
          <w:rFonts w:ascii="Arial" w:hAnsi="Arial" w:cs="Arial"/>
          <w:color w:val="000000"/>
          <w:sz w:val="24"/>
          <w:szCs w:val="24"/>
        </w:rPr>
      </w:pPr>
    </w:p>
    <w:p w14:paraId="2AE68220" w14:textId="77777777" w:rsidR="00F01086" w:rsidRDefault="00F01086" w:rsidP="007471DB">
      <w:pPr>
        <w:pStyle w:val="Prrafodelista"/>
        <w:numPr>
          <w:ilvl w:val="0"/>
          <w:numId w:val="25"/>
        </w:numPr>
        <w:autoSpaceDE w:val="0"/>
        <w:autoSpaceDN w:val="0"/>
        <w:adjustRightInd w:val="0"/>
        <w:spacing w:after="0" w:line="240" w:lineRule="auto"/>
        <w:jc w:val="both"/>
        <w:rPr>
          <w:rFonts w:ascii="Arial" w:hAnsi="Arial" w:cs="Arial"/>
          <w:color w:val="000000"/>
          <w:sz w:val="24"/>
          <w:szCs w:val="24"/>
        </w:rPr>
      </w:pPr>
      <w:r w:rsidRPr="007471DB">
        <w:rPr>
          <w:rFonts w:ascii="Arial" w:hAnsi="Arial" w:cs="Arial"/>
          <w:color w:val="000000"/>
          <w:sz w:val="24"/>
          <w:szCs w:val="24"/>
        </w:rPr>
        <w:t>Normativa Interna Vigente.</w:t>
      </w:r>
    </w:p>
    <w:p w14:paraId="681AD80B" w14:textId="77777777" w:rsidR="007471DB" w:rsidRPr="007471DB" w:rsidRDefault="007471DB" w:rsidP="007471DB">
      <w:pPr>
        <w:autoSpaceDE w:val="0"/>
        <w:autoSpaceDN w:val="0"/>
        <w:adjustRightInd w:val="0"/>
        <w:spacing w:after="0" w:line="240" w:lineRule="auto"/>
        <w:jc w:val="both"/>
        <w:rPr>
          <w:rFonts w:ascii="Arial" w:hAnsi="Arial" w:cs="Arial"/>
          <w:color w:val="000000"/>
          <w:sz w:val="24"/>
          <w:szCs w:val="24"/>
        </w:rPr>
      </w:pPr>
    </w:p>
    <w:p w14:paraId="68DF16B4" w14:textId="77777777" w:rsidR="00F01086" w:rsidRPr="007471DB" w:rsidRDefault="00F01086" w:rsidP="007471DB">
      <w:pPr>
        <w:pStyle w:val="Prrafodelista"/>
        <w:numPr>
          <w:ilvl w:val="0"/>
          <w:numId w:val="25"/>
        </w:numPr>
        <w:autoSpaceDE w:val="0"/>
        <w:autoSpaceDN w:val="0"/>
        <w:adjustRightInd w:val="0"/>
        <w:spacing w:after="0" w:line="240" w:lineRule="auto"/>
        <w:jc w:val="both"/>
        <w:rPr>
          <w:rFonts w:ascii="Arial" w:hAnsi="Arial" w:cs="Arial"/>
          <w:color w:val="000000"/>
          <w:sz w:val="24"/>
          <w:szCs w:val="24"/>
        </w:rPr>
      </w:pPr>
      <w:r w:rsidRPr="007471DB">
        <w:rPr>
          <w:rFonts w:ascii="Arial" w:hAnsi="Arial" w:cs="Arial"/>
          <w:color w:val="000000"/>
          <w:sz w:val="24"/>
          <w:szCs w:val="24"/>
        </w:rPr>
        <w:t>Procedimientos.</w:t>
      </w:r>
    </w:p>
    <w:p w14:paraId="5176E922" w14:textId="77777777" w:rsidR="002300EC" w:rsidRPr="00863342" w:rsidRDefault="002300EC" w:rsidP="00B846F5">
      <w:pPr>
        <w:autoSpaceDE w:val="0"/>
        <w:autoSpaceDN w:val="0"/>
        <w:adjustRightInd w:val="0"/>
        <w:spacing w:after="0" w:line="240" w:lineRule="auto"/>
        <w:ind w:left="708"/>
        <w:jc w:val="both"/>
        <w:rPr>
          <w:rFonts w:ascii="Arial" w:hAnsi="Arial" w:cs="Arial"/>
          <w:color w:val="000000"/>
          <w:sz w:val="24"/>
          <w:szCs w:val="24"/>
        </w:rPr>
        <w:pPrChange w:id="529" w:author="Mondaca Vergara Angelo Rodolfo (Codelco-Chuquicamata)" w:date="2025-09-14T23:59:00Z" w16du:dateUtc="2025-09-15T02:59:00Z">
          <w:pPr>
            <w:autoSpaceDE w:val="0"/>
            <w:autoSpaceDN w:val="0"/>
            <w:adjustRightInd w:val="0"/>
            <w:spacing w:after="0" w:line="240" w:lineRule="auto"/>
            <w:jc w:val="both"/>
          </w:pPr>
        </w:pPrChange>
      </w:pPr>
    </w:p>
    <w:p w14:paraId="59DA8CD9"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76</w:t>
      </w:r>
    </w:p>
    <w:p w14:paraId="305A5652" w14:textId="77777777" w:rsidR="002300EC" w:rsidRPr="00863342" w:rsidRDefault="002300EC" w:rsidP="00CB175E">
      <w:pPr>
        <w:autoSpaceDE w:val="0"/>
        <w:autoSpaceDN w:val="0"/>
        <w:adjustRightInd w:val="0"/>
        <w:spacing w:after="0" w:line="240" w:lineRule="auto"/>
        <w:jc w:val="both"/>
        <w:rPr>
          <w:rFonts w:ascii="Arial" w:hAnsi="Arial" w:cs="Arial"/>
          <w:b/>
          <w:bCs/>
          <w:color w:val="000000"/>
          <w:sz w:val="24"/>
          <w:szCs w:val="24"/>
        </w:rPr>
      </w:pPr>
    </w:p>
    <w:p w14:paraId="14AE5A70"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cada proceso u operación en las Plantas de Oxígeno se deberá mantener:</w:t>
      </w:r>
    </w:p>
    <w:p w14:paraId="7FD03B92" w14:textId="77777777" w:rsidR="002300EC" w:rsidRPr="00863342" w:rsidRDefault="002300EC" w:rsidP="00CB175E">
      <w:pPr>
        <w:autoSpaceDE w:val="0"/>
        <w:autoSpaceDN w:val="0"/>
        <w:adjustRightInd w:val="0"/>
        <w:spacing w:after="0" w:line="240" w:lineRule="auto"/>
        <w:jc w:val="both"/>
        <w:rPr>
          <w:rFonts w:ascii="Arial" w:hAnsi="Arial" w:cs="Arial"/>
          <w:color w:val="000000"/>
          <w:sz w:val="24"/>
          <w:szCs w:val="24"/>
        </w:rPr>
      </w:pPr>
    </w:p>
    <w:p w14:paraId="728A5BC7" w14:textId="77777777" w:rsidR="00F01086" w:rsidRDefault="00F01086" w:rsidP="00062F96">
      <w:pPr>
        <w:pStyle w:val="Prrafodelista"/>
        <w:numPr>
          <w:ilvl w:val="0"/>
          <w:numId w:val="27"/>
        </w:numPr>
        <w:autoSpaceDE w:val="0"/>
        <w:autoSpaceDN w:val="0"/>
        <w:adjustRightInd w:val="0"/>
        <w:spacing w:after="0" w:line="240" w:lineRule="auto"/>
        <w:jc w:val="both"/>
        <w:rPr>
          <w:rFonts w:ascii="Arial" w:hAnsi="Arial" w:cs="Arial"/>
          <w:color w:val="000000"/>
          <w:sz w:val="24"/>
          <w:szCs w:val="24"/>
        </w:rPr>
      </w:pPr>
      <w:r w:rsidRPr="00062F96">
        <w:rPr>
          <w:rFonts w:ascii="Arial" w:hAnsi="Arial" w:cs="Arial"/>
          <w:color w:val="000000"/>
          <w:sz w:val="24"/>
          <w:szCs w:val="24"/>
        </w:rPr>
        <w:t>Registro de las inspecciones, control y mantenimiento de los equipos e instalaciones principales.</w:t>
      </w:r>
    </w:p>
    <w:p w14:paraId="40EFD85B" w14:textId="77777777" w:rsidR="00062F96" w:rsidRPr="00062F96" w:rsidRDefault="00062F96" w:rsidP="00062F96">
      <w:pPr>
        <w:pStyle w:val="Prrafodelista"/>
        <w:autoSpaceDE w:val="0"/>
        <w:autoSpaceDN w:val="0"/>
        <w:adjustRightInd w:val="0"/>
        <w:spacing w:after="0" w:line="240" w:lineRule="auto"/>
        <w:jc w:val="both"/>
        <w:rPr>
          <w:rFonts w:ascii="Arial" w:hAnsi="Arial" w:cs="Arial"/>
          <w:color w:val="000000"/>
          <w:sz w:val="24"/>
          <w:szCs w:val="24"/>
        </w:rPr>
      </w:pPr>
    </w:p>
    <w:p w14:paraId="4C4BE6A9" w14:textId="77777777" w:rsidR="00F01086" w:rsidRPr="00062F96" w:rsidRDefault="00F01086" w:rsidP="00062F96">
      <w:pPr>
        <w:pStyle w:val="Prrafodelista"/>
        <w:numPr>
          <w:ilvl w:val="0"/>
          <w:numId w:val="27"/>
        </w:numPr>
        <w:autoSpaceDE w:val="0"/>
        <w:autoSpaceDN w:val="0"/>
        <w:adjustRightInd w:val="0"/>
        <w:spacing w:after="0" w:line="240" w:lineRule="auto"/>
        <w:jc w:val="both"/>
        <w:rPr>
          <w:rFonts w:ascii="Arial" w:hAnsi="Arial" w:cs="Arial"/>
          <w:color w:val="000000"/>
          <w:sz w:val="24"/>
          <w:szCs w:val="24"/>
        </w:rPr>
      </w:pPr>
      <w:r w:rsidRPr="00062F96">
        <w:rPr>
          <w:rFonts w:ascii="Arial" w:hAnsi="Arial" w:cs="Arial"/>
          <w:color w:val="000000"/>
          <w:sz w:val="24"/>
          <w:szCs w:val="24"/>
        </w:rPr>
        <w:t>Registros del personal autorizado para intervenir en instalaciones y equipos eléctricos y del personal autorizado</w:t>
      </w:r>
      <w:r w:rsidR="002300EC" w:rsidRPr="00062F96">
        <w:rPr>
          <w:rFonts w:ascii="Arial" w:hAnsi="Arial" w:cs="Arial"/>
          <w:color w:val="000000"/>
          <w:sz w:val="24"/>
          <w:szCs w:val="24"/>
        </w:rPr>
        <w:t xml:space="preserve"> </w:t>
      </w:r>
      <w:r w:rsidRPr="00062F96">
        <w:rPr>
          <w:rFonts w:ascii="Arial" w:hAnsi="Arial" w:cs="Arial"/>
          <w:color w:val="000000"/>
          <w:sz w:val="24"/>
          <w:szCs w:val="24"/>
        </w:rPr>
        <w:t>para operar equipos eléctricos.</w:t>
      </w:r>
    </w:p>
    <w:p w14:paraId="16DCC5CD" w14:textId="77777777" w:rsidR="00334D9D" w:rsidRDefault="00334D9D" w:rsidP="00CB175E">
      <w:pPr>
        <w:autoSpaceDE w:val="0"/>
        <w:autoSpaceDN w:val="0"/>
        <w:adjustRightInd w:val="0"/>
        <w:spacing w:after="0" w:line="240" w:lineRule="auto"/>
        <w:jc w:val="both"/>
        <w:rPr>
          <w:ins w:id="530" w:author="Mondaca Vergara Angelo Rodolfo (Codelco-Chuquicamata)" w:date="2025-09-14T23:21:00Z" w16du:dateUtc="2025-09-15T02:21:00Z"/>
          <w:rFonts w:ascii="Arial" w:hAnsi="Arial" w:cs="Arial"/>
          <w:color w:val="000000"/>
          <w:sz w:val="24"/>
          <w:szCs w:val="24"/>
        </w:rPr>
      </w:pPr>
    </w:p>
    <w:p w14:paraId="644A04C9" w14:textId="77777777" w:rsidR="00240EA4" w:rsidRDefault="00240EA4" w:rsidP="00CB175E">
      <w:pPr>
        <w:autoSpaceDE w:val="0"/>
        <w:autoSpaceDN w:val="0"/>
        <w:adjustRightInd w:val="0"/>
        <w:spacing w:after="0" w:line="240" w:lineRule="auto"/>
        <w:jc w:val="both"/>
        <w:rPr>
          <w:rFonts w:ascii="Arial" w:hAnsi="Arial" w:cs="Arial"/>
          <w:color w:val="000000"/>
          <w:sz w:val="24"/>
          <w:szCs w:val="24"/>
        </w:rPr>
      </w:pPr>
    </w:p>
    <w:p w14:paraId="2E9D0C3C"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lastRenderedPageBreak/>
        <w:t>Artículo 77</w:t>
      </w:r>
    </w:p>
    <w:p w14:paraId="59EB2D91" w14:textId="77777777" w:rsidR="00334D9D" w:rsidRPr="00863342" w:rsidRDefault="00334D9D" w:rsidP="00CB175E">
      <w:pPr>
        <w:autoSpaceDE w:val="0"/>
        <w:autoSpaceDN w:val="0"/>
        <w:adjustRightInd w:val="0"/>
        <w:spacing w:after="0" w:line="240" w:lineRule="auto"/>
        <w:jc w:val="both"/>
        <w:rPr>
          <w:rFonts w:ascii="Arial" w:hAnsi="Arial" w:cs="Arial"/>
          <w:b/>
          <w:bCs/>
          <w:color w:val="000000"/>
          <w:sz w:val="24"/>
          <w:szCs w:val="24"/>
        </w:rPr>
      </w:pPr>
    </w:p>
    <w:p w14:paraId="2E3FF05D" w14:textId="770BB1E0" w:rsidR="00F01086" w:rsidRPr="00863342" w:rsidRDefault="00240EA4" w:rsidP="00CB175E">
      <w:pPr>
        <w:autoSpaceDE w:val="0"/>
        <w:autoSpaceDN w:val="0"/>
        <w:adjustRightInd w:val="0"/>
        <w:spacing w:after="0" w:line="240" w:lineRule="auto"/>
        <w:jc w:val="both"/>
        <w:rPr>
          <w:rFonts w:ascii="Arial" w:hAnsi="Arial" w:cs="Arial"/>
          <w:color w:val="000000"/>
          <w:sz w:val="24"/>
          <w:szCs w:val="24"/>
        </w:rPr>
      </w:pPr>
      <w:ins w:id="531" w:author="Mondaca Vergara Angelo Rodolfo (Codelco-Chuquicamata)" w:date="2025-09-14T23:23:00Z" w16du:dateUtc="2025-09-15T02:23:00Z">
        <w:r w:rsidRPr="00863342">
          <w:rPr>
            <w:rFonts w:ascii="Arial" w:hAnsi="Arial" w:cs="Arial"/>
            <w:color w:val="000000"/>
            <w:sz w:val="24"/>
            <w:szCs w:val="24"/>
          </w:rPr>
          <w:t>Ninguna persona podrá instalar, operar, ajustar, reparar, examinar o trabajar en equipos o instalaciones, sin haber</w:t>
        </w:r>
        <w:r>
          <w:rPr>
            <w:rFonts w:ascii="Arial" w:hAnsi="Arial" w:cs="Arial"/>
            <w:color w:val="000000"/>
            <w:sz w:val="24"/>
            <w:szCs w:val="24"/>
          </w:rPr>
          <w:t xml:space="preserve"> </w:t>
        </w:r>
        <w:r w:rsidRPr="00863342">
          <w:rPr>
            <w:rFonts w:ascii="Arial" w:hAnsi="Arial" w:cs="Arial"/>
            <w:color w:val="000000"/>
            <w:sz w:val="24"/>
            <w:szCs w:val="24"/>
          </w:rPr>
          <w:t xml:space="preserve">sido instruida y autorizada por </w:t>
        </w:r>
        <w:r>
          <w:rPr>
            <w:rFonts w:ascii="Arial" w:hAnsi="Arial" w:cs="Arial"/>
            <w:color w:val="000000"/>
            <w:sz w:val="24"/>
            <w:szCs w:val="24"/>
          </w:rPr>
          <w:t xml:space="preserve">el área </w:t>
        </w:r>
        <w:r w:rsidRPr="00863342">
          <w:rPr>
            <w:rFonts w:ascii="Arial" w:hAnsi="Arial" w:cs="Arial"/>
            <w:color w:val="000000"/>
            <w:sz w:val="24"/>
            <w:szCs w:val="24"/>
          </w:rPr>
          <w:t xml:space="preserve"> Plantas de Oxígeno. Las autorizaciones se </w:t>
        </w:r>
        <w:r>
          <w:rPr>
            <w:rFonts w:ascii="Arial" w:hAnsi="Arial" w:cs="Arial"/>
            <w:color w:val="000000"/>
            <w:sz w:val="24"/>
            <w:szCs w:val="24"/>
          </w:rPr>
          <w:t>otorgarán por la jefatura correspondiente</w:t>
        </w:r>
      </w:ins>
      <w:del w:id="532" w:author="Mondaca Vergara Angelo Rodolfo (Codelco-Chuquicamata)" w:date="2025-09-14T23:23:00Z" w16du:dateUtc="2025-09-15T02:23:00Z">
        <w:r w:rsidR="00F01086" w:rsidRPr="00863342" w:rsidDel="00240EA4">
          <w:rPr>
            <w:rFonts w:ascii="Arial" w:hAnsi="Arial" w:cs="Arial"/>
            <w:color w:val="000000"/>
            <w:sz w:val="24"/>
            <w:szCs w:val="24"/>
          </w:rPr>
          <w:delText>Ninguna persona podrá instalar, operar, ajustar, reparar, examinar o trabajar en instalaciones o equipos eléctricos,</w:delText>
        </w:r>
        <w:r w:rsidR="00334D9D" w:rsidDel="00240EA4">
          <w:rPr>
            <w:rFonts w:ascii="Arial" w:hAnsi="Arial" w:cs="Arial"/>
            <w:color w:val="000000"/>
            <w:sz w:val="24"/>
            <w:szCs w:val="24"/>
          </w:rPr>
          <w:delText xml:space="preserve"> </w:delText>
        </w:r>
        <w:r w:rsidR="00F01086" w:rsidRPr="00863342" w:rsidDel="00240EA4">
          <w:rPr>
            <w:rFonts w:ascii="Arial" w:hAnsi="Arial" w:cs="Arial"/>
            <w:color w:val="000000"/>
            <w:sz w:val="24"/>
            <w:szCs w:val="24"/>
          </w:rPr>
          <w:delText>sin haber sido instruida y autorizada por la Administración de la Unidad</w:delText>
        </w:r>
      </w:del>
      <w:ins w:id="533" w:author="Angelo Mondaca Vergara" w:date="2020-02-10T15:27:00Z">
        <w:del w:id="534" w:author="Mondaca Vergara Angelo Rodolfo (Codelco-Chuquicamata)" w:date="2025-09-14T23:23:00Z" w16du:dateUtc="2025-09-15T02:23:00Z">
          <w:r w:rsidR="00157813" w:rsidDel="00240EA4">
            <w:rPr>
              <w:rFonts w:ascii="Arial" w:hAnsi="Arial" w:cs="Arial"/>
              <w:color w:val="000000"/>
              <w:sz w:val="24"/>
              <w:szCs w:val="24"/>
            </w:rPr>
            <w:delText xml:space="preserve">l área </w:delText>
          </w:r>
        </w:del>
      </w:ins>
      <w:del w:id="535" w:author="Mondaca Vergara Angelo Rodolfo (Codelco-Chuquicamata)" w:date="2025-09-14T23:23:00Z" w16du:dateUtc="2025-09-15T02:23:00Z">
        <w:r w:rsidR="00F01086" w:rsidRPr="00863342" w:rsidDel="00240EA4">
          <w:rPr>
            <w:rFonts w:ascii="Arial" w:hAnsi="Arial" w:cs="Arial"/>
            <w:color w:val="000000"/>
            <w:sz w:val="24"/>
            <w:szCs w:val="24"/>
          </w:rPr>
          <w:delText xml:space="preserve"> Plantas de Oxígeno</w:delText>
        </w:r>
      </w:del>
      <w:r w:rsidR="00F01086" w:rsidRPr="00863342">
        <w:rPr>
          <w:rFonts w:ascii="Arial" w:hAnsi="Arial" w:cs="Arial"/>
          <w:color w:val="000000"/>
          <w:sz w:val="24"/>
          <w:szCs w:val="24"/>
        </w:rPr>
        <w:t>.</w:t>
      </w:r>
    </w:p>
    <w:p w14:paraId="65F4EDB5" w14:textId="77777777" w:rsidR="00334D9D" w:rsidRDefault="00334D9D" w:rsidP="00CB175E">
      <w:pPr>
        <w:autoSpaceDE w:val="0"/>
        <w:autoSpaceDN w:val="0"/>
        <w:adjustRightInd w:val="0"/>
        <w:spacing w:after="0" w:line="240" w:lineRule="auto"/>
        <w:jc w:val="both"/>
        <w:rPr>
          <w:ins w:id="536" w:author="Angelo Mondaca Vergara" w:date="2020-02-21T14:33:00Z"/>
          <w:rFonts w:ascii="Arial" w:hAnsi="Arial" w:cs="Arial"/>
          <w:b/>
          <w:bCs/>
          <w:color w:val="000000"/>
          <w:sz w:val="24"/>
          <w:szCs w:val="24"/>
        </w:rPr>
      </w:pPr>
    </w:p>
    <w:p w14:paraId="0050355D" w14:textId="226568FF" w:rsidR="009D4931" w:rsidDel="00240EA4" w:rsidRDefault="009D4931" w:rsidP="00CB175E">
      <w:pPr>
        <w:autoSpaceDE w:val="0"/>
        <w:autoSpaceDN w:val="0"/>
        <w:adjustRightInd w:val="0"/>
        <w:spacing w:after="0" w:line="240" w:lineRule="auto"/>
        <w:jc w:val="both"/>
        <w:rPr>
          <w:del w:id="537" w:author="Mondaca Vergara Angelo Rodolfo (Codelco-Chuquicamata)" w:date="2025-09-14T23:21:00Z" w16du:dateUtc="2025-09-15T02:21:00Z"/>
          <w:rFonts w:ascii="Arial" w:hAnsi="Arial" w:cs="Arial"/>
          <w:b/>
          <w:bCs/>
          <w:color w:val="000000"/>
          <w:sz w:val="24"/>
          <w:szCs w:val="24"/>
        </w:rPr>
      </w:pPr>
    </w:p>
    <w:p w14:paraId="201BE6E3"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78</w:t>
      </w:r>
    </w:p>
    <w:p w14:paraId="69754B7C" w14:textId="77777777" w:rsidR="00334D9D" w:rsidRPr="00863342" w:rsidRDefault="00334D9D" w:rsidP="00CB175E">
      <w:pPr>
        <w:autoSpaceDE w:val="0"/>
        <w:autoSpaceDN w:val="0"/>
        <w:adjustRightInd w:val="0"/>
        <w:spacing w:after="0" w:line="240" w:lineRule="auto"/>
        <w:jc w:val="both"/>
        <w:rPr>
          <w:rFonts w:ascii="Arial" w:hAnsi="Arial" w:cs="Arial"/>
          <w:b/>
          <w:bCs/>
          <w:color w:val="000000"/>
          <w:sz w:val="24"/>
          <w:szCs w:val="24"/>
        </w:rPr>
      </w:pPr>
    </w:p>
    <w:p w14:paraId="53DDC50A"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trabajador no debe intervenir instalaciones, equipos o maquinarias eléctricas si no está autorizado. Si detecta</w:t>
      </w:r>
      <w:r w:rsidR="00334D9D">
        <w:rPr>
          <w:rFonts w:ascii="Arial" w:hAnsi="Arial" w:cs="Arial"/>
          <w:color w:val="000000"/>
          <w:sz w:val="24"/>
          <w:szCs w:val="24"/>
        </w:rPr>
        <w:t xml:space="preserve"> </w:t>
      </w:r>
      <w:r w:rsidRPr="00863342">
        <w:rPr>
          <w:rFonts w:ascii="Arial" w:hAnsi="Arial" w:cs="Arial"/>
          <w:color w:val="000000"/>
          <w:sz w:val="24"/>
          <w:szCs w:val="24"/>
        </w:rPr>
        <w:t>condiciones de falla, deterioro o daños en estos sistemas, debe dar el aviso a su jefatura y solicitar la intervención</w:t>
      </w:r>
      <w:r w:rsidR="00334D9D">
        <w:rPr>
          <w:rFonts w:ascii="Arial" w:hAnsi="Arial" w:cs="Arial"/>
          <w:color w:val="000000"/>
          <w:sz w:val="24"/>
          <w:szCs w:val="24"/>
        </w:rPr>
        <w:t xml:space="preserve"> </w:t>
      </w:r>
      <w:r w:rsidRPr="00863342">
        <w:rPr>
          <w:rFonts w:ascii="Arial" w:hAnsi="Arial" w:cs="Arial"/>
          <w:color w:val="000000"/>
          <w:sz w:val="24"/>
          <w:szCs w:val="24"/>
        </w:rPr>
        <w:t xml:space="preserve">de personal electricista. </w:t>
      </w:r>
      <w:r w:rsidR="0018506D">
        <w:rPr>
          <w:rFonts w:ascii="Arial" w:hAnsi="Arial" w:cs="Arial"/>
          <w:color w:val="000000"/>
          <w:sz w:val="24"/>
          <w:szCs w:val="24"/>
        </w:rPr>
        <w:t>Denunciará</w:t>
      </w:r>
      <w:r w:rsidRPr="00863342">
        <w:rPr>
          <w:rFonts w:ascii="Arial" w:hAnsi="Arial" w:cs="Arial"/>
          <w:color w:val="000000"/>
          <w:sz w:val="24"/>
          <w:szCs w:val="24"/>
        </w:rPr>
        <w:t xml:space="preserve"> a su jefatura directa aquellas instalaciones, maquinarias y herramientas</w:t>
      </w:r>
      <w:r w:rsidR="00334D9D">
        <w:rPr>
          <w:rFonts w:ascii="Arial" w:hAnsi="Arial" w:cs="Arial"/>
          <w:color w:val="000000"/>
          <w:sz w:val="24"/>
          <w:szCs w:val="24"/>
        </w:rPr>
        <w:t xml:space="preserve"> </w:t>
      </w:r>
      <w:r w:rsidRPr="00863342">
        <w:rPr>
          <w:rFonts w:ascii="Arial" w:hAnsi="Arial" w:cs="Arial"/>
          <w:color w:val="000000"/>
          <w:sz w:val="24"/>
          <w:szCs w:val="24"/>
        </w:rPr>
        <w:t>que se encuentren con sus dispositivos eléctricos dañados, o fuera del estándar de uso u operación.</w:t>
      </w:r>
    </w:p>
    <w:p w14:paraId="7DDCE72C" w14:textId="77777777" w:rsidR="00334D9D" w:rsidRPr="00863342" w:rsidRDefault="00334D9D" w:rsidP="00CB175E">
      <w:pPr>
        <w:autoSpaceDE w:val="0"/>
        <w:autoSpaceDN w:val="0"/>
        <w:adjustRightInd w:val="0"/>
        <w:spacing w:after="0" w:line="240" w:lineRule="auto"/>
        <w:jc w:val="both"/>
        <w:rPr>
          <w:rFonts w:ascii="Arial" w:hAnsi="Arial" w:cs="Arial"/>
          <w:color w:val="000000"/>
          <w:sz w:val="24"/>
          <w:szCs w:val="24"/>
        </w:rPr>
      </w:pPr>
    </w:p>
    <w:p w14:paraId="1E9D7B52" w14:textId="129491CA" w:rsidR="00F01086" w:rsidDel="00240EA4" w:rsidRDefault="00F01086" w:rsidP="00CB175E">
      <w:pPr>
        <w:autoSpaceDE w:val="0"/>
        <w:autoSpaceDN w:val="0"/>
        <w:adjustRightInd w:val="0"/>
        <w:spacing w:after="0" w:line="240" w:lineRule="auto"/>
        <w:jc w:val="both"/>
        <w:rPr>
          <w:del w:id="538" w:author="Mondaca Vergara Angelo Rodolfo (Codelco-Chuquicamata)" w:date="2025-09-14T23:23:00Z" w16du:dateUtc="2025-09-15T02:23:00Z"/>
          <w:rFonts w:ascii="Arial" w:hAnsi="Arial" w:cs="Arial"/>
          <w:b/>
          <w:bCs/>
          <w:color w:val="000000"/>
          <w:sz w:val="24"/>
          <w:szCs w:val="24"/>
        </w:rPr>
      </w:pPr>
      <w:del w:id="539" w:author="Mondaca Vergara Angelo Rodolfo (Codelco-Chuquicamata)" w:date="2025-09-14T23:23:00Z" w16du:dateUtc="2025-09-15T02:23:00Z">
        <w:r w:rsidRPr="00863342" w:rsidDel="00240EA4">
          <w:rPr>
            <w:rFonts w:ascii="Arial" w:hAnsi="Arial" w:cs="Arial"/>
            <w:b/>
            <w:bCs/>
            <w:color w:val="000000"/>
            <w:sz w:val="24"/>
            <w:szCs w:val="24"/>
          </w:rPr>
          <w:delText>Artículo 79</w:delText>
        </w:r>
      </w:del>
    </w:p>
    <w:p w14:paraId="1A90C7D7" w14:textId="68A9A542" w:rsidR="00334D9D" w:rsidRPr="00863342" w:rsidDel="00240EA4" w:rsidRDefault="00334D9D" w:rsidP="00CB175E">
      <w:pPr>
        <w:autoSpaceDE w:val="0"/>
        <w:autoSpaceDN w:val="0"/>
        <w:adjustRightInd w:val="0"/>
        <w:spacing w:after="0" w:line="240" w:lineRule="auto"/>
        <w:jc w:val="both"/>
        <w:rPr>
          <w:del w:id="540" w:author="Mondaca Vergara Angelo Rodolfo (Codelco-Chuquicamata)" w:date="2025-09-14T23:23:00Z" w16du:dateUtc="2025-09-15T02:23:00Z"/>
          <w:rFonts w:ascii="Arial" w:hAnsi="Arial" w:cs="Arial"/>
          <w:b/>
          <w:bCs/>
          <w:color w:val="000000"/>
          <w:sz w:val="24"/>
          <w:szCs w:val="24"/>
        </w:rPr>
      </w:pPr>
    </w:p>
    <w:p w14:paraId="3F4F4EC9" w14:textId="66048D4B" w:rsidR="00F01086" w:rsidDel="00240EA4" w:rsidRDefault="00F01086" w:rsidP="00CB175E">
      <w:pPr>
        <w:autoSpaceDE w:val="0"/>
        <w:autoSpaceDN w:val="0"/>
        <w:adjustRightInd w:val="0"/>
        <w:spacing w:after="0" w:line="240" w:lineRule="auto"/>
        <w:jc w:val="both"/>
        <w:rPr>
          <w:del w:id="541" w:author="Mondaca Vergara Angelo Rodolfo (Codelco-Chuquicamata)" w:date="2025-09-14T23:23:00Z" w16du:dateUtc="2025-09-15T02:23:00Z"/>
          <w:rFonts w:ascii="Arial" w:hAnsi="Arial" w:cs="Arial"/>
          <w:color w:val="000000"/>
          <w:sz w:val="24"/>
          <w:szCs w:val="24"/>
        </w:rPr>
      </w:pPr>
      <w:del w:id="542" w:author="Mondaca Vergara Angelo Rodolfo (Codelco-Chuquicamata)" w:date="2025-09-14T23:23:00Z" w16du:dateUtc="2025-09-15T02:23:00Z">
        <w:r w:rsidRPr="00863342" w:rsidDel="00240EA4">
          <w:rPr>
            <w:rFonts w:ascii="Arial" w:hAnsi="Arial" w:cs="Arial"/>
            <w:color w:val="000000"/>
            <w:sz w:val="24"/>
            <w:szCs w:val="24"/>
          </w:rPr>
          <w:delText>Ninguna persona podrá instalar, operar, ajustar, reparar, examinar o trabajar en equipos o instalaciones, sin haber</w:delText>
        </w:r>
        <w:r w:rsidR="00334D9D" w:rsidDel="00240EA4">
          <w:rPr>
            <w:rFonts w:ascii="Arial" w:hAnsi="Arial" w:cs="Arial"/>
            <w:color w:val="000000"/>
            <w:sz w:val="24"/>
            <w:szCs w:val="24"/>
          </w:rPr>
          <w:delText xml:space="preserve"> </w:delText>
        </w:r>
        <w:r w:rsidRPr="00863342" w:rsidDel="00240EA4">
          <w:rPr>
            <w:rFonts w:ascii="Arial" w:hAnsi="Arial" w:cs="Arial"/>
            <w:color w:val="000000"/>
            <w:sz w:val="24"/>
            <w:szCs w:val="24"/>
          </w:rPr>
          <w:delText>sido instruida y autorizada por la Unidad</w:delText>
        </w:r>
      </w:del>
      <w:ins w:id="543" w:author="Angelo Mondaca Vergara" w:date="2020-02-10T15:27:00Z">
        <w:del w:id="544" w:author="Mondaca Vergara Angelo Rodolfo (Codelco-Chuquicamata)" w:date="2025-09-14T23:23:00Z" w16du:dateUtc="2025-09-15T02:23:00Z">
          <w:r w:rsidR="00157813" w:rsidDel="00240EA4">
            <w:rPr>
              <w:rFonts w:ascii="Arial" w:hAnsi="Arial" w:cs="Arial"/>
              <w:color w:val="000000"/>
              <w:sz w:val="24"/>
              <w:szCs w:val="24"/>
            </w:rPr>
            <w:delText xml:space="preserve">el área </w:delText>
          </w:r>
        </w:del>
      </w:ins>
      <w:del w:id="545" w:author="Mondaca Vergara Angelo Rodolfo (Codelco-Chuquicamata)" w:date="2025-09-14T23:23:00Z" w16du:dateUtc="2025-09-15T02:23:00Z">
        <w:r w:rsidRPr="00863342" w:rsidDel="00240EA4">
          <w:rPr>
            <w:rFonts w:ascii="Arial" w:hAnsi="Arial" w:cs="Arial"/>
            <w:color w:val="000000"/>
            <w:sz w:val="24"/>
            <w:szCs w:val="24"/>
          </w:rPr>
          <w:delText xml:space="preserve"> Plantas de Oxígeno. Las autorizaciones se </w:delText>
        </w:r>
        <w:r w:rsidR="0018506D" w:rsidDel="00240EA4">
          <w:rPr>
            <w:rFonts w:ascii="Arial" w:hAnsi="Arial" w:cs="Arial"/>
            <w:color w:val="000000"/>
            <w:sz w:val="24"/>
            <w:szCs w:val="24"/>
          </w:rPr>
          <w:delText>otorgarán por la jefatura correspondiente</w:delText>
        </w:r>
        <w:r w:rsidRPr="00863342" w:rsidDel="00240EA4">
          <w:rPr>
            <w:rFonts w:ascii="Arial" w:hAnsi="Arial" w:cs="Arial"/>
            <w:color w:val="000000"/>
            <w:sz w:val="24"/>
            <w:szCs w:val="24"/>
          </w:rPr>
          <w:delText>.</w:delText>
        </w:r>
      </w:del>
    </w:p>
    <w:p w14:paraId="608E3A07" w14:textId="57AD5E2C" w:rsidR="00334D9D" w:rsidDel="00240EA4" w:rsidRDefault="00334D9D" w:rsidP="00CB175E">
      <w:pPr>
        <w:autoSpaceDE w:val="0"/>
        <w:autoSpaceDN w:val="0"/>
        <w:adjustRightInd w:val="0"/>
        <w:spacing w:after="0" w:line="240" w:lineRule="auto"/>
        <w:jc w:val="both"/>
        <w:rPr>
          <w:del w:id="546" w:author="Mondaca Vergara Angelo Rodolfo (Codelco-Chuquicamata)" w:date="2025-09-14T23:23:00Z" w16du:dateUtc="2025-09-15T02:23:00Z"/>
          <w:rFonts w:ascii="Arial" w:hAnsi="Arial" w:cs="Arial"/>
          <w:color w:val="000000"/>
          <w:sz w:val="24"/>
          <w:szCs w:val="24"/>
        </w:rPr>
      </w:pPr>
    </w:p>
    <w:p w14:paraId="4B55038C" w14:textId="1D275767" w:rsidR="0018506D" w:rsidRPr="00863342" w:rsidDel="00240EA4" w:rsidRDefault="0018506D" w:rsidP="00CB175E">
      <w:pPr>
        <w:autoSpaceDE w:val="0"/>
        <w:autoSpaceDN w:val="0"/>
        <w:adjustRightInd w:val="0"/>
        <w:spacing w:after="0" w:line="240" w:lineRule="auto"/>
        <w:jc w:val="both"/>
        <w:rPr>
          <w:del w:id="547" w:author="Mondaca Vergara Angelo Rodolfo (Codelco-Chuquicamata)" w:date="2025-09-14T23:23:00Z" w16du:dateUtc="2025-09-15T02:23:00Z"/>
          <w:rFonts w:ascii="Arial" w:hAnsi="Arial" w:cs="Arial"/>
          <w:color w:val="000000"/>
          <w:sz w:val="24"/>
          <w:szCs w:val="24"/>
        </w:rPr>
      </w:pPr>
    </w:p>
    <w:p w14:paraId="1775E602" w14:textId="77777777" w:rsidR="00F01086" w:rsidRPr="00863342" w:rsidRDefault="00F01086" w:rsidP="00F004F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Sexto</w:t>
      </w:r>
    </w:p>
    <w:p w14:paraId="21058D88" w14:textId="77777777" w:rsidR="00F01086" w:rsidRDefault="00F01086" w:rsidP="00F004FE">
      <w:pPr>
        <w:autoSpaceDE w:val="0"/>
        <w:autoSpaceDN w:val="0"/>
        <w:adjustRightInd w:val="0"/>
        <w:spacing w:after="0" w:line="240" w:lineRule="auto"/>
        <w:jc w:val="center"/>
        <w:rPr>
          <w:rFonts w:ascii="Arial" w:hAnsi="Arial" w:cs="Arial"/>
          <w:b/>
          <w:color w:val="000000"/>
          <w:sz w:val="24"/>
          <w:szCs w:val="24"/>
        </w:rPr>
      </w:pPr>
      <w:r w:rsidRPr="00F004FE">
        <w:rPr>
          <w:rFonts w:ascii="Arial" w:hAnsi="Arial" w:cs="Arial"/>
          <w:b/>
          <w:color w:val="000000"/>
          <w:sz w:val="24"/>
          <w:szCs w:val="24"/>
        </w:rPr>
        <w:t>Señalización e Identificación de Riesgos Avisos de Advertencia e Instrucciones de Seguridad en Equipos, Instalaciones</w:t>
      </w:r>
      <w:r w:rsidR="00F004FE">
        <w:rPr>
          <w:rFonts w:ascii="Arial" w:hAnsi="Arial" w:cs="Arial"/>
          <w:b/>
          <w:color w:val="000000"/>
          <w:sz w:val="24"/>
          <w:szCs w:val="24"/>
        </w:rPr>
        <w:t xml:space="preserve"> </w:t>
      </w:r>
      <w:r w:rsidRPr="00F004FE">
        <w:rPr>
          <w:rFonts w:ascii="Arial" w:hAnsi="Arial" w:cs="Arial"/>
          <w:b/>
          <w:color w:val="000000"/>
          <w:sz w:val="24"/>
          <w:szCs w:val="24"/>
        </w:rPr>
        <w:t>y Edificios de</w:t>
      </w:r>
      <w:del w:id="548" w:author="Angelo Mondaca Vergara" w:date="2020-02-20T15:46:00Z">
        <w:r w:rsidRPr="00F004FE" w:rsidDel="00DB397C">
          <w:rPr>
            <w:rFonts w:ascii="Arial" w:hAnsi="Arial" w:cs="Arial"/>
            <w:b/>
            <w:color w:val="000000"/>
            <w:sz w:val="24"/>
            <w:szCs w:val="24"/>
          </w:rPr>
          <w:delText xml:space="preserve"> </w:delText>
        </w:r>
      </w:del>
      <w:del w:id="549" w:author="Angelo Mondaca Vergara" w:date="2020-02-10T15:27:00Z">
        <w:r w:rsidRPr="00F004FE" w:rsidDel="00157813">
          <w:rPr>
            <w:rFonts w:ascii="Arial" w:hAnsi="Arial" w:cs="Arial"/>
            <w:b/>
            <w:color w:val="000000"/>
            <w:sz w:val="24"/>
            <w:szCs w:val="24"/>
          </w:rPr>
          <w:delText>la Unidad</w:delText>
        </w:r>
      </w:del>
      <w:ins w:id="550" w:author="Angelo Mondaca Vergara" w:date="2020-02-10T15:27:00Z">
        <w:r w:rsidR="00157813">
          <w:rPr>
            <w:rFonts w:ascii="Arial" w:hAnsi="Arial" w:cs="Arial"/>
            <w:b/>
            <w:color w:val="000000"/>
            <w:sz w:val="24"/>
            <w:szCs w:val="24"/>
          </w:rPr>
          <w:t xml:space="preserve">l área </w:t>
        </w:r>
      </w:ins>
      <w:r w:rsidRPr="00F004FE">
        <w:rPr>
          <w:rFonts w:ascii="Arial" w:hAnsi="Arial" w:cs="Arial"/>
          <w:b/>
          <w:color w:val="000000"/>
          <w:sz w:val="24"/>
          <w:szCs w:val="24"/>
        </w:rPr>
        <w:t xml:space="preserve"> Plantas de Oxígeno (Letreros - Señales - Etiquetas).</w:t>
      </w:r>
    </w:p>
    <w:p w14:paraId="6D1353B9" w14:textId="77777777" w:rsidR="00F004FE" w:rsidRPr="00F004FE" w:rsidRDefault="00F004FE" w:rsidP="00F004FE">
      <w:pPr>
        <w:autoSpaceDE w:val="0"/>
        <w:autoSpaceDN w:val="0"/>
        <w:adjustRightInd w:val="0"/>
        <w:spacing w:after="0" w:line="240" w:lineRule="auto"/>
        <w:jc w:val="center"/>
        <w:rPr>
          <w:rFonts w:ascii="Arial" w:hAnsi="Arial" w:cs="Arial"/>
          <w:b/>
          <w:color w:val="000000"/>
          <w:sz w:val="24"/>
          <w:szCs w:val="24"/>
        </w:rPr>
      </w:pPr>
    </w:p>
    <w:p w14:paraId="197FDEB0" w14:textId="4FCDFA1E"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 xml:space="preserve">Artículo </w:t>
      </w:r>
      <w:ins w:id="551" w:author="Mondaca Vergara Angelo Rodolfo (Codelco-Chuquicamata)" w:date="2025-09-14T23:23:00Z" w16du:dateUtc="2025-09-15T02:23:00Z">
        <w:r w:rsidR="00240EA4">
          <w:rPr>
            <w:rFonts w:ascii="Arial" w:hAnsi="Arial" w:cs="Arial"/>
            <w:b/>
            <w:bCs/>
            <w:color w:val="000000"/>
            <w:sz w:val="24"/>
            <w:szCs w:val="24"/>
          </w:rPr>
          <w:t>79</w:t>
        </w:r>
      </w:ins>
      <w:del w:id="552" w:author="Mondaca Vergara Angelo Rodolfo (Codelco-Chuquicamata)" w:date="2025-09-14T23:23:00Z" w16du:dateUtc="2025-09-15T02:23:00Z">
        <w:r w:rsidRPr="00863342" w:rsidDel="00240EA4">
          <w:rPr>
            <w:rFonts w:ascii="Arial" w:hAnsi="Arial" w:cs="Arial"/>
            <w:b/>
            <w:bCs/>
            <w:color w:val="000000"/>
            <w:sz w:val="24"/>
            <w:szCs w:val="24"/>
          </w:rPr>
          <w:delText>80</w:delText>
        </w:r>
      </w:del>
    </w:p>
    <w:p w14:paraId="598ED0CA"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56ECC0D4"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áreas o lugares de trabajo, superficies de trabajo al mismo o distintos niveles, pasillos, pasos elevados,</w:t>
      </w:r>
      <w:r w:rsidR="00F004FE">
        <w:rPr>
          <w:rFonts w:ascii="Arial" w:hAnsi="Arial" w:cs="Arial"/>
          <w:color w:val="000000"/>
          <w:sz w:val="24"/>
          <w:szCs w:val="24"/>
        </w:rPr>
        <w:t xml:space="preserve"> </w:t>
      </w:r>
      <w:r w:rsidRPr="00863342">
        <w:rPr>
          <w:rFonts w:ascii="Arial" w:hAnsi="Arial" w:cs="Arial"/>
          <w:color w:val="000000"/>
          <w:sz w:val="24"/>
          <w:szCs w:val="24"/>
        </w:rPr>
        <w:t>edificios, equipos, maquinarias e instalaciones, áreas de almacenamiento y cualquier otra área que exponga a</w:t>
      </w:r>
      <w:r w:rsidR="00F004FE">
        <w:rPr>
          <w:rFonts w:ascii="Arial" w:hAnsi="Arial" w:cs="Arial"/>
          <w:color w:val="000000"/>
          <w:sz w:val="24"/>
          <w:szCs w:val="24"/>
        </w:rPr>
        <w:t xml:space="preserve"> </w:t>
      </w:r>
      <w:r w:rsidRPr="00863342">
        <w:rPr>
          <w:rFonts w:ascii="Arial" w:hAnsi="Arial" w:cs="Arial"/>
          <w:color w:val="000000"/>
          <w:sz w:val="24"/>
          <w:szCs w:val="24"/>
        </w:rPr>
        <w:t xml:space="preserve">riesgos de accidentes y enfermedades profesionales, </w:t>
      </w:r>
      <w:r w:rsidR="003452C0">
        <w:rPr>
          <w:rFonts w:ascii="Arial" w:hAnsi="Arial" w:cs="Arial"/>
          <w:color w:val="000000"/>
          <w:sz w:val="24"/>
          <w:szCs w:val="24"/>
        </w:rPr>
        <w:t xml:space="preserve">estarán </w:t>
      </w:r>
      <w:r w:rsidRPr="00863342">
        <w:rPr>
          <w:rFonts w:ascii="Arial" w:hAnsi="Arial" w:cs="Arial"/>
          <w:color w:val="000000"/>
          <w:sz w:val="24"/>
          <w:szCs w:val="24"/>
        </w:rPr>
        <w:t>debidamente señalizados</w:t>
      </w:r>
      <w:r w:rsidR="003452C0">
        <w:rPr>
          <w:rFonts w:ascii="Arial" w:hAnsi="Arial" w:cs="Arial"/>
          <w:color w:val="000000"/>
          <w:sz w:val="24"/>
          <w:szCs w:val="24"/>
        </w:rPr>
        <w:t>,</w:t>
      </w:r>
      <w:r w:rsidRPr="00863342">
        <w:rPr>
          <w:rFonts w:ascii="Arial" w:hAnsi="Arial" w:cs="Arial"/>
          <w:color w:val="000000"/>
          <w:sz w:val="24"/>
          <w:szCs w:val="24"/>
        </w:rPr>
        <w:t xml:space="preserve"> identificados y</w:t>
      </w:r>
      <w:r w:rsidR="00F004FE">
        <w:rPr>
          <w:rFonts w:ascii="Arial" w:hAnsi="Arial" w:cs="Arial"/>
          <w:color w:val="000000"/>
          <w:sz w:val="24"/>
          <w:szCs w:val="24"/>
        </w:rPr>
        <w:t xml:space="preserve"> </w:t>
      </w:r>
      <w:r w:rsidRPr="00863342">
        <w:rPr>
          <w:rFonts w:ascii="Arial" w:hAnsi="Arial" w:cs="Arial"/>
          <w:color w:val="000000"/>
          <w:sz w:val="24"/>
          <w:szCs w:val="24"/>
        </w:rPr>
        <w:t>rotulados mediante letreros, señales que adviertan los peligros/riesgos asociados a los trabajadores, con los</w:t>
      </w:r>
      <w:r w:rsidR="00F004FE">
        <w:rPr>
          <w:rFonts w:ascii="Arial" w:hAnsi="Arial" w:cs="Arial"/>
          <w:color w:val="000000"/>
          <w:sz w:val="24"/>
          <w:szCs w:val="24"/>
        </w:rPr>
        <w:t xml:space="preserve"> </w:t>
      </w:r>
      <w:r w:rsidRPr="00863342">
        <w:rPr>
          <w:rFonts w:ascii="Arial" w:hAnsi="Arial" w:cs="Arial"/>
          <w:color w:val="000000"/>
          <w:sz w:val="24"/>
          <w:szCs w:val="24"/>
        </w:rPr>
        <w:t>avisos de advertencias y/o instrucciones de seguridad y control de riesgos.</w:t>
      </w:r>
    </w:p>
    <w:p w14:paraId="53AE70FD"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663169EE" w14:textId="69CDD57E"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8</w:t>
      </w:r>
      <w:ins w:id="553" w:author="Mondaca Vergara Angelo Rodolfo (Codelco-Chuquicamata)" w:date="2025-09-14T23:23:00Z" w16du:dateUtc="2025-09-15T02:23:00Z">
        <w:r w:rsidR="00240EA4">
          <w:rPr>
            <w:rFonts w:ascii="Arial" w:hAnsi="Arial" w:cs="Arial"/>
            <w:b/>
            <w:bCs/>
            <w:color w:val="000000"/>
            <w:sz w:val="24"/>
            <w:szCs w:val="24"/>
          </w:rPr>
          <w:t>0</w:t>
        </w:r>
      </w:ins>
      <w:del w:id="554" w:author="Mondaca Vergara Angelo Rodolfo (Codelco-Chuquicamata)" w:date="2025-09-14T23:23:00Z" w16du:dateUtc="2025-09-15T02:23:00Z">
        <w:r w:rsidRPr="00863342" w:rsidDel="00240EA4">
          <w:rPr>
            <w:rFonts w:ascii="Arial" w:hAnsi="Arial" w:cs="Arial"/>
            <w:b/>
            <w:bCs/>
            <w:color w:val="000000"/>
            <w:sz w:val="24"/>
            <w:szCs w:val="24"/>
          </w:rPr>
          <w:delText>1</w:delText>
        </w:r>
      </w:del>
    </w:p>
    <w:p w14:paraId="10B9CF5E"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4354FEF2"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avisos de advertencia e instrucciones de seguridad (letreros, señales, etiquetas) deberán cumplir con las</w:t>
      </w:r>
      <w:r w:rsidR="00F004FE">
        <w:rPr>
          <w:rFonts w:ascii="Arial" w:hAnsi="Arial" w:cs="Arial"/>
          <w:color w:val="000000"/>
          <w:sz w:val="24"/>
          <w:szCs w:val="24"/>
        </w:rPr>
        <w:t xml:space="preserve"> </w:t>
      </w:r>
      <w:r w:rsidRPr="00863342">
        <w:rPr>
          <w:rFonts w:ascii="Arial" w:hAnsi="Arial" w:cs="Arial"/>
          <w:color w:val="000000"/>
          <w:sz w:val="24"/>
          <w:szCs w:val="24"/>
        </w:rPr>
        <w:t>normas internas (NECC y NEO) de la División, de señalización, identificación e información de riesgos en equipos,</w:t>
      </w:r>
      <w:r w:rsidR="00F004FE">
        <w:rPr>
          <w:rFonts w:ascii="Arial" w:hAnsi="Arial" w:cs="Arial"/>
          <w:color w:val="000000"/>
          <w:sz w:val="24"/>
          <w:szCs w:val="24"/>
        </w:rPr>
        <w:t xml:space="preserve"> </w:t>
      </w:r>
      <w:r w:rsidRPr="00863342">
        <w:rPr>
          <w:rFonts w:ascii="Arial" w:hAnsi="Arial" w:cs="Arial"/>
          <w:color w:val="000000"/>
          <w:sz w:val="24"/>
          <w:szCs w:val="24"/>
        </w:rPr>
        <w:t xml:space="preserve">instalaciones y edificios en </w:t>
      </w:r>
      <w:del w:id="555" w:author="Angelo Mondaca Vergara" w:date="2020-02-10T15:27:00Z">
        <w:r w:rsidRPr="00863342" w:rsidDel="00157813">
          <w:rPr>
            <w:rFonts w:ascii="Arial" w:hAnsi="Arial" w:cs="Arial"/>
            <w:color w:val="000000"/>
            <w:sz w:val="24"/>
            <w:szCs w:val="24"/>
          </w:rPr>
          <w:delText>la Unidad</w:delText>
        </w:r>
      </w:del>
      <w:ins w:id="556" w:author="Angelo Mondaca Vergara" w:date="2020-02-10T15:27:00Z">
        <w:r w:rsidR="00157813">
          <w:rPr>
            <w:rFonts w:ascii="Arial" w:hAnsi="Arial" w:cs="Arial"/>
            <w:color w:val="000000"/>
            <w:sz w:val="24"/>
            <w:szCs w:val="24"/>
          </w:rPr>
          <w:t xml:space="preserve">el área </w:t>
        </w:r>
      </w:ins>
      <w:r w:rsidRPr="00863342">
        <w:rPr>
          <w:rFonts w:ascii="Arial" w:hAnsi="Arial" w:cs="Arial"/>
          <w:color w:val="000000"/>
          <w:sz w:val="24"/>
          <w:szCs w:val="24"/>
        </w:rPr>
        <w:t xml:space="preserve"> Plantas de Oxígeno y/o con el reglamento Interno de Señalización de Seguridad</w:t>
      </w:r>
      <w:r w:rsidR="00F004FE">
        <w:rPr>
          <w:rFonts w:ascii="Arial" w:hAnsi="Arial" w:cs="Arial"/>
          <w:color w:val="000000"/>
          <w:sz w:val="24"/>
          <w:szCs w:val="24"/>
        </w:rPr>
        <w:t xml:space="preserve"> </w:t>
      </w:r>
      <w:r w:rsidRPr="00863342">
        <w:rPr>
          <w:rFonts w:ascii="Arial" w:hAnsi="Arial" w:cs="Arial"/>
          <w:color w:val="000000"/>
          <w:sz w:val="24"/>
          <w:szCs w:val="24"/>
        </w:rPr>
        <w:t>que contenga dichas normas en el futuro.</w:t>
      </w:r>
    </w:p>
    <w:p w14:paraId="2EC573CA" w14:textId="77777777" w:rsidR="00F004FE" w:rsidRDefault="00F004FE" w:rsidP="00CB175E">
      <w:pPr>
        <w:autoSpaceDE w:val="0"/>
        <w:autoSpaceDN w:val="0"/>
        <w:adjustRightInd w:val="0"/>
        <w:spacing w:after="0" w:line="240" w:lineRule="auto"/>
        <w:jc w:val="both"/>
        <w:rPr>
          <w:ins w:id="557" w:author="Angelo Mondaca Vergara" w:date="2020-02-20T15:46:00Z"/>
          <w:rFonts w:ascii="Arial" w:hAnsi="Arial" w:cs="Arial"/>
          <w:color w:val="000000"/>
          <w:sz w:val="24"/>
          <w:szCs w:val="24"/>
        </w:rPr>
      </w:pPr>
    </w:p>
    <w:p w14:paraId="67F7D91B" w14:textId="77777777" w:rsidR="00DB397C" w:rsidDel="009D4931" w:rsidRDefault="00DB397C" w:rsidP="00CB175E">
      <w:pPr>
        <w:autoSpaceDE w:val="0"/>
        <w:autoSpaceDN w:val="0"/>
        <w:adjustRightInd w:val="0"/>
        <w:spacing w:after="0" w:line="240" w:lineRule="auto"/>
        <w:jc w:val="both"/>
        <w:rPr>
          <w:del w:id="558" w:author="Angelo Mondaca Vergara" w:date="2020-02-21T14:33:00Z"/>
          <w:rFonts w:ascii="Arial" w:hAnsi="Arial" w:cs="Arial"/>
          <w:color w:val="000000"/>
          <w:sz w:val="24"/>
          <w:szCs w:val="24"/>
        </w:rPr>
      </w:pPr>
    </w:p>
    <w:p w14:paraId="2A50E103" w14:textId="24FBD1BD"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8</w:t>
      </w:r>
      <w:ins w:id="559" w:author="Mondaca Vergara Angelo Rodolfo (Codelco-Chuquicamata)" w:date="2025-09-14T23:23:00Z" w16du:dateUtc="2025-09-15T02:23:00Z">
        <w:r w:rsidR="00240EA4">
          <w:rPr>
            <w:rFonts w:ascii="Arial" w:hAnsi="Arial" w:cs="Arial"/>
            <w:b/>
            <w:bCs/>
            <w:color w:val="000000"/>
            <w:sz w:val="24"/>
            <w:szCs w:val="24"/>
          </w:rPr>
          <w:t>1</w:t>
        </w:r>
      </w:ins>
      <w:del w:id="560" w:author="Mondaca Vergara Angelo Rodolfo (Codelco-Chuquicamata)" w:date="2025-09-14T23:23:00Z" w16du:dateUtc="2025-09-15T02:23:00Z">
        <w:r w:rsidRPr="00863342" w:rsidDel="00240EA4">
          <w:rPr>
            <w:rFonts w:ascii="Arial" w:hAnsi="Arial" w:cs="Arial"/>
            <w:b/>
            <w:bCs/>
            <w:color w:val="000000"/>
            <w:sz w:val="24"/>
            <w:szCs w:val="24"/>
          </w:rPr>
          <w:delText>2</w:delText>
        </w:r>
      </w:del>
    </w:p>
    <w:p w14:paraId="7BD501C2"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35B16F3B"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cumplimiento al Artículo Nº 77, la señalización, rotulación e identificación de riesgos en equipos, instalaciones y</w:t>
      </w:r>
      <w:r w:rsidR="00F004FE">
        <w:rPr>
          <w:rFonts w:ascii="Arial" w:hAnsi="Arial" w:cs="Arial"/>
          <w:color w:val="000000"/>
          <w:sz w:val="24"/>
          <w:szCs w:val="24"/>
        </w:rPr>
        <w:t xml:space="preserve"> </w:t>
      </w:r>
      <w:r w:rsidRPr="00863342">
        <w:rPr>
          <w:rFonts w:ascii="Arial" w:hAnsi="Arial" w:cs="Arial"/>
          <w:color w:val="000000"/>
          <w:sz w:val="24"/>
          <w:szCs w:val="24"/>
        </w:rPr>
        <w:t xml:space="preserve">edificios </w:t>
      </w:r>
      <w:r w:rsidR="003452C0">
        <w:rPr>
          <w:rFonts w:ascii="Arial" w:hAnsi="Arial" w:cs="Arial"/>
          <w:color w:val="000000"/>
          <w:sz w:val="24"/>
          <w:szCs w:val="24"/>
        </w:rPr>
        <w:t>serán</w:t>
      </w:r>
      <w:r w:rsidRPr="00863342">
        <w:rPr>
          <w:rFonts w:ascii="Arial" w:hAnsi="Arial" w:cs="Arial"/>
          <w:color w:val="000000"/>
          <w:sz w:val="24"/>
          <w:szCs w:val="24"/>
        </w:rPr>
        <w:t xml:space="preserve"> hechas de acuerdo a una adecuada identificación de riesgos y una evaluación de los riesgos</w:t>
      </w:r>
      <w:r w:rsidR="00F004FE">
        <w:rPr>
          <w:rFonts w:ascii="Arial" w:hAnsi="Arial" w:cs="Arial"/>
          <w:color w:val="000000"/>
          <w:sz w:val="24"/>
          <w:szCs w:val="24"/>
        </w:rPr>
        <w:t xml:space="preserve"> </w:t>
      </w:r>
      <w:r w:rsidRPr="00863342">
        <w:rPr>
          <w:rFonts w:ascii="Arial" w:hAnsi="Arial" w:cs="Arial"/>
          <w:color w:val="000000"/>
          <w:sz w:val="24"/>
          <w:szCs w:val="24"/>
        </w:rPr>
        <w:t xml:space="preserve">asociados a las distintas operaciones y/o procesos en </w:t>
      </w:r>
      <w:del w:id="561" w:author="Angelo Mondaca Vergara" w:date="2020-02-10T15:27:00Z">
        <w:r w:rsidRPr="00863342" w:rsidDel="00157813">
          <w:rPr>
            <w:rFonts w:ascii="Arial" w:hAnsi="Arial" w:cs="Arial"/>
            <w:color w:val="000000"/>
            <w:sz w:val="24"/>
            <w:szCs w:val="24"/>
          </w:rPr>
          <w:delText>la Unidad</w:delText>
        </w:r>
      </w:del>
      <w:ins w:id="562" w:author="Angelo Mondaca Vergara" w:date="2020-02-10T15:27:00Z">
        <w:r w:rsidR="00157813">
          <w:rPr>
            <w:rFonts w:ascii="Arial" w:hAnsi="Arial" w:cs="Arial"/>
            <w:color w:val="000000"/>
            <w:sz w:val="24"/>
            <w:szCs w:val="24"/>
          </w:rPr>
          <w:t xml:space="preserve">el área </w:t>
        </w:r>
      </w:ins>
      <w:r w:rsidRPr="00863342">
        <w:rPr>
          <w:rFonts w:ascii="Arial" w:hAnsi="Arial" w:cs="Arial"/>
          <w:color w:val="000000"/>
          <w:sz w:val="24"/>
          <w:szCs w:val="24"/>
        </w:rPr>
        <w:t xml:space="preserve"> Plantas de Oxígeno.</w:t>
      </w:r>
    </w:p>
    <w:p w14:paraId="7304F8BB" w14:textId="77777777" w:rsidR="00F004FE" w:rsidRDefault="00F004FE" w:rsidP="00CB175E">
      <w:pPr>
        <w:autoSpaceDE w:val="0"/>
        <w:autoSpaceDN w:val="0"/>
        <w:adjustRightInd w:val="0"/>
        <w:spacing w:after="0" w:line="240" w:lineRule="auto"/>
        <w:jc w:val="both"/>
        <w:rPr>
          <w:ins w:id="563" w:author="Mondaca Vergara Angelo Rodolfo (Codelco-Chuquicamata)" w:date="2025-09-14T23:24:00Z" w16du:dateUtc="2025-09-15T02:24:00Z"/>
          <w:rFonts w:ascii="Arial" w:hAnsi="Arial" w:cs="Arial"/>
          <w:color w:val="000000"/>
          <w:sz w:val="24"/>
          <w:szCs w:val="24"/>
        </w:rPr>
      </w:pPr>
    </w:p>
    <w:p w14:paraId="296E9E1C" w14:textId="77777777" w:rsidR="00240EA4" w:rsidRDefault="00240EA4" w:rsidP="00CB175E">
      <w:pPr>
        <w:autoSpaceDE w:val="0"/>
        <w:autoSpaceDN w:val="0"/>
        <w:adjustRightInd w:val="0"/>
        <w:spacing w:after="0" w:line="240" w:lineRule="auto"/>
        <w:jc w:val="both"/>
        <w:rPr>
          <w:ins w:id="564" w:author="Angelo Mondaca Vergara" w:date="2020-02-21T14:33:00Z"/>
          <w:rFonts w:ascii="Arial" w:hAnsi="Arial" w:cs="Arial"/>
          <w:color w:val="000000"/>
          <w:sz w:val="24"/>
          <w:szCs w:val="24"/>
        </w:rPr>
      </w:pPr>
    </w:p>
    <w:p w14:paraId="20C71705" w14:textId="77777777" w:rsidR="009D4931" w:rsidRDefault="009D4931" w:rsidP="00CB175E">
      <w:pPr>
        <w:autoSpaceDE w:val="0"/>
        <w:autoSpaceDN w:val="0"/>
        <w:adjustRightInd w:val="0"/>
        <w:spacing w:after="0" w:line="240" w:lineRule="auto"/>
        <w:jc w:val="both"/>
        <w:rPr>
          <w:ins w:id="565" w:author="Angelo Mondaca Vergara" w:date="2020-02-21T14:33:00Z"/>
          <w:rFonts w:ascii="Arial" w:hAnsi="Arial" w:cs="Arial"/>
          <w:color w:val="000000"/>
          <w:sz w:val="24"/>
          <w:szCs w:val="24"/>
        </w:rPr>
      </w:pPr>
    </w:p>
    <w:p w14:paraId="10CAE2AD" w14:textId="77777777" w:rsidR="009D4931" w:rsidRDefault="009D4931" w:rsidP="00CB175E">
      <w:pPr>
        <w:autoSpaceDE w:val="0"/>
        <w:autoSpaceDN w:val="0"/>
        <w:adjustRightInd w:val="0"/>
        <w:spacing w:after="0" w:line="240" w:lineRule="auto"/>
        <w:jc w:val="both"/>
        <w:rPr>
          <w:ins w:id="566" w:author="Mondaca Vergara Angelo Rodolfo (Codelco-Chuquicamata)" w:date="2025-09-14T06:07:00Z" w16du:dateUtc="2025-09-14T09:07:00Z"/>
          <w:rFonts w:ascii="Arial" w:hAnsi="Arial" w:cs="Arial"/>
          <w:color w:val="000000"/>
          <w:sz w:val="24"/>
          <w:szCs w:val="24"/>
        </w:rPr>
      </w:pPr>
    </w:p>
    <w:p w14:paraId="6201B0A9" w14:textId="77777777" w:rsidR="00864DB5" w:rsidRPr="00863342" w:rsidRDefault="00864DB5" w:rsidP="00CB175E">
      <w:pPr>
        <w:autoSpaceDE w:val="0"/>
        <w:autoSpaceDN w:val="0"/>
        <w:adjustRightInd w:val="0"/>
        <w:spacing w:after="0" w:line="240" w:lineRule="auto"/>
        <w:jc w:val="both"/>
        <w:rPr>
          <w:rFonts w:ascii="Arial" w:hAnsi="Arial" w:cs="Arial"/>
          <w:color w:val="000000"/>
          <w:sz w:val="24"/>
          <w:szCs w:val="24"/>
        </w:rPr>
      </w:pPr>
    </w:p>
    <w:p w14:paraId="5266C1BE" w14:textId="7C579108"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lastRenderedPageBreak/>
        <w:t>Artículo 8</w:t>
      </w:r>
      <w:ins w:id="567" w:author="Mondaca Vergara Angelo Rodolfo (Codelco-Chuquicamata)" w:date="2025-09-14T23:24:00Z" w16du:dateUtc="2025-09-15T02:24:00Z">
        <w:r w:rsidR="00240EA4">
          <w:rPr>
            <w:rFonts w:ascii="Arial" w:hAnsi="Arial" w:cs="Arial"/>
            <w:b/>
            <w:bCs/>
            <w:color w:val="000000"/>
            <w:sz w:val="24"/>
            <w:szCs w:val="24"/>
          </w:rPr>
          <w:t>2</w:t>
        </w:r>
      </w:ins>
      <w:del w:id="568" w:author="Mondaca Vergara Angelo Rodolfo (Codelco-Chuquicamata)" w:date="2025-09-14T23:24:00Z" w16du:dateUtc="2025-09-15T02:24:00Z">
        <w:r w:rsidRPr="00863342" w:rsidDel="00240EA4">
          <w:rPr>
            <w:rFonts w:ascii="Arial" w:hAnsi="Arial" w:cs="Arial"/>
            <w:b/>
            <w:bCs/>
            <w:color w:val="000000"/>
            <w:sz w:val="24"/>
            <w:szCs w:val="24"/>
          </w:rPr>
          <w:delText>3</w:delText>
        </w:r>
      </w:del>
    </w:p>
    <w:p w14:paraId="4B236705"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28341238" w14:textId="6CEA369C"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todo interruptor que alimente equipos o instalaciones en que deba intervenir personal de mantenimiento, deberá</w:t>
      </w:r>
      <w:r w:rsidR="00F004FE">
        <w:rPr>
          <w:rFonts w:ascii="Arial" w:hAnsi="Arial" w:cs="Arial"/>
          <w:color w:val="000000"/>
          <w:sz w:val="24"/>
          <w:szCs w:val="24"/>
        </w:rPr>
        <w:t xml:space="preserve"> </w:t>
      </w:r>
      <w:r w:rsidRPr="00863342">
        <w:rPr>
          <w:rFonts w:ascii="Arial" w:hAnsi="Arial" w:cs="Arial"/>
          <w:color w:val="000000"/>
          <w:sz w:val="24"/>
          <w:szCs w:val="24"/>
        </w:rPr>
        <w:t>asegurarse la posición abierta mediante un candado u otro medio seguro equivalente, además de instalar un letrero</w:t>
      </w:r>
      <w:r w:rsidR="00F004FE">
        <w:rPr>
          <w:rFonts w:ascii="Arial" w:hAnsi="Arial" w:cs="Arial"/>
          <w:color w:val="000000"/>
          <w:sz w:val="24"/>
          <w:szCs w:val="24"/>
        </w:rPr>
        <w:t xml:space="preserve"> </w:t>
      </w:r>
      <w:r w:rsidRPr="00863342">
        <w:rPr>
          <w:rFonts w:ascii="Arial" w:hAnsi="Arial" w:cs="Arial"/>
          <w:color w:val="000000"/>
          <w:sz w:val="24"/>
          <w:szCs w:val="24"/>
        </w:rPr>
        <w:t xml:space="preserve">o una tarjeta de Advertencia de Bloqueo </w:t>
      </w:r>
      <w:r w:rsidRPr="00863342">
        <w:rPr>
          <w:rFonts w:ascii="Arial" w:hAnsi="Arial" w:cs="Arial"/>
          <w:b/>
          <w:bCs/>
          <w:color w:val="000000"/>
          <w:sz w:val="24"/>
          <w:szCs w:val="24"/>
        </w:rPr>
        <w:t>“PELIGRO - NO ENERGIZAR’’</w:t>
      </w:r>
      <w:r w:rsidRPr="00863342">
        <w:rPr>
          <w:rFonts w:ascii="Arial" w:hAnsi="Arial" w:cs="Arial"/>
          <w:color w:val="000000"/>
          <w:sz w:val="24"/>
          <w:szCs w:val="24"/>
        </w:rPr>
        <w:t>, según aplicación del Reglamento</w:t>
      </w:r>
      <w:r w:rsidR="00F004FE">
        <w:rPr>
          <w:rFonts w:ascii="Arial" w:hAnsi="Arial" w:cs="Arial"/>
          <w:color w:val="000000"/>
          <w:sz w:val="24"/>
          <w:szCs w:val="24"/>
        </w:rPr>
        <w:t xml:space="preserve"> </w:t>
      </w:r>
      <w:r w:rsidRPr="00863342">
        <w:rPr>
          <w:rFonts w:ascii="Arial" w:hAnsi="Arial" w:cs="Arial"/>
          <w:color w:val="000000"/>
          <w:sz w:val="24"/>
          <w:szCs w:val="24"/>
        </w:rPr>
        <w:t>Interno R-008 - Control de Fuentes de Energías Peligrosas con Sistemas de Bloqueo con Candado y Tarjetas de</w:t>
      </w:r>
      <w:r w:rsidR="00F004FE">
        <w:rPr>
          <w:rFonts w:ascii="Arial" w:hAnsi="Arial" w:cs="Arial"/>
          <w:color w:val="000000"/>
          <w:sz w:val="24"/>
          <w:szCs w:val="24"/>
        </w:rPr>
        <w:t xml:space="preserve"> </w:t>
      </w:r>
      <w:r w:rsidRPr="00863342">
        <w:rPr>
          <w:rFonts w:ascii="Arial" w:hAnsi="Arial" w:cs="Arial"/>
          <w:color w:val="000000"/>
          <w:sz w:val="24"/>
          <w:szCs w:val="24"/>
        </w:rPr>
        <w:t xml:space="preserve">Advertencia en Equipos e Instalaciones y </w:t>
      </w:r>
      <w:del w:id="569" w:author="Mondaca Vergara Angelo Rodolfo (Codelco-Chuquicamata)" w:date="2025-09-15T00:00:00Z" w16du:dateUtc="2025-09-15T03:00:00Z">
        <w:r w:rsidRPr="00863342" w:rsidDel="00B846F5">
          <w:rPr>
            <w:rFonts w:ascii="Arial" w:hAnsi="Arial" w:cs="Arial"/>
            <w:color w:val="000000"/>
            <w:sz w:val="24"/>
            <w:szCs w:val="24"/>
          </w:rPr>
          <w:delText>Norma Interna NEO 4</w:delText>
        </w:r>
      </w:del>
      <w:ins w:id="570" w:author="Mondaca Vergara Angelo Rodolfo (Codelco-Chuquicamata)" w:date="2025-09-15T00:00:00Z" w16du:dateUtc="2025-09-15T03:00:00Z">
        <w:r w:rsidR="00B846F5">
          <w:rPr>
            <w:rFonts w:ascii="Arial" w:hAnsi="Arial" w:cs="Arial"/>
            <w:color w:val="000000"/>
            <w:sz w:val="24"/>
            <w:szCs w:val="24"/>
          </w:rPr>
          <w:t>Reglamento Interno para Personal Electricista de la División Chuquicamata, R-008</w:t>
        </w:r>
      </w:ins>
      <w:r w:rsidRPr="00863342">
        <w:rPr>
          <w:rFonts w:ascii="Arial" w:hAnsi="Arial" w:cs="Arial"/>
          <w:color w:val="000000"/>
          <w:sz w:val="24"/>
          <w:szCs w:val="24"/>
        </w:rPr>
        <w:t xml:space="preserve"> de la División.</w:t>
      </w:r>
    </w:p>
    <w:p w14:paraId="70ABBB4B" w14:textId="77777777" w:rsidR="003879DE" w:rsidRDefault="003879DE" w:rsidP="00CB175E">
      <w:pPr>
        <w:autoSpaceDE w:val="0"/>
        <w:autoSpaceDN w:val="0"/>
        <w:adjustRightInd w:val="0"/>
        <w:spacing w:after="0" w:line="240" w:lineRule="auto"/>
        <w:jc w:val="both"/>
        <w:rPr>
          <w:rFonts w:ascii="Arial" w:hAnsi="Arial" w:cs="Arial"/>
          <w:color w:val="000000"/>
          <w:sz w:val="24"/>
          <w:szCs w:val="24"/>
        </w:rPr>
      </w:pPr>
    </w:p>
    <w:p w14:paraId="073D1AFE" w14:textId="7520BF33" w:rsidR="00F004FE" w:rsidRPr="00863342" w:rsidDel="00240EA4" w:rsidRDefault="00F004FE" w:rsidP="00CB175E">
      <w:pPr>
        <w:autoSpaceDE w:val="0"/>
        <w:autoSpaceDN w:val="0"/>
        <w:adjustRightInd w:val="0"/>
        <w:spacing w:after="0" w:line="240" w:lineRule="auto"/>
        <w:jc w:val="both"/>
        <w:rPr>
          <w:del w:id="571" w:author="Mondaca Vergara Angelo Rodolfo (Codelco-Chuquicamata)" w:date="2025-09-14T23:24:00Z" w16du:dateUtc="2025-09-15T02:24:00Z"/>
          <w:rFonts w:ascii="Arial" w:hAnsi="Arial" w:cs="Arial"/>
          <w:color w:val="000000"/>
          <w:sz w:val="24"/>
          <w:szCs w:val="24"/>
        </w:rPr>
      </w:pPr>
    </w:p>
    <w:p w14:paraId="4E4147BB" w14:textId="77777777" w:rsidR="00F01086" w:rsidRPr="00863342" w:rsidRDefault="00F01086" w:rsidP="00F004F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Séptimo</w:t>
      </w:r>
    </w:p>
    <w:p w14:paraId="3969B962" w14:textId="77777777" w:rsidR="003879DE" w:rsidRDefault="00F01086" w:rsidP="00F004F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Con</w:t>
      </w:r>
      <w:r w:rsidR="003879DE">
        <w:rPr>
          <w:rFonts w:ascii="Arial" w:hAnsi="Arial" w:cs="Arial"/>
          <w:b/>
          <w:bCs/>
          <w:color w:val="000000"/>
          <w:sz w:val="24"/>
          <w:szCs w:val="24"/>
        </w:rPr>
        <w:t>diciones Generales de Seguridad</w:t>
      </w:r>
    </w:p>
    <w:p w14:paraId="27F9C663" w14:textId="77777777" w:rsidR="00F01086" w:rsidRDefault="00F01086" w:rsidP="00F004FE">
      <w:pPr>
        <w:autoSpaceDE w:val="0"/>
        <w:autoSpaceDN w:val="0"/>
        <w:adjustRightInd w:val="0"/>
        <w:spacing w:after="0" w:line="240" w:lineRule="auto"/>
        <w:jc w:val="center"/>
        <w:rPr>
          <w:rFonts w:ascii="Arial" w:hAnsi="Arial" w:cs="Arial"/>
          <w:b/>
          <w:bCs/>
          <w:color w:val="000000"/>
          <w:sz w:val="24"/>
          <w:szCs w:val="24"/>
        </w:rPr>
      </w:pPr>
      <w:del w:id="572" w:author="Angelo Mondaca Vergara" w:date="2020-02-21T14:33:00Z">
        <w:r w:rsidRPr="00863342" w:rsidDel="004D3D2D">
          <w:rPr>
            <w:rFonts w:ascii="Arial" w:hAnsi="Arial" w:cs="Arial"/>
            <w:b/>
            <w:bCs/>
            <w:color w:val="000000"/>
            <w:sz w:val="24"/>
            <w:szCs w:val="24"/>
          </w:rPr>
          <w:delText xml:space="preserve">en </w:delText>
        </w:r>
      </w:del>
      <w:r w:rsidRPr="00863342">
        <w:rPr>
          <w:rFonts w:ascii="Arial" w:hAnsi="Arial" w:cs="Arial"/>
          <w:b/>
          <w:bCs/>
          <w:color w:val="000000"/>
          <w:sz w:val="24"/>
          <w:szCs w:val="24"/>
        </w:rPr>
        <w:t>Plantas de Oxígeno</w:t>
      </w:r>
    </w:p>
    <w:p w14:paraId="343C7904" w14:textId="77777777" w:rsidR="00F004FE" w:rsidRPr="00863342" w:rsidRDefault="00F004FE" w:rsidP="00F004FE">
      <w:pPr>
        <w:autoSpaceDE w:val="0"/>
        <w:autoSpaceDN w:val="0"/>
        <w:adjustRightInd w:val="0"/>
        <w:spacing w:after="0" w:line="240" w:lineRule="auto"/>
        <w:jc w:val="center"/>
        <w:rPr>
          <w:rFonts w:ascii="Arial" w:hAnsi="Arial" w:cs="Arial"/>
          <w:b/>
          <w:bCs/>
          <w:color w:val="000000"/>
          <w:sz w:val="24"/>
          <w:szCs w:val="24"/>
        </w:rPr>
      </w:pPr>
    </w:p>
    <w:p w14:paraId="0EFB5903" w14:textId="18D36C5F"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8</w:t>
      </w:r>
      <w:ins w:id="573" w:author="Mondaca Vergara Angelo Rodolfo (Codelco-Chuquicamata)" w:date="2025-09-14T23:24:00Z" w16du:dateUtc="2025-09-15T02:24:00Z">
        <w:r w:rsidR="00240EA4">
          <w:rPr>
            <w:rFonts w:ascii="Arial" w:hAnsi="Arial" w:cs="Arial"/>
            <w:b/>
            <w:bCs/>
            <w:color w:val="000000"/>
            <w:sz w:val="24"/>
            <w:szCs w:val="24"/>
          </w:rPr>
          <w:t>3</w:t>
        </w:r>
      </w:ins>
      <w:del w:id="574" w:author="Mondaca Vergara Angelo Rodolfo (Codelco-Chuquicamata)" w:date="2025-09-14T23:24:00Z" w16du:dateUtc="2025-09-15T02:24:00Z">
        <w:r w:rsidRPr="00863342" w:rsidDel="00240EA4">
          <w:rPr>
            <w:rFonts w:ascii="Arial" w:hAnsi="Arial" w:cs="Arial"/>
            <w:b/>
            <w:bCs/>
            <w:color w:val="000000"/>
            <w:sz w:val="24"/>
            <w:szCs w:val="24"/>
          </w:rPr>
          <w:delText>4</w:delText>
        </w:r>
      </w:del>
    </w:p>
    <w:p w14:paraId="5B92714D"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1C116D11"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Los elementos estructurales de la construcción de los lugares y dependencias de trabajo se </w:t>
      </w:r>
      <w:r w:rsidR="003879DE">
        <w:rPr>
          <w:rFonts w:ascii="Arial" w:hAnsi="Arial" w:cs="Arial"/>
          <w:color w:val="000000"/>
          <w:sz w:val="24"/>
          <w:szCs w:val="24"/>
        </w:rPr>
        <w:t>mantendrán</w:t>
      </w:r>
      <w:r w:rsidRPr="00863342">
        <w:rPr>
          <w:rFonts w:ascii="Arial" w:hAnsi="Arial" w:cs="Arial"/>
          <w:color w:val="000000"/>
          <w:sz w:val="24"/>
          <w:szCs w:val="24"/>
        </w:rPr>
        <w:t xml:space="preserve"> en</w:t>
      </w:r>
      <w:r w:rsidR="00F004FE">
        <w:rPr>
          <w:rFonts w:ascii="Arial" w:hAnsi="Arial" w:cs="Arial"/>
          <w:color w:val="000000"/>
          <w:sz w:val="24"/>
          <w:szCs w:val="24"/>
        </w:rPr>
        <w:t xml:space="preserve"> </w:t>
      </w:r>
      <w:r w:rsidRPr="00863342">
        <w:rPr>
          <w:rFonts w:ascii="Arial" w:hAnsi="Arial" w:cs="Arial"/>
          <w:color w:val="000000"/>
          <w:sz w:val="24"/>
          <w:szCs w:val="24"/>
        </w:rPr>
        <w:t>condiciones seguras y en buen funcionamiento o estado para evitar lesiones a las personas.</w:t>
      </w:r>
    </w:p>
    <w:p w14:paraId="6391F3B3" w14:textId="77777777" w:rsidR="00F004FE" w:rsidRDefault="00F004FE" w:rsidP="00CB175E">
      <w:pPr>
        <w:autoSpaceDE w:val="0"/>
        <w:autoSpaceDN w:val="0"/>
        <w:adjustRightInd w:val="0"/>
        <w:spacing w:after="0" w:line="240" w:lineRule="auto"/>
        <w:jc w:val="both"/>
        <w:rPr>
          <w:rFonts w:ascii="Arial" w:hAnsi="Arial" w:cs="Arial"/>
          <w:b/>
          <w:bCs/>
          <w:color w:val="000000"/>
          <w:sz w:val="24"/>
          <w:szCs w:val="24"/>
        </w:rPr>
      </w:pPr>
    </w:p>
    <w:p w14:paraId="713F01A7" w14:textId="38E418C8"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8</w:t>
      </w:r>
      <w:ins w:id="575" w:author="Mondaca Vergara Angelo Rodolfo (Codelco-Chuquicamata)" w:date="2025-09-14T23:24:00Z" w16du:dateUtc="2025-09-15T02:24:00Z">
        <w:r w:rsidR="00240EA4">
          <w:rPr>
            <w:rFonts w:ascii="Arial" w:hAnsi="Arial" w:cs="Arial"/>
            <w:b/>
            <w:bCs/>
            <w:color w:val="000000"/>
            <w:sz w:val="24"/>
            <w:szCs w:val="24"/>
          </w:rPr>
          <w:t>4</w:t>
        </w:r>
      </w:ins>
      <w:del w:id="576" w:author="Mondaca Vergara Angelo Rodolfo (Codelco-Chuquicamata)" w:date="2025-09-14T23:24:00Z" w16du:dateUtc="2025-09-15T02:24:00Z">
        <w:r w:rsidRPr="00863342" w:rsidDel="00240EA4">
          <w:rPr>
            <w:rFonts w:ascii="Arial" w:hAnsi="Arial" w:cs="Arial"/>
            <w:b/>
            <w:bCs/>
            <w:color w:val="000000"/>
            <w:sz w:val="24"/>
            <w:szCs w:val="24"/>
          </w:rPr>
          <w:delText>5</w:delText>
        </w:r>
      </w:del>
    </w:p>
    <w:p w14:paraId="192F4587"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458B0836"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Toda maquinaria, equipo, herramientas, dispositivos de protección e instalación </w:t>
      </w:r>
      <w:r w:rsidR="003879DE">
        <w:rPr>
          <w:rFonts w:ascii="Arial" w:hAnsi="Arial" w:cs="Arial"/>
          <w:color w:val="000000"/>
          <w:sz w:val="24"/>
          <w:szCs w:val="24"/>
        </w:rPr>
        <w:t xml:space="preserve">tienen que </w:t>
      </w:r>
      <w:r w:rsidRPr="00863342">
        <w:rPr>
          <w:rFonts w:ascii="Arial" w:hAnsi="Arial" w:cs="Arial"/>
          <w:color w:val="000000"/>
          <w:sz w:val="24"/>
          <w:szCs w:val="24"/>
        </w:rPr>
        <w:t>mantenerse en buenas</w:t>
      </w:r>
      <w:r w:rsidR="00F004FE">
        <w:rPr>
          <w:rFonts w:ascii="Arial" w:hAnsi="Arial" w:cs="Arial"/>
          <w:color w:val="000000"/>
          <w:sz w:val="24"/>
          <w:szCs w:val="24"/>
        </w:rPr>
        <w:t xml:space="preserve"> </w:t>
      </w:r>
      <w:r w:rsidRPr="00863342">
        <w:rPr>
          <w:rFonts w:ascii="Arial" w:hAnsi="Arial" w:cs="Arial"/>
          <w:color w:val="000000"/>
          <w:sz w:val="24"/>
          <w:szCs w:val="24"/>
        </w:rPr>
        <w:t>condiciones físicas y de funcionamiento operacional, limpias y ordenadas.</w:t>
      </w:r>
    </w:p>
    <w:p w14:paraId="01C6D3FE"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43BF589E" w14:textId="66FB1EB4"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8</w:t>
      </w:r>
      <w:ins w:id="577" w:author="Mondaca Vergara Angelo Rodolfo (Codelco-Chuquicamata)" w:date="2025-09-14T23:24:00Z" w16du:dateUtc="2025-09-15T02:24:00Z">
        <w:r w:rsidR="00240EA4">
          <w:rPr>
            <w:rFonts w:ascii="Arial" w:hAnsi="Arial" w:cs="Arial"/>
            <w:b/>
            <w:bCs/>
            <w:color w:val="000000"/>
            <w:sz w:val="24"/>
            <w:szCs w:val="24"/>
          </w:rPr>
          <w:t>5</w:t>
        </w:r>
      </w:ins>
      <w:del w:id="578" w:author="Mondaca Vergara Angelo Rodolfo (Codelco-Chuquicamata)" w:date="2025-09-14T23:24:00Z" w16du:dateUtc="2025-09-15T02:24:00Z">
        <w:r w:rsidRPr="00863342" w:rsidDel="00240EA4">
          <w:rPr>
            <w:rFonts w:ascii="Arial" w:hAnsi="Arial" w:cs="Arial"/>
            <w:b/>
            <w:bCs/>
            <w:color w:val="000000"/>
            <w:sz w:val="24"/>
            <w:szCs w:val="24"/>
          </w:rPr>
          <w:delText>6</w:delText>
        </w:r>
      </w:del>
    </w:p>
    <w:p w14:paraId="1EB778B9"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7F9F1B15" w14:textId="77777777" w:rsidR="00F01086" w:rsidRDefault="003879DE"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Eliminar o reducir </w:t>
      </w:r>
      <w:r w:rsidR="00F01086" w:rsidRPr="00863342">
        <w:rPr>
          <w:rFonts w:ascii="Arial" w:hAnsi="Arial" w:cs="Arial"/>
          <w:color w:val="000000"/>
          <w:sz w:val="24"/>
          <w:szCs w:val="24"/>
        </w:rPr>
        <w:t>mediante control de riesgo operacional, cualquier factor de peligro que pueda afectar</w:t>
      </w:r>
      <w:r w:rsidR="00F004FE">
        <w:rPr>
          <w:rFonts w:ascii="Arial" w:hAnsi="Arial" w:cs="Arial"/>
          <w:color w:val="000000"/>
          <w:sz w:val="24"/>
          <w:szCs w:val="24"/>
        </w:rPr>
        <w:t xml:space="preserve"> </w:t>
      </w:r>
      <w:r w:rsidR="00F01086" w:rsidRPr="00863342">
        <w:rPr>
          <w:rFonts w:ascii="Arial" w:hAnsi="Arial" w:cs="Arial"/>
          <w:color w:val="000000"/>
          <w:sz w:val="24"/>
          <w:szCs w:val="24"/>
        </w:rPr>
        <w:t>la integridad física y/o salud de los trabajadores.</w:t>
      </w:r>
    </w:p>
    <w:p w14:paraId="15DEF895"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25F31AA9" w14:textId="73A0ED1F"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8</w:t>
      </w:r>
      <w:ins w:id="579" w:author="Mondaca Vergara Angelo Rodolfo (Codelco-Chuquicamata)" w:date="2025-09-14T23:24:00Z" w16du:dateUtc="2025-09-15T02:24:00Z">
        <w:r w:rsidR="00240EA4">
          <w:rPr>
            <w:rFonts w:ascii="Arial" w:hAnsi="Arial" w:cs="Arial"/>
            <w:b/>
            <w:bCs/>
            <w:color w:val="000000"/>
            <w:sz w:val="24"/>
            <w:szCs w:val="24"/>
          </w:rPr>
          <w:t>6</w:t>
        </w:r>
      </w:ins>
      <w:del w:id="580" w:author="Mondaca Vergara Angelo Rodolfo (Codelco-Chuquicamata)" w:date="2025-09-14T23:24:00Z" w16du:dateUtc="2025-09-15T02:24:00Z">
        <w:r w:rsidRPr="00863342" w:rsidDel="00240EA4">
          <w:rPr>
            <w:rFonts w:ascii="Arial" w:hAnsi="Arial" w:cs="Arial"/>
            <w:b/>
            <w:bCs/>
            <w:color w:val="000000"/>
            <w:sz w:val="24"/>
            <w:szCs w:val="24"/>
          </w:rPr>
          <w:delText>7</w:delText>
        </w:r>
      </w:del>
    </w:p>
    <w:p w14:paraId="7A529783"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4D8B7FCA"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zonas de trabajo, áreas de maquinaria y equipos, áreas de almacenamiento, deberán estar, en caso que sea</w:t>
      </w:r>
      <w:r w:rsidR="00F004FE">
        <w:rPr>
          <w:rFonts w:ascii="Arial" w:hAnsi="Arial" w:cs="Arial"/>
          <w:color w:val="000000"/>
          <w:sz w:val="24"/>
          <w:szCs w:val="24"/>
        </w:rPr>
        <w:t xml:space="preserve"> </w:t>
      </w:r>
      <w:r w:rsidRPr="00863342">
        <w:rPr>
          <w:rFonts w:ascii="Arial" w:hAnsi="Arial" w:cs="Arial"/>
          <w:color w:val="000000"/>
          <w:sz w:val="24"/>
          <w:szCs w:val="24"/>
        </w:rPr>
        <w:t>posible, debidamente demarcadas conforme a Normas Internas, NECC y NEO</w:t>
      </w:r>
      <w:r w:rsidR="003879DE">
        <w:rPr>
          <w:rFonts w:ascii="Arial" w:hAnsi="Arial" w:cs="Arial"/>
          <w:color w:val="000000"/>
          <w:sz w:val="24"/>
          <w:szCs w:val="24"/>
        </w:rPr>
        <w:t xml:space="preserve"> u otra que adopte la División</w:t>
      </w:r>
      <w:r w:rsidRPr="00863342">
        <w:rPr>
          <w:rFonts w:ascii="Arial" w:hAnsi="Arial" w:cs="Arial"/>
          <w:color w:val="000000"/>
          <w:sz w:val="24"/>
          <w:szCs w:val="24"/>
        </w:rPr>
        <w:t>.</w:t>
      </w:r>
    </w:p>
    <w:p w14:paraId="7BB24451" w14:textId="77777777" w:rsidR="00F004FE" w:rsidRDefault="00F004FE" w:rsidP="00CB175E">
      <w:pPr>
        <w:autoSpaceDE w:val="0"/>
        <w:autoSpaceDN w:val="0"/>
        <w:adjustRightInd w:val="0"/>
        <w:spacing w:after="0" w:line="240" w:lineRule="auto"/>
        <w:jc w:val="both"/>
        <w:rPr>
          <w:ins w:id="581" w:author="Angelo Mondaca Vergara" w:date="2020-02-20T17:00:00Z"/>
          <w:rFonts w:ascii="Arial" w:hAnsi="Arial" w:cs="Arial"/>
          <w:color w:val="000000"/>
          <w:sz w:val="24"/>
          <w:szCs w:val="24"/>
        </w:rPr>
      </w:pPr>
    </w:p>
    <w:p w14:paraId="00F3D2C3" w14:textId="77777777" w:rsidR="00021BF4" w:rsidRPr="00863342" w:rsidDel="004D3D2D" w:rsidRDefault="00021BF4" w:rsidP="00CB175E">
      <w:pPr>
        <w:autoSpaceDE w:val="0"/>
        <w:autoSpaceDN w:val="0"/>
        <w:adjustRightInd w:val="0"/>
        <w:spacing w:after="0" w:line="240" w:lineRule="auto"/>
        <w:jc w:val="both"/>
        <w:rPr>
          <w:del w:id="582" w:author="Angelo Mondaca Vergara" w:date="2020-02-21T14:33:00Z"/>
          <w:rFonts w:ascii="Arial" w:hAnsi="Arial" w:cs="Arial"/>
          <w:color w:val="000000"/>
          <w:sz w:val="24"/>
          <w:szCs w:val="24"/>
        </w:rPr>
      </w:pPr>
    </w:p>
    <w:p w14:paraId="24E935B8" w14:textId="470A9E73"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8</w:t>
      </w:r>
      <w:ins w:id="583" w:author="Mondaca Vergara Angelo Rodolfo (Codelco-Chuquicamata)" w:date="2025-09-14T23:25:00Z" w16du:dateUtc="2025-09-15T02:25:00Z">
        <w:r w:rsidR="00590477">
          <w:rPr>
            <w:rFonts w:ascii="Arial" w:hAnsi="Arial" w:cs="Arial"/>
            <w:b/>
            <w:bCs/>
            <w:color w:val="000000"/>
            <w:sz w:val="24"/>
            <w:szCs w:val="24"/>
          </w:rPr>
          <w:t>7</w:t>
        </w:r>
      </w:ins>
      <w:del w:id="584" w:author="Mondaca Vergara Angelo Rodolfo (Codelco-Chuquicamata)" w:date="2025-09-14T23:25:00Z" w16du:dateUtc="2025-09-15T02:25:00Z">
        <w:r w:rsidRPr="00863342" w:rsidDel="00590477">
          <w:rPr>
            <w:rFonts w:ascii="Arial" w:hAnsi="Arial" w:cs="Arial"/>
            <w:b/>
            <w:bCs/>
            <w:color w:val="000000"/>
            <w:sz w:val="24"/>
            <w:szCs w:val="24"/>
          </w:rPr>
          <w:delText>8</w:delText>
        </w:r>
      </w:del>
    </w:p>
    <w:p w14:paraId="21BE9423"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2745BBD9" w14:textId="29E0414A"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Todas las partes móviles, transmisiones y puntos de operación de maquinarias y equipos, deberán estar debidamente</w:t>
      </w:r>
      <w:r w:rsidR="00F004FE">
        <w:rPr>
          <w:rFonts w:ascii="Arial" w:hAnsi="Arial" w:cs="Arial"/>
          <w:color w:val="000000"/>
          <w:sz w:val="24"/>
          <w:szCs w:val="24"/>
        </w:rPr>
        <w:t xml:space="preserve"> </w:t>
      </w:r>
      <w:r w:rsidRPr="00863342">
        <w:rPr>
          <w:rFonts w:ascii="Arial" w:hAnsi="Arial" w:cs="Arial"/>
          <w:color w:val="000000"/>
          <w:sz w:val="24"/>
          <w:szCs w:val="24"/>
        </w:rPr>
        <w:t>protegidos de acuerdo con la Normas Internas</w:t>
      </w:r>
      <w:del w:id="585" w:author="Angelo Mondaca Vergara" w:date="2020-02-20T17:00:00Z">
        <w:r w:rsidRPr="00863342" w:rsidDel="00021BF4">
          <w:rPr>
            <w:rFonts w:ascii="Arial" w:hAnsi="Arial" w:cs="Arial"/>
            <w:color w:val="000000"/>
            <w:sz w:val="24"/>
            <w:szCs w:val="24"/>
          </w:rPr>
          <w:delText>,</w:delText>
        </w:r>
      </w:del>
      <w:r w:rsidRPr="00863342">
        <w:rPr>
          <w:rFonts w:ascii="Arial" w:hAnsi="Arial" w:cs="Arial"/>
          <w:color w:val="000000"/>
          <w:sz w:val="24"/>
          <w:szCs w:val="24"/>
        </w:rPr>
        <w:t xml:space="preserve"> NEO</w:t>
      </w:r>
      <w:ins w:id="586" w:author="Angelo Mondaca Vergara" w:date="2020-02-20T17:00:00Z">
        <w:r w:rsidR="00021BF4">
          <w:rPr>
            <w:rFonts w:ascii="Arial" w:hAnsi="Arial" w:cs="Arial"/>
            <w:color w:val="000000"/>
            <w:sz w:val="24"/>
            <w:szCs w:val="24"/>
          </w:rPr>
          <w:t xml:space="preserve">, </w:t>
        </w:r>
        <w:del w:id="587" w:author="Mondaca Vergara Angelo Rodolfo (Codelco-Chuquicamata)" w:date="2025-09-14T06:07:00Z" w16du:dateUtc="2025-09-14T09:07:00Z">
          <w:r w:rsidR="00021BF4" w:rsidDel="00864DB5">
            <w:rPr>
              <w:rFonts w:ascii="Arial" w:hAnsi="Arial" w:cs="Arial"/>
              <w:color w:val="000000"/>
              <w:sz w:val="24"/>
              <w:szCs w:val="24"/>
            </w:rPr>
            <w:delText>Estandares</w:delText>
          </w:r>
        </w:del>
      </w:ins>
      <w:ins w:id="588" w:author="Mondaca Vergara Angelo Rodolfo (Codelco-Chuquicamata)" w:date="2025-09-14T06:07:00Z" w16du:dateUtc="2025-09-14T09:07:00Z">
        <w:r w:rsidR="00864DB5">
          <w:rPr>
            <w:rFonts w:ascii="Arial" w:hAnsi="Arial" w:cs="Arial"/>
            <w:color w:val="000000"/>
            <w:sz w:val="24"/>
            <w:szCs w:val="24"/>
          </w:rPr>
          <w:t>Estándares</w:t>
        </w:r>
      </w:ins>
      <w:ins w:id="589" w:author="Angelo Mondaca Vergara" w:date="2020-02-20T17:00:00Z">
        <w:r w:rsidR="00021BF4">
          <w:rPr>
            <w:rFonts w:ascii="Arial" w:hAnsi="Arial" w:cs="Arial"/>
            <w:color w:val="000000"/>
            <w:sz w:val="24"/>
            <w:szCs w:val="24"/>
          </w:rPr>
          <w:t>, Regla Que Salva Vida</w:t>
        </w:r>
      </w:ins>
      <w:r w:rsidRPr="00863342">
        <w:rPr>
          <w:rFonts w:ascii="Arial" w:hAnsi="Arial" w:cs="Arial"/>
          <w:color w:val="000000"/>
          <w:sz w:val="24"/>
          <w:szCs w:val="24"/>
        </w:rPr>
        <w:t xml:space="preserve"> y </w:t>
      </w:r>
      <w:del w:id="590" w:author="Angelo Mondaca Vergara" w:date="2020-02-20T17:01:00Z">
        <w:r w:rsidRPr="00863342" w:rsidDel="00021BF4">
          <w:rPr>
            <w:rFonts w:ascii="Arial" w:hAnsi="Arial" w:cs="Arial"/>
            <w:color w:val="000000"/>
            <w:sz w:val="24"/>
            <w:szCs w:val="24"/>
          </w:rPr>
          <w:delText>NECC</w:delText>
        </w:r>
      </w:del>
      <w:ins w:id="591" w:author="Angelo Mondaca Vergara" w:date="2020-02-20T17:01:00Z">
        <w:r w:rsidR="00021BF4">
          <w:rPr>
            <w:rFonts w:ascii="Arial" w:hAnsi="Arial" w:cs="Arial"/>
            <w:color w:val="000000"/>
            <w:sz w:val="24"/>
            <w:szCs w:val="24"/>
          </w:rPr>
          <w:t>toda aquella legal vigente</w:t>
        </w:r>
      </w:ins>
      <w:r w:rsidRPr="00863342">
        <w:rPr>
          <w:rFonts w:ascii="Arial" w:hAnsi="Arial" w:cs="Arial"/>
          <w:color w:val="000000"/>
          <w:sz w:val="24"/>
          <w:szCs w:val="24"/>
        </w:rPr>
        <w:t>.</w:t>
      </w:r>
    </w:p>
    <w:p w14:paraId="39444DB6" w14:textId="77777777" w:rsidR="003879DE" w:rsidRPr="00863342" w:rsidRDefault="003879DE" w:rsidP="00CB175E">
      <w:pPr>
        <w:autoSpaceDE w:val="0"/>
        <w:autoSpaceDN w:val="0"/>
        <w:adjustRightInd w:val="0"/>
        <w:spacing w:after="0" w:line="240" w:lineRule="auto"/>
        <w:jc w:val="both"/>
        <w:rPr>
          <w:rFonts w:ascii="Arial" w:hAnsi="Arial" w:cs="Arial"/>
          <w:color w:val="000000"/>
          <w:sz w:val="24"/>
          <w:szCs w:val="24"/>
        </w:rPr>
      </w:pPr>
    </w:p>
    <w:p w14:paraId="0C660118" w14:textId="1DC0224B"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8</w:t>
      </w:r>
      <w:ins w:id="592" w:author="Mondaca Vergara Angelo Rodolfo (Codelco-Chuquicamata)" w:date="2025-09-14T23:25:00Z" w16du:dateUtc="2025-09-15T02:25:00Z">
        <w:r w:rsidR="00590477">
          <w:rPr>
            <w:rFonts w:ascii="Arial" w:hAnsi="Arial" w:cs="Arial"/>
            <w:b/>
            <w:bCs/>
            <w:color w:val="000000"/>
            <w:sz w:val="24"/>
            <w:szCs w:val="24"/>
          </w:rPr>
          <w:t>8</w:t>
        </w:r>
      </w:ins>
      <w:del w:id="593" w:author="Mondaca Vergara Angelo Rodolfo (Codelco-Chuquicamata)" w:date="2025-09-14T23:25:00Z" w16du:dateUtc="2025-09-15T02:25:00Z">
        <w:r w:rsidRPr="00863342" w:rsidDel="00590477">
          <w:rPr>
            <w:rFonts w:ascii="Arial" w:hAnsi="Arial" w:cs="Arial"/>
            <w:b/>
            <w:bCs/>
            <w:color w:val="000000"/>
            <w:sz w:val="24"/>
            <w:szCs w:val="24"/>
          </w:rPr>
          <w:delText>9</w:delText>
        </w:r>
      </w:del>
    </w:p>
    <w:p w14:paraId="4044B9E7"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279CB800"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Las sustancias peligrosas </w:t>
      </w:r>
      <w:r w:rsidR="003879DE">
        <w:rPr>
          <w:rFonts w:ascii="Arial" w:hAnsi="Arial" w:cs="Arial"/>
          <w:color w:val="000000"/>
          <w:sz w:val="24"/>
          <w:szCs w:val="24"/>
        </w:rPr>
        <w:t xml:space="preserve">se almacenarán </w:t>
      </w:r>
      <w:r w:rsidRPr="00863342">
        <w:rPr>
          <w:rFonts w:ascii="Arial" w:hAnsi="Arial" w:cs="Arial"/>
          <w:color w:val="000000"/>
          <w:sz w:val="24"/>
          <w:szCs w:val="24"/>
        </w:rPr>
        <w:t xml:space="preserve"> en recintos destinados para tal propósito, en las condiciones</w:t>
      </w:r>
      <w:r w:rsidR="00F004FE">
        <w:rPr>
          <w:rFonts w:ascii="Arial" w:hAnsi="Arial" w:cs="Arial"/>
          <w:color w:val="000000"/>
          <w:sz w:val="24"/>
          <w:szCs w:val="24"/>
        </w:rPr>
        <w:t xml:space="preserve"> </w:t>
      </w:r>
      <w:r w:rsidRPr="00863342">
        <w:rPr>
          <w:rFonts w:ascii="Arial" w:hAnsi="Arial" w:cs="Arial"/>
          <w:color w:val="000000"/>
          <w:sz w:val="24"/>
          <w:szCs w:val="24"/>
        </w:rPr>
        <w:t xml:space="preserve">adecuadas a las características de cada sustancia, y estar identificadas </w:t>
      </w:r>
      <w:r w:rsidRPr="00863342">
        <w:rPr>
          <w:rFonts w:ascii="Arial" w:hAnsi="Arial" w:cs="Arial"/>
          <w:color w:val="000000"/>
          <w:sz w:val="24"/>
          <w:szCs w:val="24"/>
        </w:rPr>
        <w:lastRenderedPageBreak/>
        <w:t>de acuerdo con las Normas Internas, NEO</w:t>
      </w:r>
      <w:r w:rsidR="00F004FE">
        <w:rPr>
          <w:rFonts w:ascii="Arial" w:hAnsi="Arial" w:cs="Arial"/>
          <w:color w:val="000000"/>
          <w:sz w:val="24"/>
          <w:szCs w:val="24"/>
        </w:rPr>
        <w:t xml:space="preserve"> </w:t>
      </w:r>
      <w:r w:rsidRPr="00863342">
        <w:rPr>
          <w:rFonts w:ascii="Arial" w:hAnsi="Arial" w:cs="Arial"/>
          <w:color w:val="000000"/>
          <w:sz w:val="24"/>
          <w:szCs w:val="24"/>
        </w:rPr>
        <w:t>y NECC, de Señalización, Identificación e Información y Normas Chilenas Oficiales en la materia.</w:t>
      </w:r>
    </w:p>
    <w:p w14:paraId="424B8CC0"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676376CB" w14:textId="5B8D62C4"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 xml:space="preserve">Artículo </w:t>
      </w:r>
      <w:ins w:id="594" w:author="Mondaca Vergara Angelo Rodolfo (Codelco-Chuquicamata)" w:date="2025-09-14T23:25:00Z" w16du:dateUtc="2025-09-15T02:25:00Z">
        <w:r w:rsidR="00590477">
          <w:rPr>
            <w:rFonts w:ascii="Arial" w:hAnsi="Arial" w:cs="Arial"/>
            <w:b/>
            <w:bCs/>
            <w:color w:val="000000"/>
            <w:sz w:val="24"/>
            <w:szCs w:val="24"/>
          </w:rPr>
          <w:t>89</w:t>
        </w:r>
      </w:ins>
      <w:del w:id="595" w:author="Mondaca Vergara Angelo Rodolfo (Codelco-Chuquicamata)" w:date="2025-09-14T23:25:00Z" w16du:dateUtc="2025-09-15T02:25:00Z">
        <w:r w:rsidRPr="00863342" w:rsidDel="00590477">
          <w:rPr>
            <w:rFonts w:ascii="Arial" w:hAnsi="Arial" w:cs="Arial"/>
            <w:b/>
            <w:bCs/>
            <w:color w:val="000000"/>
            <w:sz w:val="24"/>
            <w:szCs w:val="24"/>
          </w:rPr>
          <w:delText>90</w:delText>
        </w:r>
      </w:del>
    </w:p>
    <w:p w14:paraId="6DD129CD"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0C3D986F" w14:textId="03CCC7CE"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Las personas asignadas y/o el asesor </w:t>
      </w:r>
      <w:r w:rsidR="003879DE">
        <w:rPr>
          <w:rFonts w:ascii="Arial" w:hAnsi="Arial" w:cs="Arial"/>
          <w:color w:val="000000"/>
          <w:sz w:val="24"/>
          <w:szCs w:val="24"/>
        </w:rPr>
        <w:t>del Departamento Gestión de Riesgo</w:t>
      </w:r>
      <w:r w:rsidRPr="00863342">
        <w:rPr>
          <w:rFonts w:ascii="Arial" w:hAnsi="Arial" w:cs="Arial"/>
          <w:color w:val="000000"/>
          <w:sz w:val="24"/>
          <w:szCs w:val="24"/>
        </w:rPr>
        <w:t xml:space="preserve">, </w:t>
      </w:r>
      <w:r w:rsidR="003879DE">
        <w:rPr>
          <w:rFonts w:ascii="Arial" w:hAnsi="Arial" w:cs="Arial"/>
          <w:color w:val="000000"/>
          <w:sz w:val="24"/>
          <w:szCs w:val="24"/>
        </w:rPr>
        <w:t>mantendrán</w:t>
      </w:r>
      <w:r w:rsidRPr="00863342">
        <w:rPr>
          <w:rFonts w:ascii="Arial" w:hAnsi="Arial" w:cs="Arial"/>
          <w:color w:val="000000"/>
          <w:sz w:val="24"/>
          <w:szCs w:val="24"/>
        </w:rPr>
        <w:t xml:space="preserve"> disponible</w:t>
      </w:r>
      <w:ins w:id="596" w:author="Mondaca Vergara Angelo Rodolfo (Codelco-Chuquicamata)" w:date="2025-09-14T23:25:00Z" w16du:dateUtc="2025-09-15T02:25:00Z">
        <w:r w:rsidR="00590477">
          <w:rPr>
            <w:rFonts w:ascii="Arial" w:hAnsi="Arial" w:cs="Arial"/>
            <w:color w:val="000000"/>
            <w:sz w:val="24"/>
            <w:szCs w:val="24"/>
          </w:rPr>
          <w:t xml:space="preserve"> </w:t>
        </w:r>
      </w:ins>
      <w:del w:id="597" w:author="Mondaca Vergara Angelo Rodolfo (Codelco-Chuquicamata)" w:date="2025-09-14T23:25:00Z" w16du:dateUtc="2025-09-15T02:25:00Z">
        <w:r w:rsidRPr="00863342" w:rsidDel="00590477">
          <w:rPr>
            <w:rFonts w:ascii="Arial" w:hAnsi="Arial" w:cs="Arial"/>
            <w:color w:val="000000"/>
            <w:sz w:val="24"/>
            <w:szCs w:val="24"/>
          </w:rPr>
          <w:delText xml:space="preserve">, </w:delText>
        </w:r>
      </w:del>
      <w:r w:rsidRPr="00863342">
        <w:rPr>
          <w:rFonts w:ascii="Arial" w:hAnsi="Arial" w:cs="Arial"/>
          <w:color w:val="000000"/>
          <w:sz w:val="24"/>
          <w:szCs w:val="24"/>
        </w:rPr>
        <w:t>en forma permanente</w:t>
      </w:r>
      <w:del w:id="598" w:author="Mondaca Vergara Angelo Rodolfo (Codelco-Chuquicamata)" w:date="2025-09-14T23:25:00Z" w16du:dateUtc="2025-09-15T02:25:00Z">
        <w:r w:rsidRPr="00863342" w:rsidDel="00590477">
          <w:rPr>
            <w:rFonts w:ascii="Arial" w:hAnsi="Arial" w:cs="Arial"/>
            <w:color w:val="000000"/>
            <w:sz w:val="24"/>
            <w:szCs w:val="24"/>
          </w:rPr>
          <w:delText xml:space="preserve">, </w:delText>
        </w:r>
      </w:del>
      <w:ins w:id="599" w:author="Mondaca Vergara Angelo Rodolfo (Codelco-Chuquicamata)" w:date="2025-09-14T23:25:00Z" w16du:dateUtc="2025-09-15T02:25:00Z">
        <w:r w:rsidR="00590477">
          <w:rPr>
            <w:rFonts w:ascii="Arial" w:hAnsi="Arial" w:cs="Arial"/>
            <w:color w:val="000000"/>
            <w:sz w:val="24"/>
            <w:szCs w:val="24"/>
          </w:rPr>
          <w:t xml:space="preserve"> </w:t>
        </w:r>
      </w:ins>
      <w:r w:rsidRPr="00863342">
        <w:rPr>
          <w:rFonts w:ascii="Arial" w:hAnsi="Arial" w:cs="Arial"/>
          <w:color w:val="000000"/>
          <w:sz w:val="24"/>
          <w:szCs w:val="24"/>
        </w:rPr>
        <w:t>en el recinto de</w:t>
      </w:r>
      <w:r w:rsidR="00F004FE">
        <w:rPr>
          <w:rFonts w:ascii="Arial" w:hAnsi="Arial" w:cs="Arial"/>
          <w:color w:val="000000"/>
          <w:sz w:val="24"/>
          <w:szCs w:val="24"/>
        </w:rPr>
        <w:t xml:space="preserve"> </w:t>
      </w:r>
      <w:r w:rsidRPr="00863342">
        <w:rPr>
          <w:rFonts w:ascii="Arial" w:hAnsi="Arial" w:cs="Arial"/>
          <w:color w:val="000000"/>
          <w:sz w:val="24"/>
          <w:szCs w:val="24"/>
        </w:rPr>
        <w:t>trabajo un plan detallado para enfrentar emergencias y Hojas de Datos de Seguridad de productos químicos (HDS)</w:t>
      </w:r>
      <w:r w:rsidR="00F004FE">
        <w:rPr>
          <w:rFonts w:ascii="Arial" w:hAnsi="Arial" w:cs="Arial"/>
          <w:color w:val="000000"/>
          <w:sz w:val="24"/>
          <w:szCs w:val="24"/>
        </w:rPr>
        <w:t xml:space="preserve"> </w:t>
      </w:r>
      <w:r w:rsidRPr="00863342">
        <w:rPr>
          <w:rFonts w:ascii="Arial" w:hAnsi="Arial" w:cs="Arial"/>
          <w:color w:val="000000"/>
          <w:sz w:val="24"/>
          <w:szCs w:val="24"/>
        </w:rPr>
        <w:t>que contengan como mínimo los siguientes antecedentes de las sustancias o productos químicos que se utilicen</w:t>
      </w:r>
      <w:r w:rsidR="00F004FE">
        <w:rPr>
          <w:rFonts w:ascii="Arial" w:hAnsi="Arial" w:cs="Arial"/>
          <w:color w:val="000000"/>
          <w:sz w:val="24"/>
          <w:szCs w:val="24"/>
        </w:rPr>
        <w:t xml:space="preserve"> </w:t>
      </w:r>
      <w:r w:rsidRPr="00863342">
        <w:rPr>
          <w:rFonts w:ascii="Arial" w:hAnsi="Arial" w:cs="Arial"/>
          <w:color w:val="000000"/>
          <w:sz w:val="24"/>
          <w:szCs w:val="24"/>
        </w:rPr>
        <w:t>en los procesos y operaciones: Nombre comercial, fórmula química, compuesto activo, cantidad almacenada,</w:t>
      </w:r>
      <w:r w:rsidR="00F004FE">
        <w:rPr>
          <w:rFonts w:ascii="Arial" w:hAnsi="Arial" w:cs="Arial"/>
          <w:color w:val="000000"/>
          <w:sz w:val="24"/>
          <w:szCs w:val="24"/>
        </w:rPr>
        <w:t xml:space="preserve"> </w:t>
      </w:r>
      <w:r w:rsidRPr="00863342">
        <w:rPr>
          <w:rFonts w:ascii="Arial" w:hAnsi="Arial" w:cs="Arial"/>
          <w:color w:val="000000"/>
          <w:sz w:val="24"/>
          <w:szCs w:val="24"/>
        </w:rPr>
        <w:t>características físico-químicas y el tipo de riesgo más probable ante una emergencia y las medidas de control para</w:t>
      </w:r>
      <w:r w:rsidR="00F004FE">
        <w:rPr>
          <w:rFonts w:ascii="Arial" w:hAnsi="Arial" w:cs="Arial"/>
          <w:color w:val="000000"/>
          <w:sz w:val="24"/>
          <w:szCs w:val="24"/>
        </w:rPr>
        <w:t xml:space="preserve"> </w:t>
      </w:r>
      <w:r w:rsidRPr="00863342">
        <w:rPr>
          <w:rFonts w:ascii="Arial" w:hAnsi="Arial" w:cs="Arial"/>
          <w:color w:val="000000"/>
          <w:sz w:val="24"/>
          <w:szCs w:val="24"/>
        </w:rPr>
        <w:t>reducir las pérdidas.</w:t>
      </w:r>
    </w:p>
    <w:p w14:paraId="320D90A6" w14:textId="77777777" w:rsidR="003879DE" w:rsidRPr="00863342" w:rsidRDefault="003879DE" w:rsidP="00CB175E">
      <w:pPr>
        <w:autoSpaceDE w:val="0"/>
        <w:autoSpaceDN w:val="0"/>
        <w:adjustRightInd w:val="0"/>
        <w:spacing w:after="0" w:line="240" w:lineRule="auto"/>
        <w:jc w:val="both"/>
        <w:rPr>
          <w:rFonts w:ascii="Arial" w:hAnsi="Arial" w:cs="Arial"/>
          <w:color w:val="000000"/>
          <w:sz w:val="24"/>
          <w:szCs w:val="24"/>
        </w:rPr>
      </w:pPr>
    </w:p>
    <w:p w14:paraId="4D72FE3B"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Se deberá, además, disponer de un croquis de ubicación dentro del recinto donde se señalen, lugar de almacenamiento</w:t>
      </w:r>
      <w:r w:rsidR="00F004FE">
        <w:rPr>
          <w:rFonts w:ascii="Arial" w:hAnsi="Arial" w:cs="Arial"/>
          <w:color w:val="000000"/>
          <w:sz w:val="24"/>
          <w:szCs w:val="24"/>
        </w:rPr>
        <w:t xml:space="preserve"> </w:t>
      </w:r>
      <w:r w:rsidRPr="00863342">
        <w:rPr>
          <w:rFonts w:ascii="Arial" w:hAnsi="Arial" w:cs="Arial"/>
          <w:color w:val="000000"/>
          <w:sz w:val="24"/>
          <w:szCs w:val="24"/>
        </w:rPr>
        <w:t>de sustancias peligrosas, las vías de acceso y elementos existentes, para prevenir y controlar las emergencias.</w:t>
      </w:r>
    </w:p>
    <w:p w14:paraId="4F8FF3AD"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6084104F" w14:textId="470876BB"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ins w:id="600" w:author="Mondaca Vergara Angelo Rodolfo (Codelco-Chuquicamata)" w:date="2025-09-14T23:25:00Z" w16du:dateUtc="2025-09-15T02:25:00Z">
        <w:r w:rsidR="00590477">
          <w:rPr>
            <w:rFonts w:ascii="Arial" w:hAnsi="Arial" w:cs="Arial"/>
            <w:b/>
            <w:bCs/>
            <w:color w:val="000000"/>
            <w:sz w:val="24"/>
            <w:szCs w:val="24"/>
          </w:rPr>
          <w:t>0</w:t>
        </w:r>
      </w:ins>
      <w:del w:id="601" w:author="Mondaca Vergara Angelo Rodolfo (Codelco-Chuquicamata)" w:date="2025-09-14T23:25:00Z" w16du:dateUtc="2025-09-15T02:25:00Z">
        <w:r w:rsidRPr="00863342" w:rsidDel="00590477">
          <w:rPr>
            <w:rFonts w:ascii="Arial" w:hAnsi="Arial" w:cs="Arial"/>
            <w:b/>
            <w:bCs/>
            <w:color w:val="000000"/>
            <w:sz w:val="24"/>
            <w:szCs w:val="24"/>
          </w:rPr>
          <w:delText>1</w:delText>
        </w:r>
      </w:del>
    </w:p>
    <w:p w14:paraId="45728615"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558EB63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Las sustancias inflamables </w:t>
      </w:r>
      <w:r w:rsidR="00462FDC">
        <w:rPr>
          <w:rFonts w:ascii="Arial" w:hAnsi="Arial" w:cs="Arial"/>
          <w:color w:val="000000"/>
          <w:sz w:val="24"/>
          <w:szCs w:val="24"/>
        </w:rPr>
        <w:t xml:space="preserve">serán </w:t>
      </w:r>
      <w:r w:rsidRPr="00863342">
        <w:rPr>
          <w:rFonts w:ascii="Arial" w:hAnsi="Arial" w:cs="Arial"/>
          <w:color w:val="000000"/>
          <w:sz w:val="24"/>
          <w:szCs w:val="24"/>
        </w:rPr>
        <w:t>almacenadas en forma independiente y separadas del resto de las sustancias</w:t>
      </w:r>
      <w:r w:rsidR="00F004FE">
        <w:rPr>
          <w:rFonts w:ascii="Arial" w:hAnsi="Arial" w:cs="Arial"/>
          <w:color w:val="000000"/>
          <w:sz w:val="24"/>
          <w:szCs w:val="24"/>
        </w:rPr>
        <w:t xml:space="preserve"> </w:t>
      </w:r>
      <w:r w:rsidRPr="00863342">
        <w:rPr>
          <w:rFonts w:ascii="Arial" w:hAnsi="Arial" w:cs="Arial"/>
          <w:color w:val="000000"/>
          <w:sz w:val="24"/>
          <w:szCs w:val="24"/>
        </w:rPr>
        <w:t>o materiales peligrosos, en bodegas construidas con resistencia no inferior al fuego Clase A.</w:t>
      </w:r>
    </w:p>
    <w:p w14:paraId="5EF1F722"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03A2BD4E" w14:textId="69072A44"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ins w:id="602" w:author="Mondaca Vergara Angelo Rodolfo (Codelco-Chuquicamata)" w:date="2025-09-14T23:26:00Z" w16du:dateUtc="2025-09-15T02:26:00Z">
        <w:r w:rsidR="00590477">
          <w:rPr>
            <w:rFonts w:ascii="Arial" w:hAnsi="Arial" w:cs="Arial"/>
            <w:b/>
            <w:bCs/>
            <w:color w:val="000000"/>
            <w:sz w:val="24"/>
            <w:szCs w:val="24"/>
          </w:rPr>
          <w:t>1</w:t>
        </w:r>
      </w:ins>
      <w:del w:id="603" w:author="Mondaca Vergara Angelo Rodolfo (Codelco-Chuquicamata)" w:date="2025-09-14T23:26:00Z" w16du:dateUtc="2025-09-15T02:26:00Z">
        <w:r w:rsidRPr="00863342" w:rsidDel="00590477">
          <w:rPr>
            <w:rFonts w:ascii="Arial" w:hAnsi="Arial" w:cs="Arial"/>
            <w:b/>
            <w:bCs/>
            <w:color w:val="000000"/>
            <w:sz w:val="24"/>
            <w:szCs w:val="24"/>
          </w:rPr>
          <w:delText>2</w:delText>
        </w:r>
      </w:del>
    </w:p>
    <w:p w14:paraId="154506AC"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141DA3D8"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grúas, camiones de transporte de material u otros vehículos de carga y maquinaria móvil, deberán contar con</w:t>
      </w:r>
      <w:r w:rsidR="00F004FE">
        <w:rPr>
          <w:rFonts w:ascii="Arial" w:hAnsi="Arial" w:cs="Arial"/>
          <w:color w:val="000000"/>
          <w:sz w:val="24"/>
          <w:szCs w:val="24"/>
        </w:rPr>
        <w:t xml:space="preserve"> </w:t>
      </w:r>
      <w:r w:rsidRPr="00863342">
        <w:rPr>
          <w:rFonts w:ascii="Arial" w:hAnsi="Arial" w:cs="Arial"/>
          <w:color w:val="000000"/>
          <w:sz w:val="24"/>
          <w:szCs w:val="24"/>
        </w:rPr>
        <w:t>alarma de retroceso de tipo sonoro.</w:t>
      </w:r>
    </w:p>
    <w:p w14:paraId="50234127"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73874B08" w14:textId="2C93D6E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ins w:id="604" w:author="Mondaca Vergara Angelo Rodolfo (Codelco-Chuquicamata)" w:date="2025-09-14T23:26:00Z" w16du:dateUtc="2025-09-15T02:26:00Z">
        <w:r w:rsidR="00590477">
          <w:rPr>
            <w:rFonts w:ascii="Arial" w:hAnsi="Arial" w:cs="Arial"/>
            <w:b/>
            <w:bCs/>
            <w:color w:val="000000"/>
            <w:sz w:val="24"/>
            <w:szCs w:val="24"/>
          </w:rPr>
          <w:t>2</w:t>
        </w:r>
      </w:ins>
      <w:del w:id="605" w:author="Mondaca Vergara Angelo Rodolfo (Codelco-Chuquicamata)" w:date="2025-09-14T23:26:00Z" w16du:dateUtc="2025-09-15T02:26:00Z">
        <w:r w:rsidRPr="00863342" w:rsidDel="00590477">
          <w:rPr>
            <w:rFonts w:ascii="Arial" w:hAnsi="Arial" w:cs="Arial"/>
            <w:b/>
            <w:bCs/>
            <w:color w:val="000000"/>
            <w:sz w:val="24"/>
            <w:szCs w:val="24"/>
          </w:rPr>
          <w:delText>3</w:delText>
        </w:r>
      </w:del>
    </w:p>
    <w:p w14:paraId="28567841"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1850235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Las plataformas, pasillos, pasarelas o pasos elevados, escaleras, escalas y barandas, </w:t>
      </w:r>
      <w:r w:rsidR="00462FDC">
        <w:rPr>
          <w:rFonts w:ascii="Arial" w:hAnsi="Arial" w:cs="Arial"/>
          <w:color w:val="000000"/>
          <w:sz w:val="24"/>
          <w:szCs w:val="24"/>
        </w:rPr>
        <w:t>serán</w:t>
      </w:r>
      <w:r w:rsidRPr="00863342">
        <w:rPr>
          <w:rFonts w:ascii="Arial" w:hAnsi="Arial" w:cs="Arial"/>
          <w:color w:val="000000"/>
          <w:sz w:val="24"/>
          <w:szCs w:val="24"/>
        </w:rPr>
        <w:t xml:space="preserve"> construidas y</w:t>
      </w:r>
      <w:r w:rsidR="00F004FE">
        <w:rPr>
          <w:rFonts w:ascii="Arial" w:hAnsi="Arial" w:cs="Arial"/>
          <w:color w:val="000000"/>
          <w:sz w:val="24"/>
          <w:szCs w:val="24"/>
        </w:rPr>
        <w:t xml:space="preserve"> </w:t>
      </w:r>
      <w:r w:rsidRPr="00863342">
        <w:rPr>
          <w:rFonts w:ascii="Arial" w:hAnsi="Arial" w:cs="Arial"/>
          <w:color w:val="000000"/>
          <w:sz w:val="24"/>
          <w:szCs w:val="24"/>
        </w:rPr>
        <w:t>mantenidas en buenas condiciones de seguridad, de acuerdo con las disposiciones y requisitos establecidos en el</w:t>
      </w:r>
      <w:r w:rsidR="00F004FE">
        <w:rPr>
          <w:rFonts w:ascii="Arial" w:hAnsi="Arial" w:cs="Arial"/>
          <w:color w:val="000000"/>
          <w:sz w:val="24"/>
          <w:szCs w:val="24"/>
        </w:rPr>
        <w:t xml:space="preserve"> </w:t>
      </w:r>
      <w:r w:rsidRPr="00863342">
        <w:rPr>
          <w:rFonts w:ascii="Arial" w:hAnsi="Arial" w:cs="Arial"/>
          <w:color w:val="000000"/>
          <w:sz w:val="24"/>
          <w:szCs w:val="24"/>
        </w:rPr>
        <w:t xml:space="preserve">Reglamento Interno </w:t>
      </w:r>
      <w:r w:rsidR="00462FDC">
        <w:rPr>
          <w:rFonts w:ascii="Arial" w:hAnsi="Arial" w:cs="Arial"/>
          <w:color w:val="000000"/>
          <w:sz w:val="24"/>
          <w:szCs w:val="24"/>
        </w:rPr>
        <w:t xml:space="preserve">R-021 –Medidas </w:t>
      </w:r>
      <w:r w:rsidRPr="00863342">
        <w:rPr>
          <w:rFonts w:ascii="Arial" w:hAnsi="Arial" w:cs="Arial"/>
          <w:color w:val="000000"/>
          <w:sz w:val="24"/>
          <w:szCs w:val="24"/>
        </w:rPr>
        <w:t xml:space="preserve">de </w:t>
      </w:r>
      <w:r w:rsidR="00462FDC">
        <w:rPr>
          <w:rFonts w:ascii="Arial" w:hAnsi="Arial" w:cs="Arial"/>
          <w:color w:val="000000"/>
          <w:sz w:val="24"/>
          <w:szCs w:val="24"/>
        </w:rPr>
        <w:t xml:space="preserve">Seguridad en </w:t>
      </w:r>
      <w:r w:rsidRPr="00863342">
        <w:rPr>
          <w:rFonts w:ascii="Arial" w:hAnsi="Arial" w:cs="Arial"/>
          <w:color w:val="000000"/>
          <w:sz w:val="24"/>
          <w:szCs w:val="24"/>
        </w:rPr>
        <w:t>Superficies de Trabajo</w:t>
      </w:r>
      <w:r w:rsidR="00462FDC">
        <w:rPr>
          <w:rFonts w:ascii="Arial" w:hAnsi="Arial" w:cs="Arial"/>
          <w:color w:val="000000"/>
          <w:sz w:val="24"/>
          <w:szCs w:val="24"/>
        </w:rPr>
        <w:t>,</w:t>
      </w:r>
      <w:r w:rsidRPr="00863342">
        <w:rPr>
          <w:rFonts w:ascii="Arial" w:hAnsi="Arial" w:cs="Arial"/>
          <w:color w:val="000000"/>
          <w:sz w:val="24"/>
          <w:szCs w:val="24"/>
        </w:rPr>
        <w:t xml:space="preserve"> Normas Internas NEO y NECC, y Decreto Supremo </w:t>
      </w:r>
      <w:del w:id="606" w:author="Angelo Mondaca Vergara" w:date="2020-02-10T15:28:00Z">
        <w:r w:rsidR="00D260C2" w:rsidDel="00A45BAE">
          <w:rPr>
            <w:rFonts w:ascii="Arial" w:hAnsi="Arial" w:cs="Arial"/>
            <w:color w:val="000000"/>
            <w:sz w:val="24"/>
            <w:szCs w:val="24"/>
          </w:rPr>
          <w:delText>Nº 72</w:delText>
        </w:r>
      </w:del>
      <w:ins w:id="607"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Reglamento</w:t>
      </w:r>
      <w:r w:rsidR="00F004FE">
        <w:rPr>
          <w:rFonts w:ascii="Arial" w:hAnsi="Arial" w:cs="Arial"/>
          <w:color w:val="000000"/>
          <w:sz w:val="24"/>
          <w:szCs w:val="24"/>
        </w:rPr>
        <w:t xml:space="preserve"> </w:t>
      </w:r>
      <w:r w:rsidRPr="00863342">
        <w:rPr>
          <w:rFonts w:ascii="Arial" w:hAnsi="Arial" w:cs="Arial"/>
          <w:color w:val="000000"/>
          <w:sz w:val="24"/>
          <w:szCs w:val="24"/>
        </w:rPr>
        <w:t>de Seguridad Minera.</w:t>
      </w:r>
    </w:p>
    <w:p w14:paraId="55679BC3" w14:textId="77777777" w:rsidR="00462FDC" w:rsidRPr="00863342" w:rsidRDefault="00462FDC" w:rsidP="00CB175E">
      <w:pPr>
        <w:autoSpaceDE w:val="0"/>
        <w:autoSpaceDN w:val="0"/>
        <w:adjustRightInd w:val="0"/>
        <w:spacing w:after="0" w:line="240" w:lineRule="auto"/>
        <w:jc w:val="both"/>
        <w:rPr>
          <w:rFonts w:ascii="Arial" w:hAnsi="Arial" w:cs="Arial"/>
          <w:color w:val="000000"/>
          <w:sz w:val="24"/>
          <w:szCs w:val="24"/>
        </w:rPr>
      </w:pPr>
    </w:p>
    <w:p w14:paraId="02CF70AB" w14:textId="77777777" w:rsidR="00F01086" w:rsidRDefault="00F01086" w:rsidP="00CB175E">
      <w:pPr>
        <w:autoSpaceDE w:val="0"/>
        <w:autoSpaceDN w:val="0"/>
        <w:adjustRightInd w:val="0"/>
        <w:spacing w:after="0" w:line="240" w:lineRule="auto"/>
        <w:jc w:val="both"/>
        <w:rPr>
          <w:ins w:id="608" w:author="Angelo Mondaca Vergara" w:date="2020-02-21T14:33:00Z"/>
          <w:rFonts w:ascii="Arial" w:hAnsi="Arial" w:cs="Arial"/>
          <w:color w:val="000000"/>
          <w:sz w:val="24"/>
          <w:szCs w:val="24"/>
        </w:rPr>
      </w:pPr>
      <w:r w:rsidRPr="00863342">
        <w:rPr>
          <w:rFonts w:ascii="Arial" w:hAnsi="Arial" w:cs="Arial"/>
          <w:color w:val="000000"/>
          <w:sz w:val="24"/>
          <w:szCs w:val="24"/>
        </w:rPr>
        <w:t>Las superficies de trabajo deben ser adecuadas y estar niveladas.</w:t>
      </w:r>
    </w:p>
    <w:p w14:paraId="6B220804" w14:textId="77777777" w:rsidR="004D3D2D" w:rsidRDefault="004D3D2D" w:rsidP="00CB175E">
      <w:pPr>
        <w:autoSpaceDE w:val="0"/>
        <w:autoSpaceDN w:val="0"/>
        <w:adjustRightInd w:val="0"/>
        <w:spacing w:after="0" w:line="240" w:lineRule="auto"/>
        <w:jc w:val="both"/>
        <w:rPr>
          <w:rFonts w:ascii="Arial" w:hAnsi="Arial" w:cs="Arial"/>
          <w:color w:val="000000"/>
          <w:sz w:val="24"/>
          <w:szCs w:val="24"/>
        </w:rPr>
      </w:pPr>
    </w:p>
    <w:p w14:paraId="139A6EA1" w14:textId="77777777" w:rsidR="00F004FE" w:rsidRPr="00863342" w:rsidDel="00021BF4" w:rsidRDefault="00F004FE" w:rsidP="00CB175E">
      <w:pPr>
        <w:autoSpaceDE w:val="0"/>
        <w:autoSpaceDN w:val="0"/>
        <w:adjustRightInd w:val="0"/>
        <w:spacing w:after="0" w:line="240" w:lineRule="auto"/>
        <w:jc w:val="both"/>
        <w:rPr>
          <w:del w:id="609" w:author="Angelo Mondaca Vergara" w:date="2020-02-20T17:02:00Z"/>
          <w:rFonts w:ascii="Arial" w:hAnsi="Arial" w:cs="Arial"/>
          <w:color w:val="000000"/>
          <w:sz w:val="24"/>
          <w:szCs w:val="24"/>
        </w:rPr>
      </w:pPr>
    </w:p>
    <w:p w14:paraId="2692D38F" w14:textId="3B667EFA"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ins w:id="610" w:author="Mondaca Vergara Angelo Rodolfo (Codelco-Chuquicamata)" w:date="2025-09-14T23:26:00Z" w16du:dateUtc="2025-09-15T02:26:00Z">
        <w:r w:rsidR="00590477">
          <w:rPr>
            <w:rFonts w:ascii="Arial" w:hAnsi="Arial" w:cs="Arial"/>
            <w:b/>
            <w:bCs/>
            <w:color w:val="000000"/>
            <w:sz w:val="24"/>
            <w:szCs w:val="24"/>
          </w:rPr>
          <w:t>3</w:t>
        </w:r>
      </w:ins>
      <w:del w:id="611" w:author="Mondaca Vergara Angelo Rodolfo (Codelco-Chuquicamata)" w:date="2025-09-14T23:26:00Z" w16du:dateUtc="2025-09-15T02:26:00Z">
        <w:r w:rsidRPr="00863342" w:rsidDel="00590477">
          <w:rPr>
            <w:rFonts w:ascii="Arial" w:hAnsi="Arial" w:cs="Arial"/>
            <w:b/>
            <w:bCs/>
            <w:color w:val="000000"/>
            <w:sz w:val="24"/>
            <w:szCs w:val="24"/>
          </w:rPr>
          <w:delText>4</w:delText>
        </w:r>
      </w:del>
    </w:p>
    <w:p w14:paraId="69CAC9D9"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23AE6CD0"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plataformas de trabajo están construidas de materiales sólidos y su estructura y resistencia serán proporcionales</w:t>
      </w:r>
      <w:r w:rsidR="00F004FE">
        <w:rPr>
          <w:rFonts w:ascii="Arial" w:hAnsi="Arial" w:cs="Arial"/>
          <w:color w:val="000000"/>
          <w:sz w:val="24"/>
          <w:szCs w:val="24"/>
        </w:rPr>
        <w:t xml:space="preserve"> </w:t>
      </w:r>
      <w:r w:rsidRPr="00863342">
        <w:rPr>
          <w:rFonts w:ascii="Arial" w:hAnsi="Arial" w:cs="Arial"/>
          <w:color w:val="000000"/>
          <w:sz w:val="24"/>
          <w:szCs w:val="24"/>
        </w:rPr>
        <w:t>a las cargas físicas o móviles que hayan de soportar. Los andamios deben estar perfectamente asegurados y</w:t>
      </w:r>
      <w:r w:rsidR="00F004FE">
        <w:rPr>
          <w:rFonts w:ascii="Arial" w:hAnsi="Arial" w:cs="Arial"/>
          <w:color w:val="000000"/>
          <w:sz w:val="24"/>
          <w:szCs w:val="24"/>
        </w:rPr>
        <w:t xml:space="preserve"> </w:t>
      </w:r>
      <w:r w:rsidRPr="00863342">
        <w:rPr>
          <w:rFonts w:ascii="Arial" w:hAnsi="Arial" w:cs="Arial"/>
          <w:color w:val="000000"/>
          <w:sz w:val="24"/>
          <w:szCs w:val="24"/>
        </w:rPr>
        <w:t>con superficies antideslizantes.</w:t>
      </w:r>
    </w:p>
    <w:p w14:paraId="75913F60" w14:textId="77777777" w:rsidR="00F004FE" w:rsidRDefault="00F004FE" w:rsidP="00CB175E">
      <w:pPr>
        <w:autoSpaceDE w:val="0"/>
        <w:autoSpaceDN w:val="0"/>
        <w:adjustRightInd w:val="0"/>
        <w:spacing w:after="0" w:line="240" w:lineRule="auto"/>
        <w:jc w:val="both"/>
        <w:rPr>
          <w:ins w:id="612" w:author="Angelo Mondaca Vergara" w:date="2020-02-21T14:33:00Z"/>
          <w:rFonts w:ascii="Arial" w:hAnsi="Arial" w:cs="Arial"/>
          <w:color w:val="000000"/>
          <w:sz w:val="24"/>
          <w:szCs w:val="24"/>
        </w:rPr>
      </w:pPr>
    </w:p>
    <w:p w14:paraId="60394194" w14:textId="3DB9EC99" w:rsidR="004D3D2D" w:rsidDel="00590477" w:rsidRDefault="004D3D2D" w:rsidP="00CB175E">
      <w:pPr>
        <w:autoSpaceDE w:val="0"/>
        <w:autoSpaceDN w:val="0"/>
        <w:adjustRightInd w:val="0"/>
        <w:spacing w:after="0" w:line="240" w:lineRule="auto"/>
        <w:jc w:val="both"/>
        <w:rPr>
          <w:ins w:id="613" w:author="Angelo Mondaca Vergara" w:date="2020-02-21T14:33:00Z"/>
          <w:del w:id="614" w:author="Mondaca Vergara Angelo Rodolfo (Codelco-Chuquicamata)" w:date="2025-09-14T23:26:00Z" w16du:dateUtc="2025-09-15T02:26:00Z"/>
          <w:rFonts w:ascii="Arial" w:hAnsi="Arial" w:cs="Arial"/>
          <w:color w:val="000000"/>
          <w:sz w:val="24"/>
          <w:szCs w:val="24"/>
        </w:rPr>
      </w:pPr>
    </w:p>
    <w:p w14:paraId="0F95C6C6" w14:textId="6BAF578D" w:rsidR="004D3D2D" w:rsidDel="00590477" w:rsidRDefault="004D3D2D" w:rsidP="00CB175E">
      <w:pPr>
        <w:autoSpaceDE w:val="0"/>
        <w:autoSpaceDN w:val="0"/>
        <w:adjustRightInd w:val="0"/>
        <w:spacing w:after="0" w:line="240" w:lineRule="auto"/>
        <w:jc w:val="both"/>
        <w:rPr>
          <w:ins w:id="615" w:author="Angelo Mondaca Vergara" w:date="2020-02-21T14:33:00Z"/>
          <w:del w:id="616" w:author="Mondaca Vergara Angelo Rodolfo (Codelco-Chuquicamata)" w:date="2025-09-14T23:26:00Z" w16du:dateUtc="2025-09-15T02:26:00Z"/>
          <w:rFonts w:ascii="Arial" w:hAnsi="Arial" w:cs="Arial"/>
          <w:color w:val="000000"/>
          <w:sz w:val="24"/>
          <w:szCs w:val="24"/>
        </w:rPr>
      </w:pPr>
    </w:p>
    <w:p w14:paraId="7FF76501" w14:textId="2B110366" w:rsidR="004D3D2D" w:rsidDel="00590477" w:rsidRDefault="004D3D2D" w:rsidP="00CB175E">
      <w:pPr>
        <w:autoSpaceDE w:val="0"/>
        <w:autoSpaceDN w:val="0"/>
        <w:adjustRightInd w:val="0"/>
        <w:spacing w:after="0" w:line="240" w:lineRule="auto"/>
        <w:jc w:val="both"/>
        <w:rPr>
          <w:del w:id="617" w:author="Mondaca Vergara Angelo Rodolfo (Codelco-Chuquicamata)" w:date="2025-09-14T23:26:00Z" w16du:dateUtc="2025-09-15T02:26:00Z"/>
          <w:rFonts w:ascii="Arial" w:hAnsi="Arial" w:cs="Arial"/>
          <w:color w:val="000000"/>
          <w:sz w:val="24"/>
          <w:szCs w:val="24"/>
        </w:rPr>
      </w:pPr>
    </w:p>
    <w:p w14:paraId="50EAD7B7" w14:textId="2A92AA7B"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ins w:id="618" w:author="Mondaca Vergara Angelo Rodolfo (Codelco-Chuquicamata)" w:date="2025-09-14T23:26:00Z" w16du:dateUtc="2025-09-15T02:26:00Z">
        <w:r w:rsidR="00590477">
          <w:rPr>
            <w:rFonts w:ascii="Arial" w:hAnsi="Arial" w:cs="Arial"/>
            <w:b/>
            <w:bCs/>
            <w:color w:val="000000"/>
            <w:sz w:val="24"/>
            <w:szCs w:val="24"/>
          </w:rPr>
          <w:t>4</w:t>
        </w:r>
      </w:ins>
      <w:del w:id="619" w:author="Mondaca Vergara Angelo Rodolfo (Codelco-Chuquicamata)" w:date="2025-09-14T23:26:00Z" w16du:dateUtc="2025-09-15T02:26:00Z">
        <w:r w:rsidRPr="00863342" w:rsidDel="00590477">
          <w:rPr>
            <w:rFonts w:ascii="Arial" w:hAnsi="Arial" w:cs="Arial"/>
            <w:b/>
            <w:bCs/>
            <w:color w:val="000000"/>
            <w:sz w:val="24"/>
            <w:szCs w:val="24"/>
          </w:rPr>
          <w:delText>5</w:delText>
        </w:r>
      </w:del>
    </w:p>
    <w:p w14:paraId="5C62672A"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461C8E60"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pisos de las plataformas serán antideslizantes y se mantendrán libres de obstáculos.</w:t>
      </w:r>
    </w:p>
    <w:p w14:paraId="508EC3BA" w14:textId="77777777" w:rsidR="00F004FE" w:rsidRDefault="00F004FE" w:rsidP="00CB175E">
      <w:pPr>
        <w:autoSpaceDE w:val="0"/>
        <w:autoSpaceDN w:val="0"/>
        <w:adjustRightInd w:val="0"/>
        <w:spacing w:after="0" w:line="240" w:lineRule="auto"/>
        <w:jc w:val="both"/>
        <w:rPr>
          <w:ins w:id="620" w:author="Mondaca Vergara Angelo Rodolfo (Codelco-Chuquicamata)" w:date="2025-09-14T23:26:00Z" w16du:dateUtc="2025-09-15T02:26:00Z"/>
          <w:rFonts w:ascii="Arial" w:hAnsi="Arial" w:cs="Arial"/>
          <w:color w:val="000000"/>
          <w:sz w:val="24"/>
          <w:szCs w:val="24"/>
        </w:rPr>
      </w:pPr>
    </w:p>
    <w:p w14:paraId="6AE58DC1" w14:textId="77777777" w:rsidR="00590477" w:rsidRPr="00863342" w:rsidRDefault="00590477" w:rsidP="00CB175E">
      <w:pPr>
        <w:autoSpaceDE w:val="0"/>
        <w:autoSpaceDN w:val="0"/>
        <w:adjustRightInd w:val="0"/>
        <w:spacing w:after="0" w:line="240" w:lineRule="auto"/>
        <w:jc w:val="both"/>
        <w:rPr>
          <w:rFonts w:ascii="Arial" w:hAnsi="Arial" w:cs="Arial"/>
          <w:color w:val="000000"/>
          <w:sz w:val="24"/>
          <w:szCs w:val="24"/>
        </w:rPr>
      </w:pPr>
    </w:p>
    <w:p w14:paraId="0FF7A205" w14:textId="00991363"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ins w:id="621" w:author="Mondaca Vergara Angelo Rodolfo (Codelco-Chuquicamata)" w:date="2025-09-14T23:26:00Z" w16du:dateUtc="2025-09-15T02:26:00Z">
        <w:r w:rsidR="00590477">
          <w:rPr>
            <w:rFonts w:ascii="Arial" w:hAnsi="Arial" w:cs="Arial"/>
            <w:b/>
            <w:bCs/>
            <w:color w:val="000000"/>
            <w:sz w:val="24"/>
            <w:szCs w:val="24"/>
          </w:rPr>
          <w:t>5</w:t>
        </w:r>
      </w:ins>
      <w:del w:id="622" w:author="Mondaca Vergara Angelo Rodolfo (Codelco-Chuquicamata)" w:date="2025-09-14T23:26:00Z" w16du:dateUtc="2025-09-15T02:26:00Z">
        <w:r w:rsidRPr="00863342" w:rsidDel="00590477">
          <w:rPr>
            <w:rFonts w:ascii="Arial" w:hAnsi="Arial" w:cs="Arial"/>
            <w:b/>
            <w:bCs/>
            <w:color w:val="000000"/>
            <w:sz w:val="24"/>
            <w:szCs w:val="24"/>
          </w:rPr>
          <w:delText>6</w:delText>
        </w:r>
      </w:del>
    </w:p>
    <w:p w14:paraId="2A0F5F6D"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2ACCA89F" w14:textId="77777777" w:rsidR="00462FDC"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plataformas ubicadas a más de 2 metros de altura, estarán protegidas en todo su contorno con barandillas y</w:t>
      </w:r>
      <w:r w:rsidR="00F004FE">
        <w:rPr>
          <w:rFonts w:ascii="Arial" w:hAnsi="Arial" w:cs="Arial"/>
          <w:color w:val="000000"/>
          <w:sz w:val="24"/>
          <w:szCs w:val="24"/>
        </w:rPr>
        <w:t xml:space="preserve"> </w:t>
      </w:r>
      <w:r w:rsidRPr="00863342">
        <w:rPr>
          <w:rFonts w:ascii="Arial" w:hAnsi="Arial" w:cs="Arial"/>
          <w:color w:val="000000"/>
          <w:sz w:val="24"/>
          <w:szCs w:val="24"/>
        </w:rPr>
        <w:t>rodapiés de 0,15 m sobre el nivel del piso. Todos los lados abiertos deben estar protegidos con barandas y</w:t>
      </w:r>
      <w:r w:rsidR="00F004FE">
        <w:rPr>
          <w:rFonts w:ascii="Arial" w:hAnsi="Arial" w:cs="Arial"/>
          <w:color w:val="000000"/>
          <w:sz w:val="24"/>
          <w:szCs w:val="24"/>
        </w:rPr>
        <w:t xml:space="preserve"> </w:t>
      </w:r>
      <w:r w:rsidRPr="00863342">
        <w:rPr>
          <w:rFonts w:ascii="Arial" w:hAnsi="Arial" w:cs="Arial"/>
          <w:color w:val="000000"/>
          <w:sz w:val="24"/>
          <w:szCs w:val="24"/>
        </w:rPr>
        <w:t>rodapiés.</w:t>
      </w:r>
    </w:p>
    <w:p w14:paraId="086DB54E" w14:textId="77777777" w:rsidR="00462FDC" w:rsidRPr="00863342" w:rsidRDefault="00462FDC" w:rsidP="00CB175E">
      <w:pPr>
        <w:autoSpaceDE w:val="0"/>
        <w:autoSpaceDN w:val="0"/>
        <w:adjustRightInd w:val="0"/>
        <w:spacing w:after="0" w:line="240" w:lineRule="auto"/>
        <w:jc w:val="both"/>
        <w:rPr>
          <w:rFonts w:ascii="Arial" w:hAnsi="Arial" w:cs="Arial"/>
          <w:color w:val="000000"/>
          <w:sz w:val="24"/>
          <w:szCs w:val="24"/>
        </w:rPr>
      </w:pPr>
    </w:p>
    <w:p w14:paraId="73D12722" w14:textId="77777777" w:rsidR="00F01086" w:rsidRDefault="00F01086" w:rsidP="00CB175E">
      <w:pPr>
        <w:autoSpaceDE w:val="0"/>
        <w:autoSpaceDN w:val="0"/>
        <w:adjustRightInd w:val="0"/>
        <w:spacing w:after="0" w:line="240" w:lineRule="auto"/>
        <w:jc w:val="both"/>
        <w:rPr>
          <w:ins w:id="623" w:author="Angelo Mondaca Vergara" w:date="2020-02-20T17:02:00Z"/>
          <w:rFonts w:ascii="Arial" w:hAnsi="Arial" w:cs="Arial"/>
          <w:color w:val="000000"/>
          <w:sz w:val="24"/>
          <w:szCs w:val="24"/>
        </w:rPr>
      </w:pPr>
      <w:r w:rsidRPr="00863342">
        <w:rPr>
          <w:rFonts w:ascii="Arial" w:hAnsi="Arial" w:cs="Arial"/>
          <w:color w:val="000000"/>
          <w:sz w:val="24"/>
          <w:szCs w:val="24"/>
        </w:rPr>
        <w:t>Las barandas de pasarelas o pisos elevados de las plantas deberán tener una altura de a lo menos un metro y</w:t>
      </w:r>
      <w:r w:rsidR="00F004FE">
        <w:rPr>
          <w:rFonts w:ascii="Arial" w:hAnsi="Arial" w:cs="Arial"/>
          <w:color w:val="000000"/>
          <w:sz w:val="24"/>
          <w:szCs w:val="24"/>
        </w:rPr>
        <w:t xml:space="preserve"> </w:t>
      </w:r>
      <w:r w:rsidRPr="00863342">
        <w:rPr>
          <w:rFonts w:ascii="Arial" w:hAnsi="Arial" w:cs="Arial"/>
          <w:color w:val="000000"/>
          <w:sz w:val="24"/>
          <w:szCs w:val="24"/>
        </w:rPr>
        <w:t>veinte centímetros (1,20 m) con pasamanos y separaciones paralelas a los pasamanos cada cuarenta centímetros</w:t>
      </w:r>
      <w:r w:rsidR="00F004FE">
        <w:rPr>
          <w:rFonts w:ascii="Arial" w:hAnsi="Arial" w:cs="Arial"/>
          <w:color w:val="000000"/>
          <w:sz w:val="24"/>
          <w:szCs w:val="24"/>
        </w:rPr>
        <w:t xml:space="preserve"> </w:t>
      </w:r>
      <w:r w:rsidRPr="00863342">
        <w:rPr>
          <w:rFonts w:ascii="Arial" w:hAnsi="Arial" w:cs="Arial"/>
          <w:color w:val="000000"/>
          <w:sz w:val="24"/>
          <w:szCs w:val="24"/>
        </w:rPr>
        <w:t>(0,40 m).</w:t>
      </w:r>
    </w:p>
    <w:p w14:paraId="39D72D3A" w14:textId="77777777" w:rsidR="00021BF4" w:rsidRDefault="00021BF4" w:rsidP="00CB175E">
      <w:pPr>
        <w:autoSpaceDE w:val="0"/>
        <w:autoSpaceDN w:val="0"/>
        <w:adjustRightInd w:val="0"/>
        <w:spacing w:after="0" w:line="240" w:lineRule="auto"/>
        <w:jc w:val="both"/>
        <w:rPr>
          <w:rFonts w:ascii="Arial" w:hAnsi="Arial" w:cs="Arial"/>
          <w:color w:val="000000"/>
          <w:sz w:val="24"/>
          <w:szCs w:val="24"/>
        </w:rPr>
      </w:pPr>
    </w:p>
    <w:p w14:paraId="0EEED6E0" w14:textId="2D8094D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ins w:id="624" w:author="Mondaca Vergara Angelo Rodolfo (Codelco-Chuquicamata)" w:date="2025-09-14T23:27:00Z" w16du:dateUtc="2025-09-15T02:27:00Z">
        <w:r w:rsidR="00590477">
          <w:rPr>
            <w:rFonts w:ascii="Arial" w:hAnsi="Arial" w:cs="Arial"/>
            <w:b/>
            <w:bCs/>
            <w:color w:val="000000"/>
            <w:sz w:val="24"/>
            <w:szCs w:val="24"/>
          </w:rPr>
          <w:t>6</w:t>
        </w:r>
      </w:ins>
      <w:del w:id="625" w:author="Mondaca Vergara Angelo Rodolfo (Codelco-Chuquicamata)" w:date="2025-09-14T23:27:00Z" w16du:dateUtc="2025-09-15T02:27:00Z">
        <w:r w:rsidRPr="00863342" w:rsidDel="00590477">
          <w:rPr>
            <w:rFonts w:ascii="Arial" w:hAnsi="Arial" w:cs="Arial"/>
            <w:b/>
            <w:bCs/>
            <w:color w:val="000000"/>
            <w:sz w:val="24"/>
            <w:szCs w:val="24"/>
          </w:rPr>
          <w:delText>7</w:delText>
        </w:r>
      </w:del>
    </w:p>
    <w:p w14:paraId="7BB609D1"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11A38AD8"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altillos y pasarelas deben tener una resistencia adecuada a las cargas que han de soportar. Los pisos de</w:t>
      </w:r>
      <w:r w:rsidR="00F004FE">
        <w:rPr>
          <w:rFonts w:ascii="Arial" w:hAnsi="Arial" w:cs="Arial"/>
          <w:color w:val="000000"/>
          <w:sz w:val="24"/>
          <w:szCs w:val="24"/>
        </w:rPr>
        <w:t xml:space="preserve"> </w:t>
      </w:r>
      <w:r w:rsidRPr="00863342">
        <w:rPr>
          <w:rFonts w:ascii="Arial" w:hAnsi="Arial" w:cs="Arial"/>
          <w:color w:val="000000"/>
          <w:sz w:val="24"/>
          <w:szCs w:val="24"/>
        </w:rPr>
        <w:t>material perforado (parrillas) no deben permitir la caída de objetos o herramientas.</w:t>
      </w:r>
    </w:p>
    <w:p w14:paraId="4A1233F2"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375F9C96" w14:textId="363F59DD"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ins w:id="626" w:author="Mondaca Vergara Angelo Rodolfo (Codelco-Chuquicamata)" w:date="2025-09-14T23:27:00Z" w16du:dateUtc="2025-09-15T02:27:00Z">
        <w:r w:rsidR="00590477">
          <w:rPr>
            <w:rFonts w:ascii="Arial" w:hAnsi="Arial" w:cs="Arial"/>
            <w:b/>
            <w:bCs/>
            <w:color w:val="000000"/>
            <w:sz w:val="24"/>
            <w:szCs w:val="24"/>
          </w:rPr>
          <w:t>7</w:t>
        </w:r>
      </w:ins>
      <w:del w:id="627" w:author="Mondaca Vergara Angelo Rodolfo (Codelco-Chuquicamata)" w:date="2025-09-14T23:27:00Z" w16du:dateUtc="2025-09-15T02:27:00Z">
        <w:r w:rsidRPr="00863342" w:rsidDel="00590477">
          <w:rPr>
            <w:rFonts w:ascii="Arial" w:hAnsi="Arial" w:cs="Arial"/>
            <w:b/>
            <w:bCs/>
            <w:color w:val="000000"/>
            <w:sz w:val="24"/>
            <w:szCs w:val="24"/>
          </w:rPr>
          <w:delText>8</w:delText>
        </w:r>
      </w:del>
    </w:p>
    <w:p w14:paraId="6A06FFE1"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29934F54"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Todos los lugares o superficies que exponen al peligro de caídas, tales como aberturas en el piso, pozos, plataformas</w:t>
      </w:r>
      <w:r w:rsidR="00F004FE">
        <w:rPr>
          <w:rFonts w:ascii="Arial" w:hAnsi="Arial" w:cs="Arial"/>
          <w:color w:val="000000"/>
          <w:sz w:val="24"/>
          <w:szCs w:val="24"/>
        </w:rPr>
        <w:t xml:space="preserve"> </w:t>
      </w:r>
      <w:r w:rsidRPr="00863342">
        <w:rPr>
          <w:rFonts w:ascii="Arial" w:hAnsi="Arial" w:cs="Arial"/>
          <w:color w:val="000000"/>
          <w:sz w:val="24"/>
          <w:szCs w:val="24"/>
        </w:rPr>
        <w:t>elevadas, pasillos o pisos elevados u otros lugares similares, deberán tener barandas en su contorno superficial</w:t>
      </w:r>
      <w:r w:rsidR="00F004FE">
        <w:rPr>
          <w:rFonts w:ascii="Arial" w:hAnsi="Arial" w:cs="Arial"/>
          <w:color w:val="000000"/>
          <w:sz w:val="24"/>
          <w:szCs w:val="24"/>
        </w:rPr>
        <w:t xml:space="preserve"> </w:t>
      </w:r>
      <w:r w:rsidRPr="00863342">
        <w:rPr>
          <w:rFonts w:ascii="Arial" w:hAnsi="Arial" w:cs="Arial"/>
          <w:color w:val="000000"/>
          <w:sz w:val="24"/>
          <w:szCs w:val="24"/>
        </w:rPr>
        <w:t>o estar adecuadamente protegidos. Los senderos o pasillos en altura para tránsito de personas, deberán</w:t>
      </w:r>
      <w:r w:rsidR="00F004FE">
        <w:rPr>
          <w:rFonts w:ascii="Arial" w:hAnsi="Arial" w:cs="Arial"/>
          <w:color w:val="000000"/>
          <w:sz w:val="24"/>
          <w:szCs w:val="24"/>
        </w:rPr>
        <w:t xml:space="preserve"> </w:t>
      </w:r>
      <w:r w:rsidRPr="00863342">
        <w:rPr>
          <w:rFonts w:ascii="Arial" w:hAnsi="Arial" w:cs="Arial"/>
          <w:color w:val="000000"/>
          <w:sz w:val="24"/>
          <w:szCs w:val="24"/>
        </w:rPr>
        <w:t>disponer de barandas.</w:t>
      </w:r>
    </w:p>
    <w:p w14:paraId="13571545"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0ED7C40C" w14:textId="231BD111"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9</w:t>
      </w:r>
      <w:ins w:id="628" w:author="Mondaca Vergara Angelo Rodolfo (Codelco-Chuquicamata)" w:date="2025-09-14T23:27:00Z" w16du:dateUtc="2025-09-15T02:27:00Z">
        <w:r w:rsidR="00590477">
          <w:rPr>
            <w:rFonts w:ascii="Arial" w:hAnsi="Arial" w:cs="Arial"/>
            <w:b/>
            <w:bCs/>
            <w:color w:val="000000"/>
            <w:sz w:val="24"/>
            <w:szCs w:val="24"/>
          </w:rPr>
          <w:t>8</w:t>
        </w:r>
      </w:ins>
      <w:del w:id="629" w:author="Mondaca Vergara Angelo Rodolfo (Codelco-Chuquicamata)" w:date="2025-09-14T23:27:00Z" w16du:dateUtc="2025-09-15T02:27:00Z">
        <w:r w:rsidRPr="00863342" w:rsidDel="00590477">
          <w:rPr>
            <w:rFonts w:ascii="Arial" w:hAnsi="Arial" w:cs="Arial"/>
            <w:b/>
            <w:bCs/>
            <w:color w:val="000000"/>
            <w:sz w:val="24"/>
            <w:szCs w:val="24"/>
          </w:rPr>
          <w:delText>9</w:delText>
        </w:r>
      </w:del>
    </w:p>
    <w:p w14:paraId="0688BAE2"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46761E42" w14:textId="4BE7B87B"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duchas de emergencia deben ser revisadas y probadas periódicamente y antes de proceder a la carga o</w:t>
      </w:r>
      <w:r w:rsidR="00F004FE">
        <w:rPr>
          <w:rFonts w:ascii="Arial" w:hAnsi="Arial" w:cs="Arial"/>
          <w:color w:val="000000"/>
          <w:sz w:val="24"/>
          <w:szCs w:val="24"/>
        </w:rPr>
        <w:t xml:space="preserve"> </w:t>
      </w:r>
      <w:r w:rsidRPr="00863342">
        <w:rPr>
          <w:rFonts w:ascii="Arial" w:hAnsi="Arial" w:cs="Arial"/>
          <w:color w:val="000000"/>
          <w:sz w:val="24"/>
          <w:szCs w:val="24"/>
        </w:rPr>
        <w:t>descarga de ácido. Se debe llevar un registro de las inspecciones de los equipos, con el nombre y firma de la</w:t>
      </w:r>
      <w:r w:rsidR="00F004FE">
        <w:rPr>
          <w:rFonts w:ascii="Arial" w:hAnsi="Arial" w:cs="Arial"/>
          <w:color w:val="000000"/>
          <w:sz w:val="24"/>
          <w:szCs w:val="24"/>
        </w:rPr>
        <w:t xml:space="preserve"> </w:t>
      </w:r>
      <w:r w:rsidRPr="00863342">
        <w:rPr>
          <w:rFonts w:ascii="Arial" w:hAnsi="Arial" w:cs="Arial"/>
          <w:color w:val="000000"/>
          <w:sz w:val="24"/>
          <w:szCs w:val="24"/>
        </w:rPr>
        <w:t xml:space="preserve">persona responsable. Proteger las duchas y lavaojos instalados en </w:t>
      </w:r>
      <w:del w:id="630" w:author="Mondaca Vergara Angelo Rodolfo (Codelco-Chuquicamata)" w:date="2025-09-14T06:08:00Z" w16du:dateUtc="2025-09-14T09:08:00Z">
        <w:r w:rsidRPr="00863342" w:rsidDel="00864DB5">
          <w:rPr>
            <w:rFonts w:ascii="Arial" w:hAnsi="Arial" w:cs="Arial"/>
            <w:color w:val="000000"/>
            <w:sz w:val="24"/>
            <w:szCs w:val="24"/>
          </w:rPr>
          <w:delText>el intemperie</w:delText>
        </w:r>
      </w:del>
      <w:ins w:id="631" w:author="Mondaca Vergara Angelo Rodolfo (Codelco-Chuquicamata)" w:date="2025-09-14T06:08:00Z" w16du:dateUtc="2025-09-14T09:08:00Z">
        <w:r w:rsidR="00864DB5" w:rsidRPr="00863342">
          <w:rPr>
            <w:rFonts w:ascii="Arial" w:hAnsi="Arial" w:cs="Arial"/>
            <w:color w:val="000000"/>
            <w:sz w:val="24"/>
            <w:szCs w:val="24"/>
          </w:rPr>
          <w:t>la intemperie</w:t>
        </w:r>
      </w:ins>
      <w:ins w:id="632" w:author="Mondaca Vergara Angelo Rodolfo (Codelco-Chuquicamata)" w:date="2025-09-14T23:27:00Z" w16du:dateUtc="2025-09-15T02:27:00Z">
        <w:r w:rsidR="00590477">
          <w:rPr>
            <w:rFonts w:ascii="Arial" w:hAnsi="Arial" w:cs="Arial"/>
            <w:color w:val="000000"/>
            <w:sz w:val="24"/>
            <w:szCs w:val="24"/>
          </w:rPr>
          <w:t xml:space="preserve"> </w:t>
        </w:r>
      </w:ins>
      <w:del w:id="633" w:author="Mondaca Vergara Angelo Rodolfo (Codelco-Chuquicamata)" w:date="2025-09-14T23:27:00Z" w16du:dateUtc="2025-09-15T02:27:00Z">
        <w:r w:rsidRPr="00863342" w:rsidDel="00590477">
          <w:rPr>
            <w:rFonts w:ascii="Arial" w:hAnsi="Arial" w:cs="Arial"/>
            <w:color w:val="000000"/>
            <w:sz w:val="24"/>
            <w:szCs w:val="24"/>
          </w:rPr>
          <w:delText xml:space="preserve">, </w:delText>
        </w:r>
      </w:del>
      <w:r w:rsidRPr="00863342">
        <w:rPr>
          <w:rFonts w:ascii="Arial" w:hAnsi="Arial" w:cs="Arial"/>
          <w:color w:val="000000"/>
          <w:sz w:val="24"/>
          <w:szCs w:val="24"/>
        </w:rPr>
        <w:t xml:space="preserve">para </w:t>
      </w:r>
      <w:del w:id="634" w:author="Mondaca Vergara Angelo Rodolfo (Codelco-Chuquicamata)" w:date="2025-09-14T23:27:00Z" w16du:dateUtc="2025-09-15T02:27:00Z">
        <w:r w:rsidRPr="00863342" w:rsidDel="00590477">
          <w:rPr>
            <w:rFonts w:ascii="Arial" w:hAnsi="Arial" w:cs="Arial"/>
            <w:color w:val="000000"/>
            <w:sz w:val="24"/>
            <w:szCs w:val="24"/>
          </w:rPr>
          <w:delText>que</w:delText>
        </w:r>
      </w:del>
      <w:ins w:id="635" w:author="Mondaca Vergara Angelo Rodolfo (Codelco-Chuquicamata)" w:date="2025-09-14T23:28:00Z" w16du:dateUtc="2025-09-15T02:28:00Z">
        <w:r w:rsidR="00590477">
          <w:rPr>
            <w:rFonts w:ascii="Arial" w:hAnsi="Arial" w:cs="Arial"/>
            <w:color w:val="000000"/>
            <w:sz w:val="24"/>
            <w:szCs w:val="24"/>
          </w:rPr>
          <w:t>que las</w:t>
        </w:r>
      </w:ins>
      <w:del w:id="636" w:author="Mondaca Vergara Angelo Rodolfo (Codelco-Chuquicamata)" w:date="2025-09-14T23:28:00Z" w16du:dateUtc="2025-09-15T02:28:00Z">
        <w:r w:rsidRPr="00863342" w:rsidDel="00590477">
          <w:rPr>
            <w:rFonts w:ascii="Arial" w:hAnsi="Arial" w:cs="Arial"/>
            <w:color w:val="000000"/>
            <w:sz w:val="24"/>
            <w:szCs w:val="24"/>
          </w:rPr>
          <w:delText xml:space="preserve"> debido a las</w:delText>
        </w:r>
      </w:del>
      <w:r w:rsidRPr="00863342">
        <w:rPr>
          <w:rFonts w:ascii="Arial" w:hAnsi="Arial" w:cs="Arial"/>
          <w:color w:val="000000"/>
          <w:sz w:val="24"/>
          <w:szCs w:val="24"/>
        </w:rPr>
        <w:t xml:space="preserve"> bajas</w:t>
      </w:r>
      <w:r w:rsidR="00F004FE">
        <w:rPr>
          <w:rFonts w:ascii="Arial" w:hAnsi="Arial" w:cs="Arial"/>
          <w:color w:val="000000"/>
          <w:sz w:val="24"/>
          <w:szCs w:val="24"/>
        </w:rPr>
        <w:t xml:space="preserve"> </w:t>
      </w:r>
      <w:r w:rsidRPr="00863342">
        <w:rPr>
          <w:rFonts w:ascii="Arial" w:hAnsi="Arial" w:cs="Arial"/>
          <w:color w:val="000000"/>
          <w:sz w:val="24"/>
          <w:szCs w:val="24"/>
        </w:rPr>
        <w:t>temperaturas</w:t>
      </w:r>
      <w:del w:id="637" w:author="Mondaca Vergara Angelo Rodolfo (Codelco-Chuquicamata)" w:date="2025-09-14T23:28:00Z" w16du:dateUtc="2025-09-15T02:28:00Z">
        <w:r w:rsidRPr="00863342" w:rsidDel="00590477">
          <w:rPr>
            <w:rFonts w:ascii="Arial" w:hAnsi="Arial" w:cs="Arial"/>
            <w:color w:val="000000"/>
            <w:sz w:val="24"/>
            <w:szCs w:val="24"/>
          </w:rPr>
          <w:delText xml:space="preserve">, no se </w:delText>
        </w:r>
      </w:del>
      <w:ins w:id="638" w:author="Mondaca Vergara Angelo Rodolfo (Codelco-Chuquicamata)" w:date="2025-09-14T23:28:00Z" w16du:dateUtc="2025-09-15T02:28:00Z">
        <w:r w:rsidR="00590477">
          <w:rPr>
            <w:rFonts w:ascii="Arial" w:hAnsi="Arial" w:cs="Arial"/>
            <w:color w:val="000000"/>
            <w:sz w:val="24"/>
            <w:szCs w:val="24"/>
          </w:rPr>
          <w:t xml:space="preserve"> </w:t>
        </w:r>
      </w:ins>
      <w:r w:rsidRPr="00863342">
        <w:rPr>
          <w:rFonts w:ascii="Arial" w:hAnsi="Arial" w:cs="Arial"/>
          <w:color w:val="000000"/>
          <w:sz w:val="24"/>
          <w:szCs w:val="24"/>
        </w:rPr>
        <w:t xml:space="preserve">congele el agua y se mantengan </w:t>
      </w:r>
      <w:del w:id="639" w:author="Mondaca Vergara Angelo Rodolfo (Codelco-Chuquicamata)" w:date="2025-09-14T23:28:00Z" w16du:dateUtc="2025-09-15T02:28:00Z">
        <w:r w:rsidRPr="00863342" w:rsidDel="00590477">
          <w:rPr>
            <w:rFonts w:ascii="Arial" w:hAnsi="Arial" w:cs="Arial"/>
            <w:color w:val="000000"/>
            <w:sz w:val="24"/>
            <w:szCs w:val="24"/>
          </w:rPr>
          <w:delText>operativos</w:delText>
        </w:r>
      </w:del>
      <w:ins w:id="640" w:author="Mondaca Vergara Angelo Rodolfo (Codelco-Chuquicamata)" w:date="2025-09-14T23:28:00Z" w16du:dateUtc="2025-09-15T02:28:00Z">
        <w:r w:rsidR="00590477" w:rsidRPr="00863342">
          <w:rPr>
            <w:rFonts w:ascii="Arial" w:hAnsi="Arial" w:cs="Arial"/>
            <w:color w:val="000000"/>
            <w:sz w:val="24"/>
            <w:szCs w:val="24"/>
          </w:rPr>
          <w:t>operativ</w:t>
        </w:r>
        <w:r w:rsidR="00590477">
          <w:rPr>
            <w:rFonts w:ascii="Arial" w:hAnsi="Arial" w:cs="Arial"/>
            <w:color w:val="000000"/>
            <w:sz w:val="24"/>
            <w:szCs w:val="24"/>
          </w:rPr>
          <w:t>a</w:t>
        </w:r>
        <w:r w:rsidR="00590477" w:rsidRPr="00863342">
          <w:rPr>
            <w:rFonts w:ascii="Arial" w:hAnsi="Arial" w:cs="Arial"/>
            <w:color w:val="000000"/>
            <w:sz w:val="24"/>
            <w:szCs w:val="24"/>
          </w:rPr>
          <w:t>s</w:t>
        </w:r>
      </w:ins>
      <w:r w:rsidRPr="00863342">
        <w:rPr>
          <w:rFonts w:ascii="Arial" w:hAnsi="Arial" w:cs="Arial"/>
          <w:color w:val="000000"/>
          <w:sz w:val="24"/>
          <w:szCs w:val="24"/>
        </w:rPr>
        <w:t>.</w:t>
      </w:r>
    </w:p>
    <w:p w14:paraId="3C739F9F" w14:textId="77777777" w:rsidR="00F004FE" w:rsidRDefault="00F004FE" w:rsidP="00CB175E">
      <w:pPr>
        <w:autoSpaceDE w:val="0"/>
        <w:autoSpaceDN w:val="0"/>
        <w:adjustRightInd w:val="0"/>
        <w:spacing w:after="0" w:line="240" w:lineRule="auto"/>
        <w:jc w:val="both"/>
        <w:rPr>
          <w:ins w:id="641" w:author="Angelo Mondaca Vergara" w:date="2020-02-20T17:02:00Z"/>
          <w:rFonts w:ascii="Arial" w:hAnsi="Arial" w:cs="Arial"/>
          <w:color w:val="000000"/>
          <w:sz w:val="24"/>
          <w:szCs w:val="24"/>
        </w:rPr>
      </w:pPr>
    </w:p>
    <w:p w14:paraId="3ABF61D7" w14:textId="77777777" w:rsidR="00021BF4" w:rsidRDefault="00021BF4" w:rsidP="00CB175E">
      <w:pPr>
        <w:autoSpaceDE w:val="0"/>
        <w:autoSpaceDN w:val="0"/>
        <w:adjustRightInd w:val="0"/>
        <w:spacing w:after="0" w:line="240" w:lineRule="auto"/>
        <w:jc w:val="both"/>
        <w:rPr>
          <w:ins w:id="642" w:author="Angelo Mondaca Vergara" w:date="2020-02-20T17:02:00Z"/>
          <w:rFonts w:ascii="Arial" w:hAnsi="Arial" w:cs="Arial"/>
          <w:color w:val="000000"/>
          <w:sz w:val="24"/>
          <w:szCs w:val="24"/>
        </w:rPr>
      </w:pPr>
    </w:p>
    <w:p w14:paraId="5B194F18" w14:textId="77777777" w:rsidR="00021BF4" w:rsidDel="004D3D2D" w:rsidRDefault="00021BF4" w:rsidP="00CB175E">
      <w:pPr>
        <w:autoSpaceDE w:val="0"/>
        <w:autoSpaceDN w:val="0"/>
        <w:adjustRightInd w:val="0"/>
        <w:spacing w:after="0" w:line="240" w:lineRule="auto"/>
        <w:jc w:val="both"/>
        <w:rPr>
          <w:del w:id="643" w:author="Angelo Mondaca Vergara" w:date="2020-02-21T14:33:00Z"/>
          <w:rFonts w:ascii="Arial" w:hAnsi="Arial" w:cs="Arial"/>
          <w:color w:val="000000"/>
          <w:sz w:val="24"/>
          <w:szCs w:val="24"/>
        </w:rPr>
      </w:pPr>
    </w:p>
    <w:p w14:paraId="74FC2B53" w14:textId="77777777" w:rsidR="00591819" w:rsidRPr="00863342" w:rsidDel="004D3D2D" w:rsidRDefault="00591819" w:rsidP="00CB175E">
      <w:pPr>
        <w:autoSpaceDE w:val="0"/>
        <w:autoSpaceDN w:val="0"/>
        <w:adjustRightInd w:val="0"/>
        <w:spacing w:after="0" w:line="240" w:lineRule="auto"/>
        <w:jc w:val="both"/>
        <w:rPr>
          <w:del w:id="644" w:author="Angelo Mondaca Vergara" w:date="2020-02-21T14:33:00Z"/>
          <w:rFonts w:ascii="Arial" w:hAnsi="Arial" w:cs="Arial"/>
          <w:color w:val="000000"/>
          <w:sz w:val="24"/>
          <w:szCs w:val="24"/>
        </w:rPr>
      </w:pPr>
    </w:p>
    <w:p w14:paraId="091706AB" w14:textId="77777777" w:rsidR="00F01086" w:rsidRPr="00863342" w:rsidRDefault="00F01086" w:rsidP="00F004F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Octavo</w:t>
      </w:r>
    </w:p>
    <w:p w14:paraId="536776CE" w14:textId="77777777" w:rsidR="00F01086" w:rsidRPr="00863342" w:rsidRDefault="00F01086" w:rsidP="00F004F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Condiciones Sanitarias y Ambientales Básicas</w:t>
      </w:r>
    </w:p>
    <w:p w14:paraId="4345AEE0" w14:textId="77777777" w:rsidR="00F01086" w:rsidRDefault="00F01086" w:rsidP="00F004F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en los Lugares de Trabajo</w:t>
      </w:r>
    </w:p>
    <w:p w14:paraId="6352B2BF" w14:textId="77777777" w:rsidR="00F004FE" w:rsidRPr="00863342" w:rsidRDefault="00F004FE" w:rsidP="00F004FE">
      <w:pPr>
        <w:autoSpaceDE w:val="0"/>
        <w:autoSpaceDN w:val="0"/>
        <w:adjustRightInd w:val="0"/>
        <w:spacing w:after="0" w:line="240" w:lineRule="auto"/>
        <w:jc w:val="center"/>
        <w:rPr>
          <w:rFonts w:ascii="Arial" w:hAnsi="Arial" w:cs="Arial"/>
          <w:b/>
          <w:bCs/>
          <w:color w:val="000000"/>
          <w:sz w:val="24"/>
          <w:szCs w:val="24"/>
        </w:rPr>
      </w:pPr>
    </w:p>
    <w:p w14:paraId="76A02E63" w14:textId="1FF9C9F1" w:rsidR="00F004FE" w:rsidRDefault="00F01086" w:rsidP="00F004FE">
      <w:pPr>
        <w:tabs>
          <w:tab w:val="left" w:pos="1675"/>
          <w:tab w:val="left" w:pos="6777"/>
        </w:tabs>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 xml:space="preserve">Artículo </w:t>
      </w:r>
      <w:ins w:id="645" w:author="Mondaca Vergara Angelo Rodolfo (Codelco-Chuquicamata)" w:date="2025-09-14T23:28:00Z" w16du:dateUtc="2025-09-15T02:28:00Z">
        <w:r w:rsidR="00590477">
          <w:rPr>
            <w:rFonts w:ascii="Arial" w:hAnsi="Arial" w:cs="Arial"/>
            <w:b/>
            <w:bCs/>
            <w:color w:val="000000"/>
            <w:sz w:val="24"/>
            <w:szCs w:val="24"/>
          </w:rPr>
          <w:t>99</w:t>
        </w:r>
      </w:ins>
      <w:del w:id="646" w:author="Mondaca Vergara Angelo Rodolfo (Codelco-Chuquicamata)" w:date="2025-09-14T23:28:00Z" w16du:dateUtc="2025-09-15T02:28:00Z">
        <w:r w:rsidRPr="00863342" w:rsidDel="00590477">
          <w:rPr>
            <w:rFonts w:ascii="Arial" w:hAnsi="Arial" w:cs="Arial"/>
            <w:b/>
            <w:bCs/>
            <w:color w:val="000000"/>
            <w:sz w:val="24"/>
            <w:szCs w:val="24"/>
          </w:rPr>
          <w:delText>100</w:delText>
        </w:r>
      </w:del>
    </w:p>
    <w:p w14:paraId="7A208678" w14:textId="77777777" w:rsidR="00F01086" w:rsidRPr="00863342" w:rsidRDefault="00F004FE" w:rsidP="00F004FE">
      <w:pPr>
        <w:tabs>
          <w:tab w:val="left" w:pos="1675"/>
          <w:tab w:val="left" w:pos="6777"/>
        </w:tabs>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b/>
      </w:r>
    </w:p>
    <w:p w14:paraId="4CD3A932"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del w:id="647" w:author="Angelo Mondaca Vergara" w:date="2020-02-10T15:27:00Z">
        <w:r w:rsidRPr="00863342" w:rsidDel="00157813">
          <w:rPr>
            <w:rFonts w:ascii="Arial" w:hAnsi="Arial" w:cs="Arial"/>
            <w:color w:val="000000"/>
            <w:sz w:val="24"/>
            <w:szCs w:val="24"/>
          </w:rPr>
          <w:delText>La Unidad</w:delText>
        </w:r>
      </w:del>
      <w:ins w:id="648" w:author="Angelo Mondaca Vergara" w:date="2020-02-10T15:27:00Z">
        <w:r w:rsidR="00157813">
          <w:rPr>
            <w:rFonts w:ascii="Arial" w:hAnsi="Arial" w:cs="Arial"/>
            <w:color w:val="000000"/>
            <w:sz w:val="24"/>
            <w:szCs w:val="24"/>
          </w:rPr>
          <w:t xml:space="preserve">El área </w:t>
        </w:r>
      </w:ins>
      <w:del w:id="649" w:author="Angelo Mondaca Vergara" w:date="2020-02-20T17:03:00Z">
        <w:r w:rsidRPr="00863342" w:rsidDel="00021BF4">
          <w:rPr>
            <w:rFonts w:ascii="Arial" w:hAnsi="Arial" w:cs="Arial"/>
            <w:color w:val="000000"/>
            <w:sz w:val="24"/>
            <w:szCs w:val="24"/>
          </w:rPr>
          <w:delText xml:space="preserve"> </w:delText>
        </w:r>
      </w:del>
      <w:r w:rsidRPr="00863342">
        <w:rPr>
          <w:rFonts w:ascii="Arial" w:hAnsi="Arial" w:cs="Arial"/>
          <w:color w:val="000000"/>
          <w:sz w:val="24"/>
          <w:szCs w:val="24"/>
        </w:rPr>
        <w:t>Plantas de Oxígeno deberá cumplir las condiciones sanitarias aplicables a sus faenas y operaciones, en</w:t>
      </w:r>
      <w:r w:rsidR="00F004FE">
        <w:rPr>
          <w:rFonts w:ascii="Arial" w:hAnsi="Arial" w:cs="Arial"/>
          <w:color w:val="000000"/>
          <w:sz w:val="24"/>
          <w:szCs w:val="24"/>
        </w:rPr>
        <w:t xml:space="preserve"> </w:t>
      </w:r>
      <w:r w:rsidRPr="00863342">
        <w:rPr>
          <w:rFonts w:ascii="Arial" w:hAnsi="Arial" w:cs="Arial"/>
          <w:color w:val="000000"/>
          <w:sz w:val="24"/>
          <w:szCs w:val="24"/>
        </w:rPr>
        <w:t>conformidad a las disposiciones legales vigentes, especialmente las contenidas en el Decreto Supremo Nº 594,</w:t>
      </w:r>
      <w:r w:rsidR="00F004FE">
        <w:rPr>
          <w:rFonts w:ascii="Arial" w:hAnsi="Arial" w:cs="Arial"/>
          <w:color w:val="000000"/>
          <w:sz w:val="24"/>
          <w:szCs w:val="24"/>
        </w:rPr>
        <w:t xml:space="preserve"> </w:t>
      </w:r>
      <w:r w:rsidRPr="00863342">
        <w:rPr>
          <w:rFonts w:ascii="Arial" w:hAnsi="Arial" w:cs="Arial"/>
          <w:color w:val="000000"/>
          <w:sz w:val="24"/>
          <w:szCs w:val="24"/>
        </w:rPr>
        <w:t>“Reglamento Sobre Condiciones Sanitarias y Ambientales Básicas en los Lugares de Trabajo” y modificaciones,</w:t>
      </w:r>
      <w:r w:rsidR="00F004FE">
        <w:rPr>
          <w:rFonts w:ascii="Arial" w:hAnsi="Arial" w:cs="Arial"/>
          <w:color w:val="000000"/>
          <w:sz w:val="24"/>
          <w:szCs w:val="24"/>
        </w:rPr>
        <w:t xml:space="preserve"> </w:t>
      </w:r>
      <w:r w:rsidRPr="00863342">
        <w:rPr>
          <w:rFonts w:ascii="Arial" w:hAnsi="Arial" w:cs="Arial"/>
          <w:color w:val="000000"/>
          <w:sz w:val="24"/>
          <w:szCs w:val="24"/>
        </w:rPr>
        <w:t>Código Sanitario y sus modificaciones y/o resoluciones posteriores que se aprueben.</w:t>
      </w:r>
    </w:p>
    <w:p w14:paraId="6F0EC9E3" w14:textId="77777777" w:rsidR="00FC083D" w:rsidRDefault="00FC083D" w:rsidP="00CB175E">
      <w:pPr>
        <w:autoSpaceDE w:val="0"/>
        <w:autoSpaceDN w:val="0"/>
        <w:adjustRightInd w:val="0"/>
        <w:spacing w:after="0" w:line="240" w:lineRule="auto"/>
        <w:jc w:val="both"/>
        <w:rPr>
          <w:ins w:id="650" w:author="Mondaca Vergara Angelo Rodolfo (Codelco-Chuquicamata)" w:date="2025-09-14T23:28:00Z" w16du:dateUtc="2025-09-15T02:28:00Z"/>
          <w:rFonts w:ascii="Arial" w:hAnsi="Arial" w:cs="Arial"/>
          <w:color w:val="000000"/>
          <w:sz w:val="24"/>
          <w:szCs w:val="24"/>
        </w:rPr>
      </w:pPr>
    </w:p>
    <w:p w14:paraId="0AFE2836" w14:textId="77777777" w:rsidR="00590477" w:rsidRDefault="00590477" w:rsidP="00CB175E">
      <w:pPr>
        <w:autoSpaceDE w:val="0"/>
        <w:autoSpaceDN w:val="0"/>
        <w:adjustRightInd w:val="0"/>
        <w:spacing w:after="0" w:line="240" w:lineRule="auto"/>
        <w:jc w:val="both"/>
        <w:rPr>
          <w:ins w:id="651" w:author="Mondaca Vergara Angelo Rodolfo (Codelco-Chuquicamata)" w:date="2025-09-14T23:28:00Z" w16du:dateUtc="2025-09-15T02:28:00Z"/>
          <w:rFonts w:ascii="Arial" w:hAnsi="Arial" w:cs="Arial"/>
          <w:color w:val="000000"/>
          <w:sz w:val="24"/>
          <w:szCs w:val="24"/>
        </w:rPr>
      </w:pPr>
    </w:p>
    <w:p w14:paraId="556F21B1" w14:textId="77777777" w:rsidR="00590477" w:rsidRPr="00863342" w:rsidRDefault="00590477" w:rsidP="00CB175E">
      <w:pPr>
        <w:autoSpaceDE w:val="0"/>
        <w:autoSpaceDN w:val="0"/>
        <w:adjustRightInd w:val="0"/>
        <w:spacing w:after="0" w:line="240" w:lineRule="auto"/>
        <w:jc w:val="both"/>
        <w:rPr>
          <w:rFonts w:ascii="Arial" w:hAnsi="Arial" w:cs="Arial"/>
          <w:color w:val="000000"/>
          <w:sz w:val="24"/>
          <w:szCs w:val="24"/>
        </w:rPr>
      </w:pPr>
    </w:p>
    <w:p w14:paraId="25640ACB" w14:textId="0F78B83E"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10</w:t>
      </w:r>
      <w:ins w:id="652" w:author="Mondaca Vergara Angelo Rodolfo (Codelco-Chuquicamata)" w:date="2025-09-14T23:28:00Z" w16du:dateUtc="2025-09-15T02:28:00Z">
        <w:r w:rsidR="00590477">
          <w:rPr>
            <w:rFonts w:ascii="Arial" w:hAnsi="Arial" w:cs="Arial"/>
            <w:b/>
            <w:bCs/>
            <w:color w:val="000000"/>
            <w:sz w:val="24"/>
            <w:szCs w:val="24"/>
          </w:rPr>
          <w:t>0</w:t>
        </w:r>
      </w:ins>
      <w:del w:id="653" w:author="Mondaca Vergara Angelo Rodolfo (Codelco-Chuquicamata)" w:date="2025-09-14T23:28:00Z" w16du:dateUtc="2025-09-15T02:28:00Z">
        <w:r w:rsidRPr="00863342" w:rsidDel="00590477">
          <w:rPr>
            <w:rFonts w:ascii="Arial" w:hAnsi="Arial" w:cs="Arial"/>
            <w:b/>
            <w:bCs/>
            <w:color w:val="000000"/>
            <w:sz w:val="24"/>
            <w:szCs w:val="24"/>
          </w:rPr>
          <w:delText>1</w:delText>
        </w:r>
      </w:del>
    </w:p>
    <w:p w14:paraId="09FED502"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103E573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deberá cumplir, además, con todas las disposiciones o normas contenidas en el Decreto Supremo </w:t>
      </w:r>
      <w:del w:id="654" w:author="Angelo Mondaca Vergara" w:date="2020-02-10T15:28:00Z">
        <w:r w:rsidR="00D260C2" w:rsidDel="00A45BAE">
          <w:rPr>
            <w:rFonts w:ascii="Arial" w:hAnsi="Arial" w:cs="Arial"/>
            <w:color w:val="000000"/>
            <w:sz w:val="24"/>
            <w:szCs w:val="24"/>
          </w:rPr>
          <w:delText>Nº 72</w:delText>
        </w:r>
      </w:del>
      <w:ins w:id="655"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w:t>
      </w:r>
      <w:r w:rsidR="00F004FE">
        <w:rPr>
          <w:rFonts w:ascii="Arial" w:hAnsi="Arial" w:cs="Arial"/>
          <w:color w:val="000000"/>
          <w:sz w:val="24"/>
          <w:szCs w:val="24"/>
        </w:rPr>
        <w:t xml:space="preserve"> </w:t>
      </w:r>
      <w:r w:rsidRPr="00863342">
        <w:rPr>
          <w:rFonts w:ascii="Arial" w:hAnsi="Arial" w:cs="Arial"/>
          <w:color w:val="000000"/>
          <w:sz w:val="24"/>
          <w:szCs w:val="24"/>
        </w:rPr>
        <w:t>Reglamento de Seguridad Minera del Ministerio de Minería, referentes a estas materias.</w:t>
      </w:r>
    </w:p>
    <w:p w14:paraId="42A58AC3"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63C93F3E" w14:textId="3BBAE0F6"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10</w:t>
      </w:r>
      <w:ins w:id="656" w:author="Mondaca Vergara Angelo Rodolfo (Codelco-Chuquicamata)" w:date="2025-09-14T23:30:00Z" w16du:dateUtc="2025-09-15T02:30:00Z">
        <w:r w:rsidR="00590477">
          <w:rPr>
            <w:rFonts w:ascii="Arial" w:hAnsi="Arial" w:cs="Arial"/>
            <w:b/>
            <w:bCs/>
            <w:color w:val="000000"/>
            <w:sz w:val="24"/>
            <w:szCs w:val="24"/>
          </w:rPr>
          <w:t>1</w:t>
        </w:r>
      </w:ins>
      <w:del w:id="657" w:author="Mondaca Vergara Angelo Rodolfo (Codelco-Chuquicamata)" w:date="2025-09-14T23:30:00Z" w16du:dateUtc="2025-09-15T02:30:00Z">
        <w:r w:rsidRPr="00863342" w:rsidDel="00590477">
          <w:rPr>
            <w:rFonts w:ascii="Arial" w:hAnsi="Arial" w:cs="Arial"/>
            <w:b/>
            <w:bCs/>
            <w:color w:val="000000"/>
            <w:sz w:val="24"/>
            <w:szCs w:val="24"/>
          </w:rPr>
          <w:delText>2</w:delText>
        </w:r>
      </w:del>
    </w:p>
    <w:p w14:paraId="3A8C16A6"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2B4DB213"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Todo trabajador debe proteger sus manos de las superficies de trabajo, temperaturas, suciedad y el polvo, mediante</w:t>
      </w:r>
      <w:r w:rsidR="00F004FE">
        <w:rPr>
          <w:rFonts w:ascii="Arial" w:hAnsi="Arial" w:cs="Arial"/>
          <w:color w:val="000000"/>
          <w:sz w:val="24"/>
          <w:szCs w:val="24"/>
        </w:rPr>
        <w:t xml:space="preserve"> </w:t>
      </w:r>
      <w:r w:rsidRPr="00863342">
        <w:rPr>
          <w:rFonts w:ascii="Arial" w:hAnsi="Arial" w:cs="Arial"/>
          <w:color w:val="000000"/>
          <w:sz w:val="24"/>
          <w:szCs w:val="24"/>
        </w:rPr>
        <w:t>el uso de guantes de trabajo adecuados a cada ocupación.</w:t>
      </w:r>
    </w:p>
    <w:p w14:paraId="5EB55F96"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6F20F1C7" w14:textId="15763E31"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10</w:t>
      </w:r>
      <w:ins w:id="658" w:author="Mondaca Vergara Angelo Rodolfo (Codelco-Chuquicamata)" w:date="2025-09-14T23:30:00Z" w16du:dateUtc="2025-09-15T02:30:00Z">
        <w:r w:rsidR="00590477">
          <w:rPr>
            <w:rFonts w:ascii="Arial" w:hAnsi="Arial" w:cs="Arial"/>
            <w:b/>
            <w:bCs/>
            <w:color w:val="000000"/>
            <w:sz w:val="24"/>
            <w:szCs w:val="24"/>
          </w:rPr>
          <w:t>2</w:t>
        </w:r>
      </w:ins>
      <w:del w:id="659" w:author="Mondaca Vergara Angelo Rodolfo (Codelco-Chuquicamata)" w:date="2025-09-14T23:30:00Z" w16du:dateUtc="2025-09-15T02:30:00Z">
        <w:r w:rsidRPr="00863342" w:rsidDel="00590477">
          <w:rPr>
            <w:rFonts w:ascii="Arial" w:hAnsi="Arial" w:cs="Arial"/>
            <w:b/>
            <w:bCs/>
            <w:color w:val="000000"/>
            <w:sz w:val="24"/>
            <w:szCs w:val="24"/>
          </w:rPr>
          <w:delText>3</w:delText>
        </w:r>
      </w:del>
    </w:p>
    <w:p w14:paraId="5DE85BE6"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361A6318" w14:textId="2F716E40"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660" w:author="Angelo Mondaca Vergara" w:date="2020-02-13T15:47:00Z">
        <w:r w:rsidRPr="00863342" w:rsidDel="00955885">
          <w:rPr>
            <w:rFonts w:ascii="Arial" w:hAnsi="Arial" w:cs="Arial"/>
            <w:color w:val="000000"/>
            <w:sz w:val="24"/>
            <w:szCs w:val="24"/>
          </w:rPr>
          <w:delText>prohibe</w:delText>
        </w:r>
      </w:del>
      <w:ins w:id="661"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estrictamente ingerir alimentos en el área de trabajo, debiendo hacerlo sólo en </w:t>
      </w:r>
      <w:del w:id="662" w:author="Mondaca Vergara Angelo Rodolfo (Codelco-Chuquicamata)" w:date="2025-09-14T23:31:00Z" w16du:dateUtc="2025-09-15T02:31:00Z">
        <w:r w:rsidRPr="00863342" w:rsidDel="00590477">
          <w:rPr>
            <w:rFonts w:ascii="Arial" w:hAnsi="Arial" w:cs="Arial"/>
            <w:color w:val="000000"/>
            <w:sz w:val="24"/>
            <w:szCs w:val="24"/>
          </w:rPr>
          <w:delText>los comedores</w:delText>
        </w:r>
      </w:del>
      <w:ins w:id="663" w:author="Mondaca Vergara Angelo Rodolfo (Codelco-Chuquicamata)" w:date="2025-09-14T23:31:00Z" w16du:dateUtc="2025-09-15T02:31:00Z">
        <w:r w:rsidR="00590477">
          <w:rPr>
            <w:rFonts w:ascii="Arial" w:hAnsi="Arial" w:cs="Arial"/>
            <w:color w:val="000000"/>
            <w:sz w:val="24"/>
            <w:szCs w:val="24"/>
          </w:rPr>
          <w:t>las salas de alimentación e hidratación</w:t>
        </w:r>
      </w:ins>
      <w:r w:rsidRPr="00863342">
        <w:rPr>
          <w:rFonts w:ascii="Arial" w:hAnsi="Arial" w:cs="Arial"/>
          <w:color w:val="000000"/>
          <w:sz w:val="24"/>
          <w:szCs w:val="24"/>
        </w:rPr>
        <w:t xml:space="preserve"> habilitados</w:t>
      </w:r>
      <w:r w:rsidR="00F004FE">
        <w:rPr>
          <w:rFonts w:ascii="Arial" w:hAnsi="Arial" w:cs="Arial"/>
          <w:color w:val="000000"/>
          <w:sz w:val="24"/>
          <w:szCs w:val="24"/>
        </w:rPr>
        <w:t xml:space="preserve"> </w:t>
      </w:r>
      <w:r w:rsidRPr="00863342">
        <w:rPr>
          <w:rFonts w:ascii="Arial" w:hAnsi="Arial" w:cs="Arial"/>
          <w:color w:val="000000"/>
          <w:sz w:val="24"/>
          <w:szCs w:val="24"/>
        </w:rPr>
        <w:t>para este efecto</w:t>
      </w:r>
      <w:ins w:id="664" w:author="Mondaca Vergara Angelo Rodolfo (Codelco-Chuquicamata)" w:date="2025-09-14T23:31:00Z" w16du:dateUtc="2025-09-15T02:31:00Z">
        <w:r w:rsidR="00590477">
          <w:rPr>
            <w:rFonts w:ascii="Arial" w:hAnsi="Arial" w:cs="Arial"/>
            <w:color w:val="000000"/>
            <w:sz w:val="24"/>
            <w:szCs w:val="24"/>
          </w:rPr>
          <w:t>.</w:t>
        </w:r>
      </w:ins>
      <w:del w:id="665" w:author="Mondaca Vergara Angelo Rodolfo (Codelco-Chuquicamata)" w:date="2025-09-14T23:31:00Z" w16du:dateUtc="2025-09-15T02:31:00Z">
        <w:r w:rsidRPr="00863342" w:rsidDel="00590477">
          <w:rPr>
            <w:rFonts w:ascii="Arial" w:hAnsi="Arial" w:cs="Arial"/>
            <w:color w:val="000000"/>
            <w:sz w:val="24"/>
            <w:szCs w:val="24"/>
          </w:rPr>
          <w:delText>,</w:delText>
        </w:r>
      </w:del>
      <w:r w:rsidRPr="00863342">
        <w:rPr>
          <w:rFonts w:ascii="Arial" w:hAnsi="Arial" w:cs="Arial"/>
          <w:color w:val="000000"/>
          <w:sz w:val="24"/>
          <w:szCs w:val="24"/>
        </w:rPr>
        <w:t xml:space="preserve"> </w:t>
      </w:r>
      <w:del w:id="666" w:author="Mondaca Vergara Angelo Rodolfo (Codelco-Chuquicamata)" w:date="2025-09-14T23:31:00Z" w16du:dateUtc="2025-09-15T02:31:00Z">
        <w:r w:rsidRPr="00863342" w:rsidDel="00590477">
          <w:rPr>
            <w:rFonts w:ascii="Arial" w:hAnsi="Arial" w:cs="Arial"/>
            <w:color w:val="000000"/>
            <w:sz w:val="24"/>
            <w:szCs w:val="24"/>
          </w:rPr>
          <w:delText>de igual manera s</w:delText>
        </w:r>
      </w:del>
      <w:ins w:id="667" w:author="Mondaca Vergara Angelo Rodolfo (Codelco-Chuquicamata)" w:date="2025-09-14T23:31:00Z" w16du:dateUtc="2025-09-15T02:31:00Z">
        <w:r w:rsidR="00590477">
          <w:rPr>
            <w:rFonts w:ascii="Arial" w:hAnsi="Arial" w:cs="Arial"/>
            <w:color w:val="000000"/>
            <w:sz w:val="24"/>
            <w:szCs w:val="24"/>
          </w:rPr>
          <w:t>S</w:t>
        </w:r>
      </w:ins>
      <w:r w:rsidRPr="00863342">
        <w:rPr>
          <w:rFonts w:ascii="Arial" w:hAnsi="Arial" w:cs="Arial"/>
          <w:color w:val="000000"/>
          <w:sz w:val="24"/>
          <w:szCs w:val="24"/>
        </w:rPr>
        <w:t xml:space="preserve">e </w:t>
      </w:r>
      <w:del w:id="668" w:author="Angelo Mondaca Vergara" w:date="2020-02-13T15:47:00Z">
        <w:r w:rsidRPr="00863342" w:rsidDel="00955885">
          <w:rPr>
            <w:rFonts w:ascii="Arial" w:hAnsi="Arial" w:cs="Arial"/>
            <w:color w:val="000000"/>
            <w:sz w:val="24"/>
            <w:szCs w:val="24"/>
          </w:rPr>
          <w:delText>prohibe</w:delText>
        </w:r>
      </w:del>
      <w:ins w:id="669"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fumar en </w:t>
      </w:r>
      <w:r w:rsidR="003C488F">
        <w:rPr>
          <w:rFonts w:ascii="Arial" w:hAnsi="Arial" w:cs="Arial"/>
          <w:color w:val="000000"/>
          <w:sz w:val="24"/>
          <w:szCs w:val="24"/>
        </w:rPr>
        <w:t xml:space="preserve">toda </w:t>
      </w:r>
      <w:del w:id="670" w:author="Angelo Mondaca Vergara" w:date="2020-02-10T15:27:00Z">
        <w:r w:rsidR="003C488F" w:rsidDel="00157813">
          <w:rPr>
            <w:rFonts w:ascii="Arial" w:hAnsi="Arial" w:cs="Arial"/>
            <w:color w:val="000000"/>
            <w:sz w:val="24"/>
            <w:szCs w:val="24"/>
          </w:rPr>
          <w:delText>la unidad</w:delText>
        </w:r>
      </w:del>
      <w:ins w:id="671" w:author="Angelo Mondaca Vergara" w:date="2020-02-10T15:27:00Z">
        <w:r w:rsidR="00157813">
          <w:rPr>
            <w:rFonts w:ascii="Arial" w:hAnsi="Arial" w:cs="Arial"/>
            <w:color w:val="000000"/>
            <w:sz w:val="24"/>
            <w:szCs w:val="24"/>
          </w:rPr>
          <w:t xml:space="preserve">el área </w:t>
        </w:r>
      </w:ins>
      <w:r w:rsidR="003C488F">
        <w:rPr>
          <w:rFonts w:ascii="Arial" w:hAnsi="Arial" w:cs="Arial"/>
          <w:color w:val="000000"/>
          <w:sz w:val="24"/>
          <w:szCs w:val="24"/>
        </w:rPr>
        <w:t xml:space="preserve"> Plantas de Oxígeno.</w:t>
      </w:r>
    </w:p>
    <w:p w14:paraId="2D584FB5"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2FF6B13D" w14:textId="21672B40"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10</w:t>
      </w:r>
      <w:ins w:id="672" w:author="Mondaca Vergara Angelo Rodolfo (Codelco-Chuquicamata)" w:date="2025-09-14T23:31:00Z" w16du:dateUtc="2025-09-15T02:31:00Z">
        <w:r w:rsidR="00590477">
          <w:rPr>
            <w:rFonts w:ascii="Arial" w:hAnsi="Arial" w:cs="Arial"/>
            <w:b/>
            <w:bCs/>
            <w:color w:val="000000"/>
            <w:sz w:val="24"/>
            <w:szCs w:val="24"/>
          </w:rPr>
          <w:t>3</w:t>
        </w:r>
      </w:ins>
      <w:del w:id="673" w:author="Mondaca Vergara Angelo Rodolfo (Codelco-Chuquicamata)" w:date="2025-09-14T23:31:00Z" w16du:dateUtc="2025-09-15T02:31:00Z">
        <w:r w:rsidRPr="00863342" w:rsidDel="00590477">
          <w:rPr>
            <w:rFonts w:ascii="Arial" w:hAnsi="Arial" w:cs="Arial"/>
            <w:b/>
            <w:bCs/>
            <w:color w:val="000000"/>
            <w:sz w:val="24"/>
            <w:szCs w:val="24"/>
          </w:rPr>
          <w:delText>4</w:delText>
        </w:r>
      </w:del>
    </w:p>
    <w:p w14:paraId="25FA4CE0"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0E63ED7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Antes de la colación, </w:t>
      </w:r>
      <w:r w:rsidR="003C488F">
        <w:rPr>
          <w:rFonts w:ascii="Arial" w:hAnsi="Arial" w:cs="Arial"/>
          <w:color w:val="000000"/>
          <w:sz w:val="24"/>
          <w:szCs w:val="24"/>
        </w:rPr>
        <w:t xml:space="preserve">se </w:t>
      </w:r>
      <w:r w:rsidRPr="00863342">
        <w:rPr>
          <w:rFonts w:ascii="Arial" w:hAnsi="Arial" w:cs="Arial"/>
          <w:color w:val="000000"/>
          <w:sz w:val="24"/>
          <w:szCs w:val="24"/>
        </w:rPr>
        <w:t>debe proceder a un aseo personal minucioso, lavándose cara, manos y brazos en los baños</w:t>
      </w:r>
      <w:r w:rsidR="00F004FE">
        <w:rPr>
          <w:rFonts w:ascii="Arial" w:hAnsi="Arial" w:cs="Arial"/>
          <w:color w:val="000000"/>
          <w:sz w:val="24"/>
          <w:szCs w:val="24"/>
        </w:rPr>
        <w:t xml:space="preserve"> </w:t>
      </w:r>
      <w:r w:rsidRPr="00863342">
        <w:rPr>
          <w:rFonts w:ascii="Arial" w:hAnsi="Arial" w:cs="Arial"/>
          <w:color w:val="000000"/>
          <w:sz w:val="24"/>
          <w:szCs w:val="24"/>
        </w:rPr>
        <w:t>adecuado para ello. Todo trabajador deberá usar, al momento de su colación ropa limpia adecuada para este efecto.</w:t>
      </w:r>
    </w:p>
    <w:p w14:paraId="2A98C724"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421C87AB" w14:textId="6FD8ECB5"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10</w:t>
      </w:r>
      <w:ins w:id="674" w:author="Mondaca Vergara Angelo Rodolfo (Codelco-Chuquicamata)" w:date="2025-09-14T23:31:00Z" w16du:dateUtc="2025-09-15T02:31:00Z">
        <w:r w:rsidR="00590477">
          <w:rPr>
            <w:rFonts w:ascii="Arial" w:hAnsi="Arial" w:cs="Arial"/>
            <w:b/>
            <w:bCs/>
            <w:color w:val="000000"/>
            <w:sz w:val="24"/>
            <w:szCs w:val="24"/>
          </w:rPr>
          <w:t>4</w:t>
        </w:r>
      </w:ins>
      <w:del w:id="675" w:author="Mondaca Vergara Angelo Rodolfo (Codelco-Chuquicamata)" w:date="2025-09-14T23:31:00Z" w16du:dateUtc="2025-09-15T02:31:00Z">
        <w:r w:rsidRPr="00863342" w:rsidDel="00590477">
          <w:rPr>
            <w:rFonts w:ascii="Arial" w:hAnsi="Arial" w:cs="Arial"/>
            <w:b/>
            <w:bCs/>
            <w:color w:val="000000"/>
            <w:sz w:val="24"/>
            <w:szCs w:val="24"/>
          </w:rPr>
          <w:delText>5</w:delText>
        </w:r>
      </w:del>
    </w:p>
    <w:p w14:paraId="5B8D91EC"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6123ECAA" w14:textId="77777777" w:rsidR="00F01086" w:rsidRDefault="003C488F"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El trabajador deberá asearse al término de la jornada laboral, procurando eliminar totalmente cualquier materia o sustancia nociva con la que pudo estar en contacto. La ropa de trabajo contaminada con sustancias peligrosas no debe ser llevada a sus casas.</w:t>
      </w:r>
    </w:p>
    <w:p w14:paraId="3A3B1F1C" w14:textId="77777777" w:rsidR="00F004FE" w:rsidRPr="00863342" w:rsidRDefault="00F004FE" w:rsidP="00CB175E">
      <w:pPr>
        <w:autoSpaceDE w:val="0"/>
        <w:autoSpaceDN w:val="0"/>
        <w:adjustRightInd w:val="0"/>
        <w:spacing w:after="0" w:line="240" w:lineRule="auto"/>
        <w:jc w:val="both"/>
        <w:rPr>
          <w:rFonts w:ascii="Arial" w:hAnsi="Arial" w:cs="Arial"/>
          <w:color w:val="000000"/>
          <w:sz w:val="24"/>
          <w:szCs w:val="24"/>
        </w:rPr>
      </w:pPr>
    </w:p>
    <w:p w14:paraId="0925377D" w14:textId="014A2DFD"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10</w:t>
      </w:r>
      <w:ins w:id="676" w:author="Mondaca Vergara Angelo Rodolfo (Codelco-Chuquicamata)" w:date="2025-09-14T23:31:00Z" w16du:dateUtc="2025-09-15T02:31:00Z">
        <w:r w:rsidR="00590477">
          <w:rPr>
            <w:rFonts w:ascii="Arial" w:hAnsi="Arial" w:cs="Arial"/>
            <w:b/>
            <w:bCs/>
            <w:color w:val="000000"/>
            <w:sz w:val="24"/>
            <w:szCs w:val="24"/>
          </w:rPr>
          <w:t>5</w:t>
        </w:r>
      </w:ins>
      <w:del w:id="677" w:author="Mondaca Vergara Angelo Rodolfo (Codelco-Chuquicamata)" w:date="2025-09-14T23:31:00Z" w16du:dateUtc="2025-09-15T02:31:00Z">
        <w:r w:rsidRPr="00863342" w:rsidDel="00590477">
          <w:rPr>
            <w:rFonts w:ascii="Arial" w:hAnsi="Arial" w:cs="Arial"/>
            <w:b/>
            <w:bCs/>
            <w:color w:val="000000"/>
            <w:sz w:val="24"/>
            <w:szCs w:val="24"/>
          </w:rPr>
          <w:delText>6</w:delText>
        </w:r>
      </w:del>
    </w:p>
    <w:p w14:paraId="73CE605E" w14:textId="77777777" w:rsidR="00F004FE" w:rsidRPr="00863342" w:rsidRDefault="00F004FE" w:rsidP="00CB175E">
      <w:pPr>
        <w:autoSpaceDE w:val="0"/>
        <w:autoSpaceDN w:val="0"/>
        <w:adjustRightInd w:val="0"/>
        <w:spacing w:after="0" w:line="240" w:lineRule="auto"/>
        <w:jc w:val="both"/>
        <w:rPr>
          <w:rFonts w:ascii="Arial" w:hAnsi="Arial" w:cs="Arial"/>
          <w:b/>
          <w:bCs/>
          <w:color w:val="000000"/>
          <w:sz w:val="24"/>
          <w:szCs w:val="24"/>
        </w:rPr>
      </w:pPr>
    </w:p>
    <w:p w14:paraId="4F53EB8F" w14:textId="77777777" w:rsidR="00F01086" w:rsidRDefault="00F01086" w:rsidP="00CB175E">
      <w:pPr>
        <w:autoSpaceDE w:val="0"/>
        <w:autoSpaceDN w:val="0"/>
        <w:adjustRightInd w:val="0"/>
        <w:spacing w:after="0" w:line="240" w:lineRule="auto"/>
        <w:jc w:val="both"/>
        <w:rPr>
          <w:ins w:id="678" w:author="Mondaca Vergara Angelo Rodolfo (Codelco-Chuquicamata)" w:date="2025-09-14T06:09:00Z" w16du:dateUtc="2025-09-14T09:09:00Z"/>
          <w:rFonts w:ascii="Arial" w:hAnsi="Arial" w:cs="Arial"/>
          <w:color w:val="000000"/>
          <w:sz w:val="24"/>
          <w:szCs w:val="24"/>
        </w:rPr>
      </w:pPr>
      <w:r w:rsidRPr="00863342">
        <w:rPr>
          <w:rFonts w:ascii="Arial" w:hAnsi="Arial" w:cs="Arial"/>
          <w:color w:val="000000"/>
          <w:sz w:val="24"/>
          <w:szCs w:val="24"/>
        </w:rPr>
        <w:t>Los casilleros para mantener la ropa de trabajo deben ser lo suficientemente ventilados, para mantener la ropa</w:t>
      </w:r>
      <w:r w:rsidR="00F004FE">
        <w:rPr>
          <w:rFonts w:ascii="Arial" w:hAnsi="Arial" w:cs="Arial"/>
          <w:color w:val="000000"/>
          <w:sz w:val="24"/>
          <w:szCs w:val="24"/>
        </w:rPr>
        <w:t xml:space="preserve"> </w:t>
      </w:r>
      <w:r w:rsidRPr="00863342">
        <w:rPr>
          <w:rFonts w:ascii="Arial" w:hAnsi="Arial" w:cs="Arial"/>
          <w:color w:val="000000"/>
          <w:sz w:val="24"/>
          <w:szCs w:val="24"/>
        </w:rPr>
        <w:t>seca, de turno a turno.</w:t>
      </w:r>
    </w:p>
    <w:p w14:paraId="3366B28F" w14:textId="77777777" w:rsidR="00F4317A" w:rsidRDefault="00F4317A" w:rsidP="00CB175E">
      <w:pPr>
        <w:autoSpaceDE w:val="0"/>
        <w:autoSpaceDN w:val="0"/>
        <w:adjustRightInd w:val="0"/>
        <w:spacing w:after="0" w:line="240" w:lineRule="auto"/>
        <w:jc w:val="both"/>
        <w:rPr>
          <w:rFonts w:ascii="Arial" w:hAnsi="Arial" w:cs="Arial"/>
          <w:color w:val="000000"/>
          <w:sz w:val="24"/>
          <w:szCs w:val="24"/>
        </w:rPr>
      </w:pPr>
    </w:p>
    <w:p w14:paraId="6180BF10" w14:textId="77777777" w:rsidR="00F004FE" w:rsidRPr="00863342" w:rsidDel="00021BF4" w:rsidRDefault="00F004FE" w:rsidP="00CB175E">
      <w:pPr>
        <w:autoSpaceDE w:val="0"/>
        <w:autoSpaceDN w:val="0"/>
        <w:adjustRightInd w:val="0"/>
        <w:spacing w:after="0" w:line="240" w:lineRule="auto"/>
        <w:jc w:val="both"/>
        <w:rPr>
          <w:del w:id="679" w:author="Angelo Mondaca Vergara" w:date="2020-02-20T17:03:00Z"/>
          <w:rFonts w:ascii="Arial" w:hAnsi="Arial" w:cs="Arial"/>
          <w:color w:val="000000"/>
          <w:sz w:val="24"/>
          <w:szCs w:val="24"/>
        </w:rPr>
      </w:pPr>
    </w:p>
    <w:p w14:paraId="232EBB28" w14:textId="27EC35E9"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10</w:t>
      </w:r>
      <w:ins w:id="680" w:author="Mondaca Vergara Angelo Rodolfo (Codelco-Chuquicamata)" w:date="2025-09-14T23:31:00Z" w16du:dateUtc="2025-09-15T02:31:00Z">
        <w:r w:rsidR="00590477">
          <w:rPr>
            <w:rFonts w:ascii="Arial" w:hAnsi="Arial" w:cs="Arial"/>
            <w:b/>
            <w:bCs/>
            <w:color w:val="000000"/>
            <w:sz w:val="24"/>
            <w:szCs w:val="24"/>
          </w:rPr>
          <w:t>6</w:t>
        </w:r>
      </w:ins>
      <w:del w:id="681" w:author="Mondaca Vergara Angelo Rodolfo (Codelco-Chuquicamata)" w:date="2025-09-14T23:31:00Z" w16du:dateUtc="2025-09-15T02:31:00Z">
        <w:r w:rsidRPr="00863342" w:rsidDel="00590477">
          <w:rPr>
            <w:rFonts w:ascii="Arial" w:hAnsi="Arial" w:cs="Arial"/>
            <w:b/>
            <w:bCs/>
            <w:color w:val="000000"/>
            <w:sz w:val="24"/>
            <w:szCs w:val="24"/>
          </w:rPr>
          <w:delText>7</w:delText>
        </w:r>
      </w:del>
    </w:p>
    <w:p w14:paraId="52CEA80D" w14:textId="77777777" w:rsidR="008F2975" w:rsidRPr="00863342" w:rsidRDefault="008F2975" w:rsidP="00CB175E">
      <w:pPr>
        <w:autoSpaceDE w:val="0"/>
        <w:autoSpaceDN w:val="0"/>
        <w:adjustRightInd w:val="0"/>
        <w:spacing w:after="0" w:line="240" w:lineRule="auto"/>
        <w:jc w:val="both"/>
        <w:rPr>
          <w:rFonts w:ascii="Arial" w:hAnsi="Arial" w:cs="Arial"/>
          <w:b/>
          <w:bCs/>
          <w:color w:val="000000"/>
          <w:sz w:val="24"/>
          <w:szCs w:val="24"/>
        </w:rPr>
      </w:pPr>
    </w:p>
    <w:p w14:paraId="5D11CF3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Periódicamente se debe capacitar al personal en materias relativas a higiene industrial, haciendo hincapié en los</w:t>
      </w:r>
      <w:r w:rsidR="008F2975">
        <w:rPr>
          <w:rFonts w:ascii="Arial" w:hAnsi="Arial" w:cs="Arial"/>
          <w:color w:val="000000"/>
          <w:sz w:val="24"/>
          <w:szCs w:val="24"/>
        </w:rPr>
        <w:t xml:space="preserve"> </w:t>
      </w:r>
      <w:r w:rsidRPr="00863342">
        <w:rPr>
          <w:rFonts w:ascii="Arial" w:hAnsi="Arial" w:cs="Arial"/>
          <w:color w:val="000000"/>
          <w:sz w:val="24"/>
          <w:szCs w:val="24"/>
        </w:rPr>
        <w:t>contaminantes propios de sus puestos de trabajo.</w:t>
      </w:r>
    </w:p>
    <w:p w14:paraId="0F48532B" w14:textId="77777777" w:rsidR="008F2975" w:rsidRPr="00863342" w:rsidRDefault="008F2975" w:rsidP="00CB175E">
      <w:pPr>
        <w:autoSpaceDE w:val="0"/>
        <w:autoSpaceDN w:val="0"/>
        <w:adjustRightInd w:val="0"/>
        <w:spacing w:after="0" w:line="240" w:lineRule="auto"/>
        <w:jc w:val="both"/>
        <w:rPr>
          <w:rFonts w:ascii="Arial" w:hAnsi="Arial" w:cs="Arial"/>
          <w:color w:val="000000"/>
          <w:sz w:val="24"/>
          <w:szCs w:val="24"/>
        </w:rPr>
      </w:pPr>
    </w:p>
    <w:p w14:paraId="64AB63B3" w14:textId="6E8ECBD6"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10</w:t>
      </w:r>
      <w:ins w:id="682" w:author="Mondaca Vergara Angelo Rodolfo (Codelco-Chuquicamata)" w:date="2025-09-14T23:31:00Z" w16du:dateUtc="2025-09-15T02:31:00Z">
        <w:r w:rsidR="00590477">
          <w:rPr>
            <w:rFonts w:ascii="Arial" w:hAnsi="Arial" w:cs="Arial"/>
            <w:b/>
            <w:bCs/>
            <w:color w:val="000000"/>
            <w:sz w:val="24"/>
            <w:szCs w:val="24"/>
          </w:rPr>
          <w:t>7</w:t>
        </w:r>
      </w:ins>
      <w:del w:id="683" w:author="Mondaca Vergara Angelo Rodolfo (Codelco-Chuquicamata)" w:date="2025-09-14T23:31:00Z" w16du:dateUtc="2025-09-15T02:31:00Z">
        <w:r w:rsidRPr="00863342" w:rsidDel="00590477">
          <w:rPr>
            <w:rFonts w:ascii="Arial" w:hAnsi="Arial" w:cs="Arial"/>
            <w:b/>
            <w:bCs/>
            <w:color w:val="000000"/>
            <w:sz w:val="24"/>
            <w:szCs w:val="24"/>
          </w:rPr>
          <w:delText>8</w:delText>
        </w:r>
      </w:del>
    </w:p>
    <w:p w14:paraId="1E1CA405" w14:textId="77777777" w:rsidR="008F2975" w:rsidRPr="00863342" w:rsidRDefault="008F2975" w:rsidP="00CB175E">
      <w:pPr>
        <w:autoSpaceDE w:val="0"/>
        <w:autoSpaceDN w:val="0"/>
        <w:adjustRightInd w:val="0"/>
        <w:spacing w:after="0" w:line="240" w:lineRule="auto"/>
        <w:jc w:val="both"/>
        <w:rPr>
          <w:rFonts w:ascii="Arial" w:hAnsi="Arial" w:cs="Arial"/>
          <w:b/>
          <w:bCs/>
          <w:color w:val="000000"/>
          <w:sz w:val="24"/>
          <w:szCs w:val="24"/>
        </w:rPr>
      </w:pPr>
    </w:p>
    <w:p w14:paraId="4BCD0D10"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Es responsabilidad de cada trabajador, mantener el orden y limpieza en su área de trabajo.</w:t>
      </w:r>
    </w:p>
    <w:p w14:paraId="147AEFF6" w14:textId="77777777" w:rsidR="008F2975" w:rsidRDefault="008F2975" w:rsidP="00CB175E">
      <w:pPr>
        <w:autoSpaceDE w:val="0"/>
        <w:autoSpaceDN w:val="0"/>
        <w:adjustRightInd w:val="0"/>
        <w:spacing w:after="0" w:line="240" w:lineRule="auto"/>
        <w:jc w:val="both"/>
        <w:rPr>
          <w:ins w:id="684" w:author="Mondaca Vergara Angelo Rodolfo (Codelco-Chuquicamata)" w:date="2025-09-14T06:09:00Z" w16du:dateUtc="2025-09-14T09:09:00Z"/>
          <w:rFonts w:ascii="Arial" w:hAnsi="Arial" w:cs="Arial"/>
          <w:color w:val="000000"/>
          <w:sz w:val="24"/>
          <w:szCs w:val="24"/>
        </w:rPr>
      </w:pPr>
    </w:p>
    <w:p w14:paraId="3C090FD0" w14:textId="0F472B59" w:rsidR="00590477" w:rsidRPr="00863342" w:rsidDel="00590477" w:rsidRDefault="00590477" w:rsidP="00CB175E">
      <w:pPr>
        <w:autoSpaceDE w:val="0"/>
        <w:autoSpaceDN w:val="0"/>
        <w:adjustRightInd w:val="0"/>
        <w:spacing w:after="0" w:line="240" w:lineRule="auto"/>
        <w:jc w:val="both"/>
        <w:rPr>
          <w:del w:id="685" w:author="Mondaca Vergara Angelo Rodolfo (Codelco-Chuquicamata)" w:date="2025-09-14T23:32:00Z" w16du:dateUtc="2025-09-15T02:32:00Z"/>
          <w:rFonts w:ascii="Arial" w:hAnsi="Arial" w:cs="Arial"/>
          <w:color w:val="000000"/>
          <w:sz w:val="24"/>
          <w:szCs w:val="24"/>
        </w:rPr>
      </w:pPr>
    </w:p>
    <w:p w14:paraId="4B547F57" w14:textId="0EF68A90"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10</w:t>
      </w:r>
      <w:ins w:id="686" w:author="Mondaca Vergara Angelo Rodolfo (Codelco-Chuquicamata)" w:date="2025-09-14T23:32:00Z" w16du:dateUtc="2025-09-15T02:32:00Z">
        <w:r w:rsidR="00590477">
          <w:rPr>
            <w:rFonts w:ascii="Arial" w:hAnsi="Arial" w:cs="Arial"/>
            <w:b/>
            <w:bCs/>
            <w:color w:val="000000"/>
            <w:sz w:val="24"/>
            <w:szCs w:val="24"/>
          </w:rPr>
          <w:t>8</w:t>
        </w:r>
      </w:ins>
      <w:del w:id="687" w:author="Mondaca Vergara Angelo Rodolfo (Codelco-Chuquicamata)" w:date="2025-09-14T23:32:00Z" w16du:dateUtc="2025-09-15T02:32:00Z">
        <w:r w:rsidRPr="00863342" w:rsidDel="00590477">
          <w:rPr>
            <w:rFonts w:ascii="Arial" w:hAnsi="Arial" w:cs="Arial"/>
            <w:b/>
            <w:bCs/>
            <w:color w:val="000000"/>
            <w:sz w:val="24"/>
            <w:szCs w:val="24"/>
          </w:rPr>
          <w:delText>9</w:delText>
        </w:r>
      </w:del>
    </w:p>
    <w:p w14:paraId="03A617AF" w14:textId="77777777" w:rsidR="008F2975" w:rsidRPr="00863342" w:rsidRDefault="008F2975" w:rsidP="00CB175E">
      <w:pPr>
        <w:autoSpaceDE w:val="0"/>
        <w:autoSpaceDN w:val="0"/>
        <w:adjustRightInd w:val="0"/>
        <w:spacing w:after="0" w:line="240" w:lineRule="auto"/>
        <w:jc w:val="both"/>
        <w:rPr>
          <w:rFonts w:ascii="Arial" w:hAnsi="Arial" w:cs="Arial"/>
          <w:b/>
          <w:bCs/>
          <w:color w:val="000000"/>
          <w:sz w:val="24"/>
          <w:szCs w:val="24"/>
        </w:rPr>
      </w:pPr>
    </w:p>
    <w:p w14:paraId="15E73758"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lastRenderedPageBreak/>
        <w:t>Es responsabilidad de los trabajadores de cada área, controlar que tanto los materiales como las herramientas, no</w:t>
      </w:r>
      <w:r w:rsidR="008F2975">
        <w:rPr>
          <w:rFonts w:ascii="Arial" w:hAnsi="Arial" w:cs="Arial"/>
          <w:color w:val="000000"/>
          <w:sz w:val="24"/>
          <w:szCs w:val="24"/>
        </w:rPr>
        <w:t xml:space="preserve"> </w:t>
      </w:r>
      <w:r w:rsidRPr="00863342">
        <w:rPr>
          <w:rFonts w:ascii="Arial" w:hAnsi="Arial" w:cs="Arial"/>
          <w:color w:val="000000"/>
          <w:sz w:val="24"/>
          <w:szCs w:val="24"/>
        </w:rPr>
        <w:t>obstaculicen el tránsito y la ejecución de las operaciones.</w:t>
      </w:r>
    </w:p>
    <w:p w14:paraId="6242E93B" w14:textId="77777777" w:rsidR="003C488F" w:rsidRPr="00863342" w:rsidRDefault="003C488F" w:rsidP="00CB175E">
      <w:pPr>
        <w:autoSpaceDE w:val="0"/>
        <w:autoSpaceDN w:val="0"/>
        <w:adjustRightInd w:val="0"/>
        <w:spacing w:after="0" w:line="240" w:lineRule="auto"/>
        <w:jc w:val="both"/>
        <w:rPr>
          <w:rFonts w:ascii="Arial" w:hAnsi="Arial" w:cs="Arial"/>
          <w:color w:val="000000"/>
          <w:sz w:val="24"/>
          <w:szCs w:val="24"/>
        </w:rPr>
      </w:pPr>
    </w:p>
    <w:p w14:paraId="3BFA7A77" w14:textId="0112CB5D"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w:t>
      </w:r>
      <w:ins w:id="688" w:author="Mondaca Vergara Angelo Rodolfo (Codelco-Chuquicamata)" w:date="2025-09-14T23:32:00Z" w16du:dateUtc="2025-09-15T02:32:00Z">
        <w:r w:rsidR="00590477">
          <w:rPr>
            <w:rFonts w:ascii="Arial" w:hAnsi="Arial" w:cs="Arial"/>
            <w:b/>
            <w:bCs/>
            <w:color w:val="000000"/>
            <w:sz w:val="24"/>
            <w:szCs w:val="24"/>
          </w:rPr>
          <w:t>09</w:t>
        </w:r>
      </w:ins>
      <w:del w:id="689" w:author="Mondaca Vergara Angelo Rodolfo (Codelco-Chuquicamata)" w:date="2025-09-14T23:32:00Z" w16du:dateUtc="2025-09-15T02:32:00Z">
        <w:r w:rsidRPr="00863342" w:rsidDel="00590477">
          <w:rPr>
            <w:rFonts w:ascii="Arial" w:hAnsi="Arial" w:cs="Arial"/>
            <w:b/>
            <w:bCs/>
            <w:color w:val="000000"/>
            <w:sz w:val="24"/>
            <w:szCs w:val="24"/>
          </w:rPr>
          <w:delText>10</w:delText>
        </w:r>
      </w:del>
    </w:p>
    <w:p w14:paraId="1338EEA4" w14:textId="77777777" w:rsidR="008F2975" w:rsidRPr="00863342" w:rsidRDefault="008F2975" w:rsidP="00CB175E">
      <w:pPr>
        <w:autoSpaceDE w:val="0"/>
        <w:autoSpaceDN w:val="0"/>
        <w:adjustRightInd w:val="0"/>
        <w:spacing w:after="0" w:line="240" w:lineRule="auto"/>
        <w:jc w:val="both"/>
        <w:rPr>
          <w:rFonts w:ascii="Arial" w:hAnsi="Arial" w:cs="Arial"/>
          <w:b/>
          <w:bCs/>
          <w:color w:val="000000"/>
          <w:sz w:val="24"/>
          <w:szCs w:val="24"/>
        </w:rPr>
      </w:pPr>
    </w:p>
    <w:p w14:paraId="0A27C107"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materiales de desecho, como madera u otros desperdicios no contaminantes, que constituyan peligro de</w:t>
      </w:r>
      <w:r w:rsidR="008F2975">
        <w:rPr>
          <w:rFonts w:ascii="Arial" w:hAnsi="Arial" w:cs="Arial"/>
          <w:color w:val="000000"/>
          <w:sz w:val="24"/>
          <w:szCs w:val="24"/>
        </w:rPr>
        <w:t xml:space="preserve"> </w:t>
      </w:r>
      <w:r w:rsidRPr="00863342">
        <w:rPr>
          <w:rFonts w:ascii="Arial" w:hAnsi="Arial" w:cs="Arial"/>
          <w:color w:val="000000"/>
          <w:sz w:val="24"/>
          <w:szCs w:val="24"/>
        </w:rPr>
        <w:t>incendio, bloqueos, caídas u otros riesgos de accidentes, deben ser removidos de la faena y depositados en sitios</w:t>
      </w:r>
      <w:r w:rsidR="008F2975">
        <w:rPr>
          <w:rFonts w:ascii="Arial" w:hAnsi="Arial" w:cs="Arial"/>
          <w:color w:val="000000"/>
          <w:sz w:val="24"/>
          <w:szCs w:val="24"/>
        </w:rPr>
        <w:t xml:space="preserve"> </w:t>
      </w:r>
      <w:r w:rsidRPr="00863342">
        <w:rPr>
          <w:rFonts w:ascii="Arial" w:hAnsi="Arial" w:cs="Arial"/>
          <w:color w:val="000000"/>
          <w:sz w:val="24"/>
          <w:szCs w:val="24"/>
        </w:rPr>
        <w:t>donde no presenten dichos riesgos, o en su defecto, incinerarlos bajo control, respetando las disposiciones sanitarias</w:t>
      </w:r>
      <w:r w:rsidR="008F2975">
        <w:rPr>
          <w:rFonts w:ascii="Arial" w:hAnsi="Arial" w:cs="Arial"/>
          <w:color w:val="000000"/>
          <w:sz w:val="24"/>
          <w:szCs w:val="24"/>
        </w:rPr>
        <w:t xml:space="preserve"> </w:t>
      </w:r>
      <w:r w:rsidRPr="00863342">
        <w:rPr>
          <w:rFonts w:ascii="Arial" w:hAnsi="Arial" w:cs="Arial"/>
          <w:color w:val="000000"/>
          <w:sz w:val="24"/>
          <w:szCs w:val="24"/>
        </w:rPr>
        <w:t xml:space="preserve">y ambientales (Artículo Nº </w:t>
      </w:r>
      <w:del w:id="690" w:author="Angelo Mondaca Vergara" w:date="2020-02-21T13:58:00Z">
        <w:r w:rsidRPr="00863342" w:rsidDel="004E2E31">
          <w:rPr>
            <w:rFonts w:ascii="Arial" w:hAnsi="Arial" w:cs="Arial"/>
            <w:color w:val="000000"/>
            <w:sz w:val="24"/>
            <w:szCs w:val="24"/>
          </w:rPr>
          <w:delText>232</w:delText>
        </w:r>
      </w:del>
      <w:ins w:id="691" w:author="Angelo Mondaca Vergara" w:date="2020-02-21T13:59:00Z">
        <w:r w:rsidR="004E2E31">
          <w:rPr>
            <w:rFonts w:ascii="Arial" w:hAnsi="Arial" w:cs="Arial"/>
            <w:color w:val="000000"/>
            <w:sz w:val="24"/>
            <w:szCs w:val="24"/>
          </w:rPr>
          <w:t>68</w:t>
        </w:r>
      </w:ins>
      <w:r w:rsidRPr="00863342">
        <w:rPr>
          <w:rFonts w:ascii="Arial" w:hAnsi="Arial" w:cs="Arial"/>
          <w:color w:val="000000"/>
          <w:sz w:val="24"/>
          <w:szCs w:val="24"/>
        </w:rPr>
        <w:t xml:space="preserve"> del Decreto Supremo </w:t>
      </w:r>
      <w:del w:id="692" w:author="Angelo Mondaca Vergara" w:date="2020-02-10T15:28:00Z">
        <w:r w:rsidR="00D260C2" w:rsidDel="00A45BAE">
          <w:rPr>
            <w:rFonts w:ascii="Arial" w:hAnsi="Arial" w:cs="Arial"/>
            <w:color w:val="000000"/>
            <w:sz w:val="24"/>
            <w:szCs w:val="24"/>
          </w:rPr>
          <w:delText>Nº 72</w:delText>
        </w:r>
      </w:del>
      <w:ins w:id="693"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Reglamento de Seguridad Minera) y otras disposiciones</w:t>
      </w:r>
      <w:r w:rsidR="008F2975">
        <w:rPr>
          <w:rFonts w:ascii="Arial" w:hAnsi="Arial" w:cs="Arial"/>
          <w:color w:val="000000"/>
          <w:sz w:val="24"/>
          <w:szCs w:val="24"/>
        </w:rPr>
        <w:t xml:space="preserve"> </w:t>
      </w:r>
      <w:r w:rsidRPr="00863342">
        <w:rPr>
          <w:rFonts w:ascii="Arial" w:hAnsi="Arial" w:cs="Arial"/>
          <w:color w:val="000000"/>
          <w:sz w:val="24"/>
          <w:szCs w:val="24"/>
        </w:rPr>
        <w:t>vigentes.</w:t>
      </w:r>
    </w:p>
    <w:p w14:paraId="3224ECE8" w14:textId="77777777" w:rsidR="008F2975" w:rsidRPr="00863342" w:rsidRDefault="008F2975" w:rsidP="00CB175E">
      <w:pPr>
        <w:autoSpaceDE w:val="0"/>
        <w:autoSpaceDN w:val="0"/>
        <w:adjustRightInd w:val="0"/>
        <w:spacing w:after="0" w:line="240" w:lineRule="auto"/>
        <w:jc w:val="both"/>
        <w:rPr>
          <w:rFonts w:ascii="Arial" w:hAnsi="Arial" w:cs="Arial"/>
          <w:color w:val="000000"/>
          <w:sz w:val="24"/>
          <w:szCs w:val="24"/>
        </w:rPr>
      </w:pPr>
    </w:p>
    <w:p w14:paraId="4DA13F12" w14:textId="1B41CE75"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ins w:id="694" w:author="Mondaca Vergara Angelo Rodolfo (Codelco-Chuquicamata)" w:date="2025-09-14T23:32:00Z" w16du:dateUtc="2025-09-15T02:32:00Z">
        <w:r w:rsidR="00590477">
          <w:rPr>
            <w:rFonts w:ascii="Arial" w:hAnsi="Arial" w:cs="Arial"/>
            <w:b/>
            <w:bCs/>
            <w:color w:val="000000"/>
            <w:sz w:val="24"/>
            <w:szCs w:val="24"/>
          </w:rPr>
          <w:t>0</w:t>
        </w:r>
      </w:ins>
      <w:del w:id="695" w:author="Mondaca Vergara Angelo Rodolfo (Codelco-Chuquicamata)" w:date="2025-09-14T23:32:00Z" w16du:dateUtc="2025-09-15T02:32:00Z">
        <w:r w:rsidRPr="00863342" w:rsidDel="00590477">
          <w:rPr>
            <w:rFonts w:ascii="Arial" w:hAnsi="Arial" w:cs="Arial"/>
            <w:b/>
            <w:bCs/>
            <w:color w:val="000000"/>
            <w:sz w:val="24"/>
            <w:szCs w:val="24"/>
          </w:rPr>
          <w:delText>1</w:delText>
        </w:r>
      </w:del>
    </w:p>
    <w:p w14:paraId="3DFD779F" w14:textId="77777777" w:rsidR="008F2975" w:rsidRPr="00863342" w:rsidRDefault="008F2975" w:rsidP="00CB175E">
      <w:pPr>
        <w:autoSpaceDE w:val="0"/>
        <w:autoSpaceDN w:val="0"/>
        <w:adjustRightInd w:val="0"/>
        <w:spacing w:after="0" w:line="240" w:lineRule="auto"/>
        <w:jc w:val="both"/>
        <w:rPr>
          <w:rFonts w:ascii="Arial" w:hAnsi="Arial" w:cs="Arial"/>
          <w:b/>
          <w:bCs/>
          <w:color w:val="000000"/>
          <w:sz w:val="24"/>
          <w:szCs w:val="24"/>
        </w:rPr>
      </w:pPr>
    </w:p>
    <w:p w14:paraId="3FE2DFAF" w14:textId="46C671C8" w:rsidR="00F01086" w:rsidRPr="00863342" w:rsidDel="00021BF4" w:rsidRDefault="00F01086" w:rsidP="00CB175E">
      <w:pPr>
        <w:autoSpaceDE w:val="0"/>
        <w:autoSpaceDN w:val="0"/>
        <w:adjustRightInd w:val="0"/>
        <w:spacing w:after="0" w:line="240" w:lineRule="auto"/>
        <w:jc w:val="both"/>
        <w:rPr>
          <w:del w:id="696" w:author="Angelo Mondaca Vergara" w:date="2020-02-20T17:06:00Z"/>
          <w:rFonts w:ascii="Arial" w:hAnsi="Arial" w:cs="Arial"/>
          <w:color w:val="000000"/>
          <w:sz w:val="24"/>
          <w:szCs w:val="24"/>
        </w:rPr>
      </w:pPr>
      <w:r w:rsidRPr="00863342">
        <w:rPr>
          <w:rFonts w:ascii="Arial" w:hAnsi="Arial" w:cs="Arial"/>
          <w:color w:val="000000"/>
          <w:sz w:val="24"/>
          <w:szCs w:val="24"/>
        </w:rPr>
        <w:t>Los demás materiales de desecho, como chatarra, cualquier otro elemento que deba constituir un apilamiento o</w:t>
      </w:r>
      <w:r w:rsidR="008F2975">
        <w:rPr>
          <w:rFonts w:ascii="Arial" w:hAnsi="Arial" w:cs="Arial"/>
          <w:color w:val="000000"/>
          <w:sz w:val="24"/>
          <w:szCs w:val="24"/>
        </w:rPr>
        <w:t xml:space="preserve"> </w:t>
      </w:r>
      <w:r w:rsidRPr="00863342">
        <w:rPr>
          <w:rFonts w:ascii="Arial" w:hAnsi="Arial" w:cs="Arial"/>
          <w:color w:val="000000"/>
          <w:sz w:val="24"/>
          <w:szCs w:val="24"/>
        </w:rPr>
        <w:t xml:space="preserve">depósito, debe hacerse </w:t>
      </w:r>
      <w:del w:id="697" w:author="Mondaca Vergara Angelo Rodolfo (Codelco-Chuquicamata)" w:date="2025-09-14T23:32:00Z" w16du:dateUtc="2025-09-15T02:32:00Z">
        <w:r w:rsidRPr="00863342" w:rsidDel="00590477">
          <w:rPr>
            <w:rFonts w:ascii="Arial" w:hAnsi="Arial" w:cs="Arial"/>
            <w:color w:val="000000"/>
            <w:sz w:val="24"/>
            <w:szCs w:val="24"/>
          </w:rPr>
          <w:delText>de acuerdo a</w:delText>
        </w:r>
      </w:del>
      <w:ins w:id="698" w:author="Mondaca Vergara Angelo Rodolfo (Codelco-Chuquicamata)" w:date="2025-09-14T23:32:00Z" w16du:dateUtc="2025-09-15T02:32:00Z">
        <w:r w:rsidR="00590477" w:rsidRPr="00863342">
          <w:rPr>
            <w:rFonts w:ascii="Arial" w:hAnsi="Arial" w:cs="Arial"/>
            <w:color w:val="000000"/>
            <w:sz w:val="24"/>
            <w:szCs w:val="24"/>
          </w:rPr>
          <w:t>de acuerdo con</w:t>
        </w:r>
      </w:ins>
      <w:r w:rsidRPr="00863342">
        <w:rPr>
          <w:rFonts w:ascii="Arial" w:hAnsi="Arial" w:cs="Arial"/>
          <w:color w:val="000000"/>
          <w:sz w:val="24"/>
          <w:szCs w:val="24"/>
        </w:rPr>
        <w:t xml:space="preserve"> un plan que tenga la aprobación del SERNAGEOMIN, el cual debe ser dado a</w:t>
      </w:r>
      <w:r w:rsidR="008F2975">
        <w:rPr>
          <w:rFonts w:ascii="Arial" w:hAnsi="Arial" w:cs="Arial"/>
          <w:color w:val="000000"/>
          <w:sz w:val="24"/>
          <w:szCs w:val="24"/>
        </w:rPr>
        <w:t xml:space="preserve"> </w:t>
      </w:r>
      <w:r w:rsidRPr="00863342">
        <w:rPr>
          <w:rFonts w:ascii="Arial" w:hAnsi="Arial" w:cs="Arial"/>
          <w:color w:val="000000"/>
          <w:sz w:val="24"/>
          <w:szCs w:val="24"/>
        </w:rPr>
        <w:t xml:space="preserve">conocer por el </w:t>
      </w:r>
      <w:del w:id="699" w:author="Angelo Mondaca Vergara" w:date="2020-02-21T11:17:00Z">
        <w:r w:rsidRPr="00863342" w:rsidDel="0026209B">
          <w:rPr>
            <w:rFonts w:ascii="Arial" w:hAnsi="Arial" w:cs="Arial"/>
            <w:color w:val="000000"/>
            <w:sz w:val="24"/>
            <w:szCs w:val="24"/>
          </w:rPr>
          <w:delText>jefe</w:delText>
        </w:r>
      </w:del>
      <w:ins w:id="700" w:author="Angelo Mondaca Vergara" w:date="2020-02-21T11:17:00Z">
        <w:del w:id="701" w:author="Mondaca Vergara Angelo Rodolfo (Codelco-Chuquicamata)" w:date="2025-09-14T06:20:00Z" w16du:dateUtc="2025-09-14T09:20:00Z">
          <w:r w:rsidR="0026209B" w:rsidDel="008F7396">
            <w:rPr>
              <w:rFonts w:ascii="Arial" w:hAnsi="Arial" w:cs="Arial"/>
              <w:color w:val="000000"/>
              <w:sz w:val="24"/>
              <w:szCs w:val="24"/>
            </w:rPr>
            <w:delText>Ingeniero</w:delText>
          </w:r>
        </w:del>
      </w:ins>
      <w:ins w:id="702" w:author="Mondaca Vergara Angelo Rodolfo (Codelco-Chuquicamata)" w:date="2025-09-14T06:20:00Z" w16du:dateUtc="2025-09-14T09:20:00Z">
        <w:r w:rsidR="008F7396">
          <w:rPr>
            <w:rFonts w:ascii="Arial" w:hAnsi="Arial" w:cs="Arial"/>
            <w:color w:val="000000"/>
            <w:sz w:val="24"/>
            <w:szCs w:val="24"/>
          </w:rPr>
          <w:t>Supervisor</w:t>
        </w:r>
      </w:ins>
      <w:r w:rsidRPr="00863342">
        <w:rPr>
          <w:rFonts w:ascii="Arial" w:hAnsi="Arial" w:cs="Arial"/>
          <w:color w:val="000000"/>
          <w:sz w:val="24"/>
          <w:szCs w:val="24"/>
        </w:rPr>
        <w:t xml:space="preserve"> directo al personal que realiza el trabajo (Artículo Nº </w:t>
      </w:r>
      <w:del w:id="703" w:author="Angelo Mondaca Vergara" w:date="2020-02-21T13:59:00Z">
        <w:r w:rsidRPr="00863342" w:rsidDel="004E2E31">
          <w:rPr>
            <w:rFonts w:ascii="Arial" w:hAnsi="Arial" w:cs="Arial"/>
            <w:color w:val="000000"/>
            <w:sz w:val="24"/>
            <w:szCs w:val="24"/>
          </w:rPr>
          <w:delText xml:space="preserve">233 </w:delText>
        </w:r>
      </w:del>
      <w:ins w:id="704" w:author="Angelo Mondaca Vergara" w:date="2020-02-21T13:59:00Z">
        <w:r w:rsidR="004E2E31">
          <w:rPr>
            <w:rFonts w:ascii="Arial" w:hAnsi="Arial" w:cs="Arial"/>
            <w:color w:val="000000"/>
            <w:sz w:val="24"/>
            <w:szCs w:val="24"/>
          </w:rPr>
          <w:t>70</w:t>
        </w:r>
        <w:r w:rsidR="004E2E31" w:rsidRPr="00863342">
          <w:rPr>
            <w:rFonts w:ascii="Arial" w:hAnsi="Arial" w:cs="Arial"/>
            <w:color w:val="000000"/>
            <w:sz w:val="24"/>
            <w:szCs w:val="24"/>
          </w:rPr>
          <w:t xml:space="preserve"> </w:t>
        </w:r>
      </w:ins>
      <w:r w:rsidRPr="00863342">
        <w:rPr>
          <w:rFonts w:ascii="Arial" w:hAnsi="Arial" w:cs="Arial"/>
          <w:color w:val="000000"/>
          <w:sz w:val="24"/>
          <w:szCs w:val="24"/>
        </w:rPr>
        <w:t xml:space="preserve">del Decreto Supremo </w:t>
      </w:r>
      <w:del w:id="705" w:author="Angelo Mondaca Vergara" w:date="2020-02-10T15:28:00Z">
        <w:r w:rsidR="00D260C2" w:rsidDel="00A45BAE">
          <w:rPr>
            <w:rFonts w:ascii="Arial" w:hAnsi="Arial" w:cs="Arial"/>
            <w:color w:val="000000"/>
            <w:sz w:val="24"/>
            <w:szCs w:val="24"/>
          </w:rPr>
          <w:delText>Nº 72</w:delText>
        </w:r>
      </w:del>
      <w:ins w:id="706"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Reglamento</w:t>
      </w:r>
      <w:ins w:id="707" w:author="Angelo Mondaca Vergara" w:date="2020-02-20T17:06:00Z">
        <w:r w:rsidR="00021BF4">
          <w:rPr>
            <w:rFonts w:ascii="Arial" w:hAnsi="Arial" w:cs="Arial"/>
            <w:color w:val="000000"/>
            <w:sz w:val="24"/>
            <w:szCs w:val="24"/>
          </w:rPr>
          <w:t xml:space="preserve"> </w:t>
        </w:r>
      </w:ins>
    </w:p>
    <w:p w14:paraId="7DAC1D0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de Seguridad Minera).</w:t>
      </w:r>
    </w:p>
    <w:p w14:paraId="4EE1A6CC" w14:textId="77777777" w:rsidR="008F2975" w:rsidRPr="00863342" w:rsidRDefault="008F2975" w:rsidP="00CB175E">
      <w:pPr>
        <w:autoSpaceDE w:val="0"/>
        <w:autoSpaceDN w:val="0"/>
        <w:adjustRightInd w:val="0"/>
        <w:spacing w:after="0" w:line="240" w:lineRule="auto"/>
        <w:jc w:val="both"/>
        <w:rPr>
          <w:rFonts w:ascii="Arial" w:hAnsi="Arial" w:cs="Arial"/>
          <w:color w:val="000000"/>
          <w:sz w:val="24"/>
          <w:szCs w:val="24"/>
        </w:rPr>
      </w:pPr>
    </w:p>
    <w:p w14:paraId="41C8CEA1" w14:textId="3C075735"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ins w:id="708" w:author="Mondaca Vergara Angelo Rodolfo (Codelco-Chuquicamata)" w:date="2025-09-14T23:32:00Z" w16du:dateUtc="2025-09-15T02:32:00Z">
        <w:r w:rsidR="00590477">
          <w:rPr>
            <w:rFonts w:ascii="Arial" w:hAnsi="Arial" w:cs="Arial"/>
            <w:b/>
            <w:bCs/>
            <w:color w:val="000000"/>
            <w:sz w:val="24"/>
            <w:szCs w:val="24"/>
          </w:rPr>
          <w:t>1</w:t>
        </w:r>
      </w:ins>
      <w:del w:id="709" w:author="Mondaca Vergara Angelo Rodolfo (Codelco-Chuquicamata)" w:date="2025-09-14T23:32:00Z" w16du:dateUtc="2025-09-15T02:32:00Z">
        <w:r w:rsidRPr="00863342" w:rsidDel="00590477">
          <w:rPr>
            <w:rFonts w:ascii="Arial" w:hAnsi="Arial" w:cs="Arial"/>
            <w:b/>
            <w:bCs/>
            <w:color w:val="000000"/>
            <w:sz w:val="24"/>
            <w:szCs w:val="24"/>
          </w:rPr>
          <w:delText>2</w:delText>
        </w:r>
      </w:del>
    </w:p>
    <w:p w14:paraId="4FABCD41" w14:textId="77777777" w:rsidR="00AD09C0" w:rsidRPr="00863342" w:rsidRDefault="00AD09C0" w:rsidP="00CB175E">
      <w:pPr>
        <w:autoSpaceDE w:val="0"/>
        <w:autoSpaceDN w:val="0"/>
        <w:adjustRightInd w:val="0"/>
        <w:spacing w:after="0" w:line="240" w:lineRule="auto"/>
        <w:jc w:val="both"/>
        <w:rPr>
          <w:rFonts w:ascii="Arial" w:hAnsi="Arial" w:cs="Arial"/>
          <w:b/>
          <w:bCs/>
          <w:color w:val="000000"/>
          <w:sz w:val="24"/>
          <w:szCs w:val="24"/>
        </w:rPr>
      </w:pPr>
    </w:p>
    <w:p w14:paraId="0CEE1D7E"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Se debe evitar derramar aceites y/o solventes al piso, para ello se debe colocar un receptáculo, a fin de reciclarlos</w:t>
      </w:r>
      <w:r w:rsidR="008F2975">
        <w:rPr>
          <w:rFonts w:ascii="Arial" w:hAnsi="Arial" w:cs="Arial"/>
          <w:color w:val="000000"/>
          <w:sz w:val="24"/>
          <w:szCs w:val="24"/>
        </w:rPr>
        <w:t xml:space="preserve"> </w:t>
      </w:r>
      <w:r w:rsidRPr="00863342">
        <w:rPr>
          <w:rFonts w:ascii="Arial" w:hAnsi="Arial" w:cs="Arial"/>
          <w:color w:val="000000"/>
          <w:sz w:val="24"/>
          <w:szCs w:val="24"/>
        </w:rPr>
        <w:t xml:space="preserve">posteriormente al circuito o llevarlo a depósitos para desechos calificados (Artículo Nº </w:t>
      </w:r>
      <w:del w:id="710" w:author="Angelo Mondaca Vergara" w:date="2020-02-21T13:58:00Z">
        <w:r w:rsidRPr="00863342" w:rsidDel="004E2E31">
          <w:rPr>
            <w:rFonts w:ascii="Arial" w:hAnsi="Arial" w:cs="Arial"/>
            <w:color w:val="000000"/>
            <w:sz w:val="24"/>
            <w:szCs w:val="24"/>
          </w:rPr>
          <w:delText>232</w:delText>
        </w:r>
      </w:del>
      <w:ins w:id="711" w:author="Angelo Mondaca Vergara" w:date="2020-02-21T13:59:00Z">
        <w:r w:rsidR="004E2E31">
          <w:rPr>
            <w:rFonts w:ascii="Arial" w:hAnsi="Arial" w:cs="Arial"/>
            <w:color w:val="000000"/>
            <w:sz w:val="24"/>
            <w:szCs w:val="24"/>
          </w:rPr>
          <w:t>68</w:t>
        </w:r>
      </w:ins>
      <w:r w:rsidRPr="00863342">
        <w:rPr>
          <w:rFonts w:ascii="Arial" w:hAnsi="Arial" w:cs="Arial"/>
          <w:color w:val="000000"/>
          <w:sz w:val="24"/>
          <w:szCs w:val="24"/>
        </w:rPr>
        <w:t xml:space="preserve"> del Decreto Supremo</w:t>
      </w:r>
      <w:r w:rsidR="008F2975">
        <w:rPr>
          <w:rFonts w:ascii="Arial" w:hAnsi="Arial" w:cs="Arial"/>
          <w:color w:val="000000"/>
          <w:sz w:val="24"/>
          <w:szCs w:val="24"/>
        </w:rPr>
        <w:t xml:space="preserve"> </w:t>
      </w:r>
      <w:del w:id="712" w:author="Angelo Mondaca Vergara" w:date="2020-02-10T15:28:00Z">
        <w:r w:rsidR="00D260C2" w:rsidDel="00A45BAE">
          <w:rPr>
            <w:rFonts w:ascii="Arial" w:hAnsi="Arial" w:cs="Arial"/>
            <w:color w:val="000000"/>
            <w:sz w:val="24"/>
            <w:szCs w:val="24"/>
          </w:rPr>
          <w:delText>Nº 72</w:delText>
        </w:r>
      </w:del>
      <w:ins w:id="713"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Reglamento de Seguridad Minera).</w:t>
      </w:r>
    </w:p>
    <w:p w14:paraId="25EE2D50" w14:textId="77777777" w:rsidR="008F2975" w:rsidRDefault="008F2975" w:rsidP="00CB175E">
      <w:pPr>
        <w:autoSpaceDE w:val="0"/>
        <w:autoSpaceDN w:val="0"/>
        <w:adjustRightInd w:val="0"/>
        <w:spacing w:after="0" w:line="240" w:lineRule="auto"/>
        <w:jc w:val="both"/>
        <w:rPr>
          <w:rFonts w:ascii="Arial" w:hAnsi="Arial" w:cs="Arial"/>
          <w:b/>
          <w:bCs/>
          <w:color w:val="000000"/>
          <w:sz w:val="24"/>
          <w:szCs w:val="24"/>
        </w:rPr>
      </w:pPr>
    </w:p>
    <w:p w14:paraId="3D4D14EE" w14:textId="5D12F8A8"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ins w:id="714" w:author="Mondaca Vergara Angelo Rodolfo (Codelco-Chuquicamata)" w:date="2025-09-14T23:32:00Z" w16du:dateUtc="2025-09-15T02:32:00Z">
        <w:r w:rsidR="00590477">
          <w:rPr>
            <w:rFonts w:ascii="Arial" w:hAnsi="Arial" w:cs="Arial"/>
            <w:b/>
            <w:bCs/>
            <w:color w:val="000000"/>
            <w:sz w:val="24"/>
            <w:szCs w:val="24"/>
          </w:rPr>
          <w:t>2</w:t>
        </w:r>
      </w:ins>
      <w:del w:id="715" w:author="Mondaca Vergara Angelo Rodolfo (Codelco-Chuquicamata)" w:date="2025-09-14T23:32:00Z" w16du:dateUtc="2025-09-15T02:32:00Z">
        <w:r w:rsidRPr="00863342" w:rsidDel="00590477">
          <w:rPr>
            <w:rFonts w:ascii="Arial" w:hAnsi="Arial" w:cs="Arial"/>
            <w:b/>
            <w:bCs/>
            <w:color w:val="000000"/>
            <w:sz w:val="24"/>
            <w:szCs w:val="24"/>
          </w:rPr>
          <w:delText>3</w:delText>
        </w:r>
      </w:del>
    </w:p>
    <w:p w14:paraId="5128B125" w14:textId="77777777" w:rsidR="008F2975" w:rsidRPr="00863342" w:rsidRDefault="008F2975" w:rsidP="00CB175E">
      <w:pPr>
        <w:autoSpaceDE w:val="0"/>
        <w:autoSpaceDN w:val="0"/>
        <w:adjustRightInd w:val="0"/>
        <w:spacing w:after="0" w:line="240" w:lineRule="auto"/>
        <w:jc w:val="both"/>
        <w:rPr>
          <w:rFonts w:ascii="Arial" w:hAnsi="Arial" w:cs="Arial"/>
          <w:b/>
          <w:bCs/>
          <w:color w:val="000000"/>
          <w:sz w:val="24"/>
          <w:szCs w:val="24"/>
        </w:rPr>
      </w:pPr>
    </w:p>
    <w:p w14:paraId="2120CB9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trabajadores que efectúan limpieza en altura, como estructuras, plataformas o pisos superiores, entre otros,</w:t>
      </w:r>
      <w:r w:rsidR="008F2975">
        <w:rPr>
          <w:rFonts w:ascii="Arial" w:hAnsi="Arial" w:cs="Arial"/>
          <w:color w:val="000000"/>
          <w:sz w:val="24"/>
          <w:szCs w:val="24"/>
        </w:rPr>
        <w:t xml:space="preserve"> </w:t>
      </w:r>
      <w:r w:rsidRPr="00863342">
        <w:rPr>
          <w:rFonts w:ascii="Arial" w:hAnsi="Arial" w:cs="Arial"/>
          <w:color w:val="000000"/>
          <w:sz w:val="24"/>
          <w:szCs w:val="24"/>
        </w:rPr>
        <w:t>deben hacerlo de acuerdo a una adecuada planificación y coordinación, para evitar caídas de materiales y/o polvo a</w:t>
      </w:r>
      <w:r w:rsidR="008F2975">
        <w:rPr>
          <w:rFonts w:ascii="Arial" w:hAnsi="Arial" w:cs="Arial"/>
          <w:color w:val="000000"/>
          <w:sz w:val="24"/>
          <w:szCs w:val="24"/>
        </w:rPr>
        <w:t xml:space="preserve"> </w:t>
      </w:r>
      <w:r w:rsidRPr="00863342">
        <w:rPr>
          <w:rFonts w:ascii="Arial" w:hAnsi="Arial" w:cs="Arial"/>
          <w:color w:val="000000"/>
          <w:sz w:val="24"/>
          <w:szCs w:val="24"/>
        </w:rPr>
        <w:t>niveles inferiores. Se debe usar arnés de seguridad según Norma Interna NEO 7.</w:t>
      </w:r>
    </w:p>
    <w:p w14:paraId="022FDA1F" w14:textId="77777777" w:rsidR="008F2975" w:rsidRDefault="008F2975" w:rsidP="00CB175E">
      <w:pPr>
        <w:autoSpaceDE w:val="0"/>
        <w:autoSpaceDN w:val="0"/>
        <w:adjustRightInd w:val="0"/>
        <w:spacing w:after="0" w:line="240" w:lineRule="auto"/>
        <w:jc w:val="both"/>
        <w:rPr>
          <w:ins w:id="716" w:author="Angelo Mondaca Vergara" w:date="2020-02-21T11:00:00Z"/>
          <w:rFonts w:ascii="Arial" w:hAnsi="Arial" w:cs="Arial"/>
          <w:color w:val="000000"/>
          <w:sz w:val="24"/>
          <w:szCs w:val="24"/>
        </w:rPr>
      </w:pPr>
    </w:p>
    <w:p w14:paraId="00CF7E74" w14:textId="77777777" w:rsidR="00FD5C65" w:rsidRPr="00863342" w:rsidDel="004D3D2D" w:rsidRDefault="00FD5C65" w:rsidP="00CB175E">
      <w:pPr>
        <w:autoSpaceDE w:val="0"/>
        <w:autoSpaceDN w:val="0"/>
        <w:adjustRightInd w:val="0"/>
        <w:spacing w:after="0" w:line="240" w:lineRule="auto"/>
        <w:jc w:val="both"/>
        <w:rPr>
          <w:del w:id="717" w:author="Angelo Mondaca Vergara" w:date="2020-02-21T14:34:00Z"/>
          <w:rFonts w:ascii="Arial" w:hAnsi="Arial" w:cs="Arial"/>
          <w:color w:val="000000"/>
          <w:sz w:val="24"/>
          <w:szCs w:val="24"/>
        </w:rPr>
      </w:pPr>
    </w:p>
    <w:p w14:paraId="3332DB8B" w14:textId="6E7A1CA9"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ins w:id="718" w:author="Mondaca Vergara Angelo Rodolfo (Codelco-Chuquicamata)" w:date="2025-09-14T23:33:00Z" w16du:dateUtc="2025-09-15T02:33:00Z">
        <w:r w:rsidR="00590477">
          <w:rPr>
            <w:rFonts w:ascii="Arial" w:hAnsi="Arial" w:cs="Arial"/>
            <w:b/>
            <w:bCs/>
            <w:color w:val="000000"/>
            <w:sz w:val="24"/>
            <w:szCs w:val="24"/>
          </w:rPr>
          <w:t>3</w:t>
        </w:r>
      </w:ins>
      <w:del w:id="719" w:author="Mondaca Vergara Angelo Rodolfo (Codelco-Chuquicamata)" w:date="2025-09-14T23:33:00Z" w16du:dateUtc="2025-09-15T02:33:00Z">
        <w:r w:rsidRPr="00863342" w:rsidDel="00590477">
          <w:rPr>
            <w:rFonts w:ascii="Arial" w:hAnsi="Arial" w:cs="Arial"/>
            <w:b/>
            <w:bCs/>
            <w:color w:val="000000"/>
            <w:sz w:val="24"/>
            <w:szCs w:val="24"/>
          </w:rPr>
          <w:delText>4</w:delText>
        </w:r>
      </w:del>
    </w:p>
    <w:p w14:paraId="411D4532" w14:textId="77777777" w:rsidR="00DF11F3" w:rsidRPr="00863342" w:rsidRDefault="00DF11F3" w:rsidP="00CB175E">
      <w:pPr>
        <w:autoSpaceDE w:val="0"/>
        <w:autoSpaceDN w:val="0"/>
        <w:adjustRightInd w:val="0"/>
        <w:spacing w:after="0" w:line="240" w:lineRule="auto"/>
        <w:jc w:val="both"/>
        <w:rPr>
          <w:rFonts w:ascii="Arial" w:hAnsi="Arial" w:cs="Arial"/>
          <w:b/>
          <w:bCs/>
          <w:color w:val="000000"/>
          <w:sz w:val="24"/>
          <w:szCs w:val="24"/>
        </w:rPr>
      </w:pPr>
    </w:p>
    <w:p w14:paraId="1AF476D4"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El personal eléctrico que labora en </w:t>
      </w:r>
      <w:del w:id="720" w:author="Angelo Mondaca Vergara" w:date="2020-02-10T15:27:00Z">
        <w:r w:rsidRPr="00863342" w:rsidDel="00157813">
          <w:rPr>
            <w:rFonts w:ascii="Arial" w:hAnsi="Arial" w:cs="Arial"/>
            <w:color w:val="000000"/>
            <w:sz w:val="24"/>
            <w:szCs w:val="24"/>
          </w:rPr>
          <w:delText>la Unidad</w:delText>
        </w:r>
      </w:del>
      <w:ins w:id="721" w:author="Angelo Mondaca Vergara" w:date="2020-02-10T15:27:00Z">
        <w:r w:rsidR="00157813">
          <w:rPr>
            <w:rFonts w:ascii="Arial" w:hAnsi="Arial" w:cs="Arial"/>
            <w:color w:val="000000"/>
            <w:sz w:val="24"/>
            <w:szCs w:val="24"/>
          </w:rPr>
          <w:t xml:space="preserve">el área </w:t>
        </w:r>
      </w:ins>
      <w:del w:id="722" w:author="Angelo Mondaca Vergara" w:date="2020-02-21T11:03:00Z">
        <w:r w:rsidRPr="00863342" w:rsidDel="00FD5C65">
          <w:rPr>
            <w:rFonts w:ascii="Arial" w:hAnsi="Arial" w:cs="Arial"/>
            <w:color w:val="000000"/>
            <w:sz w:val="24"/>
            <w:szCs w:val="24"/>
          </w:rPr>
          <w:delText xml:space="preserve"> </w:delText>
        </w:r>
      </w:del>
      <w:r w:rsidRPr="00863342">
        <w:rPr>
          <w:rFonts w:ascii="Arial" w:hAnsi="Arial" w:cs="Arial"/>
          <w:color w:val="000000"/>
          <w:sz w:val="24"/>
          <w:szCs w:val="24"/>
        </w:rPr>
        <w:t>Plantas de Oxígeno debe preocuparse de la limpieza y reposición de</w:t>
      </w:r>
      <w:r w:rsidR="00DF11F3">
        <w:rPr>
          <w:rFonts w:ascii="Arial" w:hAnsi="Arial" w:cs="Arial"/>
          <w:color w:val="000000"/>
          <w:sz w:val="24"/>
          <w:szCs w:val="24"/>
        </w:rPr>
        <w:t xml:space="preserve"> </w:t>
      </w:r>
      <w:r w:rsidRPr="00863342">
        <w:rPr>
          <w:rFonts w:ascii="Arial" w:hAnsi="Arial" w:cs="Arial"/>
          <w:color w:val="000000"/>
          <w:sz w:val="24"/>
          <w:szCs w:val="24"/>
        </w:rPr>
        <w:t>las luminarias, para mantener una buena iluminación, la que como mínimo debe ser de ciento cincuenta (150) Lux</w:t>
      </w:r>
      <w:r w:rsidR="00DF11F3">
        <w:rPr>
          <w:rFonts w:ascii="Arial" w:hAnsi="Arial" w:cs="Arial"/>
          <w:color w:val="000000"/>
          <w:sz w:val="24"/>
          <w:szCs w:val="24"/>
        </w:rPr>
        <w:t xml:space="preserve"> </w:t>
      </w:r>
      <w:r w:rsidRPr="00863342">
        <w:rPr>
          <w:rFonts w:ascii="Arial" w:hAnsi="Arial" w:cs="Arial"/>
          <w:color w:val="000000"/>
          <w:sz w:val="24"/>
          <w:szCs w:val="24"/>
        </w:rPr>
        <w:t>(Lx.), de acuerdo al Decreto supremo Nº 594 modificado por el Decreto Nº 201.</w:t>
      </w:r>
    </w:p>
    <w:p w14:paraId="2F7F7523" w14:textId="77777777" w:rsidR="00DF11F3" w:rsidRDefault="00DF11F3" w:rsidP="00CB175E">
      <w:pPr>
        <w:autoSpaceDE w:val="0"/>
        <w:autoSpaceDN w:val="0"/>
        <w:adjustRightInd w:val="0"/>
        <w:spacing w:after="0" w:line="240" w:lineRule="auto"/>
        <w:jc w:val="both"/>
        <w:rPr>
          <w:rFonts w:ascii="Arial" w:hAnsi="Arial" w:cs="Arial"/>
          <w:color w:val="000000"/>
          <w:sz w:val="24"/>
          <w:szCs w:val="24"/>
        </w:rPr>
      </w:pPr>
    </w:p>
    <w:p w14:paraId="47BD9C8D" w14:textId="77777777" w:rsidR="00AD09C0" w:rsidRDefault="00AD09C0" w:rsidP="00CB175E">
      <w:pPr>
        <w:autoSpaceDE w:val="0"/>
        <w:autoSpaceDN w:val="0"/>
        <w:adjustRightInd w:val="0"/>
        <w:spacing w:after="0" w:line="240" w:lineRule="auto"/>
        <w:jc w:val="both"/>
        <w:rPr>
          <w:ins w:id="723" w:author="Angelo Mondaca Vergara" w:date="2020-02-21T14:34:00Z"/>
          <w:rFonts w:ascii="Arial" w:hAnsi="Arial" w:cs="Arial"/>
          <w:color w:val="000000"/>
          <w:sz w:val="24"/>
          <w:szCs w:val="24"/>
        </w:rPr>
      </w:pPr>
    </w:p>
    <w:p w14:paraId="502BA916" w14:textId="5F6C169E" w:rsidR="004D3D2D" w:rsidDel="00590477" w:rsidRDefault="004D3D2D" w:rsidP="00CB175E">
      <w:pPr>
        <w:autoSpaceDE w:val="0"/>
        <w:autoSpaceDN w:val="0"/>
        <w:adjustRightInd w:val="0"/>
        <w:spacing w:after="0" w:line="240" w:lineRule="auto"/>
        <w:jc w:val="both"/>
        <w:rPr>
          <w:ins w:id="724" w:author="Angelo Mondaca Vergara" w:date="2020-02-21T14:34:00Z"/>
          <w:del w:id="725" w:author="Mondaca Vergara Angelo Rodolfo (Codelco-Chuquicamata)" w:date="2025-09-14T23:33:00Z" w16du:dateUtc="2025-09-15T02:33:00Z"/>
          <w:rFonts w:ascii="Arial" w:hAnsi="Arial" w:cs="Arial"/>
          <w:color w:val="000000"/>
          <w:sz w:val="24"/>
          <w:szCs w:val="24"/>
        </w:rPr>
      </w:pPr>
    </w:p>
    <w:p w14:paraId="36027EFE" w14:textId="168DA3FB" w:rsidR="004D3D2D" w:rsidDel="00590477" w:rsidRDefault="004D3D2D" w:rsidP="00CB175E">
      <w:pPr>
        <w:autoSpaceDE w:val="0"/>
        <w:autoSpaceDN w:val="0"/>
        <w:adjustRightInd w:val="0"/>
        <w:spacing w:after="0" w:line="240" w:lineRule="auto"/>
        <w:jc w:val="both"/>
        <w:rPr>
          <w:ins w:id="726" w:author="Angelo Mondaca Vergara" w:date="2020-02-21T14:34:00Z"/>
          <w:del w:id="727" w:author="Mondaca Vergara Angelo Rodolfo (Codelco-Chuquicamata)" w:date="2025-09-14T23:33:00Z" w16du:dateUtc="2025-09-15T02:33:00Z"/>
          <w:rFonts w:ascii="Arial" w:hAnsi="Arial" w:cs="Arial"/>
          <w:color w:val="000000"/>
          <w:sz w:val="24"/>
          <w:szCs w:val="24"/>
        </w:rPr>
      </w:pPr>
    </w:p>
    <w:p w14:paraId="18CEB37D" w14:textId="0E3343EA" w:rsidR="004D3D2D" w:rsidDel="00590477" w:rsidRDefault="004D3D2D" w:rsidP="00CB175E">
      <w:pPr>
        <w:autoSpaceDE w:val="0"/>
        <w:autoSpaceDN w:val="0"/>
        <w:adjustRightInd w:val="0"/>
        <w:spacing w:after="0" w:line="240" w:lineRule="auto"/>
        <w:jc w:val="both"/>
        <w:rPr>
          <w:ins w:id="728" w:author="Angelo Mondaca Vergara" w:date="2020-02-21T14:34:00Z"/>
          <w:del w:id="729" w:author="Mondaca Vergara Angelo Rodolfo (Codelco-Chuquicamata)" w:date="2025-09-14T23:33:00Z" w16du:dateUtc="2025-09-15T02:33:00Z"/>
          <w:rFonts w:ascii="Arial" w:hAnsi="Arial" w:cs="Arial"/>
          <w:color w:val="000000"/>
          <w:sz w:val="24"/>
          <w:szCs w:val="24"/>
        </w:rPr>
      </w:pPr>
    </w:p>
    <w:p w14:paraId="4CC87463" w14:textId="6E1634DE" w:rsidR="004D3D2D" w:rsidRPr="00863342" w:rsidDel="00590477" w:rsidRDefault="004D3D2D" w:rsidP="00CB175E">
      <w:pPr>
        <w:autoSpaceDE w:val="0"/>
        <w:autoSpaceDN w:val="0"/>
        <w:adjustRightInd w:val="0"/>
        <w:spacing w:after="0" w:line="240" w:lineRule="auto"/>
        <w:jc w:val="both"/>
        <w:rPr>
          <w:del w:id="730" w:author="Mondaca Vergara Angelo Rodolfo (Codelco-Chuquicamata)" w:date="2025-09-14T23:33:00Z" w16du:dateUtc="2025-09-15T02:33:00Z"/>
          <w:rFonts w:ascii="Arial" w:hAnsi="Arial" w:cs="Arial"/>
          <w:color w:val="000000"/>
          <w:sz w:val="24"/>
          <w:szCs w:val="24"/>
        </w:rPr>
      </w:pPr>
    </w:p>
    <w:p w14:paraId="32E3212A" w14:textId="77777777" w:rsidR="00590477" w:rsidRDefault="00590477" w:rsidP="00DF11F3">
      <w:pPr>
        <w:autoSpaceDE w:val="0"/>
        <w:autoSpaceDN w:val="0"/>
        <w:adjustRightInd w:val="0"/>
        <w:spacing w:after="0" w:line="240" w:lineRule="auto"/>
        <w:jc w:val="center"/>
        <w:rPr>
          <w:ins w:id="731" w:author="Mondaca Vergara Angelo Rodolfo (Codelco-Chuquicamata)" w:date="2025-09-14T23:33:00Z" w16du:dateUtc="2025-09-15T02:33:00Z"/>
          <w:rFonts w:ascii="Arial" w:hAnsi="Arial" w:cs="Arial"/>
          <w:b/>
          <w:bCs/>
          <w:color w:val="000000"/>
          <w:sz w:val="24"/>
          <w:szCs w:val="24"/>
        </w:rPr>
      </w:pPr>
    </w:p>
    <w:p w14:paraId="6982A493" w14:textId="77777777" w:rsidR="00590477" w:rsidRDefault="00590477" w:rsidP="00DF11F3">
      <w:pPr>
        <w:autoSpaceDE w:val="0"/>
        <w:autoSpaceDN w:val="0"/>
        <w:adjustRightInd w:val="0"/>
        <w:spacing w:after="0" w:line="240" w:lineRule="auto"/>
        <w:jc w:val="center"/>
        <w:rPr>
          <w:ins w:id="732" w:author="Mondaca Vergara Angelo Rodolfo (Codelco-Chuquicamata)" w:date="2025-09-14T23:33:00Z" w16du:dateUtc="2025-09-15T02:33:00Z"/>
          <w:rFonts w:ascii="Arial" w:hAnsi="Arial" w:cs="Arial"/>
          <w:b/>
          <w:bCs/>
          <w:color w:val="000000"/>
          <w:sz w:val="24"/>
          <w:szCs w:val="24"/>
        </w:rPr>
      </w:pPr>
    </w:p>
    <w:p w14:paraId="76D0EE78" w14:textId="77777777" w:rsidR="00590477" w:rsidRDefault="00590477" w:rsidP="00DF11F3">
      <w:pPr>
        <w:autoSpaceDE w:val="0"/>
        <w:autoSpaceDN w:val="0"/>
        <w:adjustRightInd w:val="0"/>
        <w:spacing w:after="0" w:line="240" w:lineRule="auto"/>
        <w:jc w:val="center"/>
        <w:rPr>
          <w:ins w:id="733" w:author="Mondaca Vergara Angelo Rodolfo (Codelco-Chuquicamata)" w:date="2025-09-14T23:33:00Z" w16du:dateUtc="2025-09-15T02:33:00Z"/>
          <w:rFonts w:ascii="Arial" w:hAnsi="Arial" w:cs="Arial"/>
          <w:b/>
          <w:bCs/>
          <w:color w:val="000000"/>
          <w:sz w:val="24"/>
          <w:szCs w:val="24"/>
        </w:rPr>
      </w:pPr>
    </w:p>
    <w:p w14:paraId="634FFED1" w14:textId="77777777" w:rsidR="00590477" w:rsidRDefault="00590477" w:rsidP="00DF11F3">
      <w:pPr>
        <w:autoSpaceDE w:val="0"/>
        <w:autoSpaceDN w:val="0"/>
        <w:adjustRightInd w:val="0"/>
        <w:spacing w:after="0" w:line="240" w:lineRule="auto"/>
        <w:jc w:val="center"/>
        <w:rPr>
          <w:ins w:id="734" w:author="Mondaca Vergara Angelo Rodolfo (Codelco-Chuquicamata)" w:date="2025-09-14T23:33:00Z" w16du:dateUtc="2025-09-15T02:33:00Z"/>
          <w:rFonts w:ascii="Arial" w:hAnsi="Arial" w:cs="Arial"/>
          <w:b/>
          <w:bCs/>
          <w:color w:val="000000"/>
          <w:sz w:val="24"/>
          <w:szCs w:val="24"/>
        </w:rPr>
      </w:pPr>
    </w:p>
    <w:p w14:paraId="043321F4" w14:textId="77777777" w:rsidR="00590477" w:rsidRDefault="00590477" w:rsidP="00DF11F3">
      <w:pPr>
        <w:autoSpaceDE w:val="0"/>
        <w:autoSpaceDN w:val="0"/>
        <w:adjustRightInd w:val="0"/>
        <w:spacing w:after="0" w:line="240" w:lineRule="auto"/>
        <w:jc w:val="center"/>
        <w:rPr>
          <w:ins w:id="735" w:author="Mondaca Vergara Angelo Rodolfo (Codelco-Chuquicamata)" w:date="2025-09-14T23:33:00Z" w16du:dateUtc="2025-09-15T02:33:00Z"/>
          <w:rFonts w:ascii="Arial" w:hAnsi="Arial" w:cs="Arial"/>
          <w:b/>
          <w:bCs/>
          <w:color w:val="000000"/>
          <w:sz w:val="24"/>
          <w:szCs w:val="24"/>
        </w:rPr>
      </w:pPr>
    </w:p>
    <w:p w14:paraId="586B9182" w14:textId="77777777" w:rsidR="00590477" w:rsidRDefault="00590477" w:rsidP="00DF11F3">
      <w:pPr>
        <w:autoSpaceDE w:val="0"/>
        <w:autoSpaceDN w:val="0"/>
        <w:adjustRightInd w:val="0"/>
        <w:spacing w:after="0" w:line="240" w:lineRule="auto"/>
        <w:jc w:val="center"/>
        <w:rPr>
          <w:ins w:id="736" w:author="Mondaca Vergara Angelo Rodolfo (Codelco-Chuquicamata)" w:date="2025-09-14T23:33:00Z" w16du:dateUtc="2025-09-15T02:33:00Z"/>
          <w:rFonts w:ascii="Arial" w:hAnsi="Arial" w:cs="Arial"/>
          <w:b/>
          <w:bCs/>
          <w:color w:val="000000"/>
          <w:sz w:val="24"/>
          <w:szCs w:val="24"/>
        </w:rPr>
      </w:pPr>
    </w:p>
    <w:p w14:paraId="4EC72492" w14:textId="77777777" w:rsidR="00590477" w:rsidRDefault="00590477" w:rsidP="00DF11F3">
      <w:pPr>
        <w:autoSpaceDE w:val="0"/>
        <w:autoSpaceDN w:val="0"/>
        <w:adjustRightInd w:val="0"/>
        <w:spacing w:after="0" w:line="240" w:lineRule="auto"/>
        <w:jc w:val="center"/>
        <w:rPr>
          <w:ins w:id="737" w:author="Mondaca Vergara Angelo Rodolfo (Codelco-Chuquicamata)" w:date="2025-09-14T23:33:00Z" w16du:dateUtc="2025-09-15T02:33:00Z"/>
          <w:rFonts w:ascii="Arial" w:hAnsi="Arial" w:cs="Arial"/>
          <w:b/>
          <w:bCs/>
          <w:color w:val="000000"/>
          <w:sz w:val="24"/>
          <w:szCs w:val="24"/>
        </w:rPr>
      </w:pPr>
    </w:p>
    <w:p w14:paraId="63BB30D1" w14:textId="77777777" w:rsidR="00590477" w:rsidRDefault="00590477" w:rsidP="00DF11F3">
      <w:pPr>
        <w:autoSpaceDE w:val="0"/>
        <w:autoSpaceDN w:val="0"/>
        <w:adjustRightInd w:val="0"/>
        <w:spacing w:after="0" w:line="240" w:lineRule="auto"/>
        <w:jc w:val="center"/>
        <w:rPr>
          <w:ins w:id="738" w:author="Mondaca Vergara Angelo Rodolfo (Codelco-Chuquicamata)" w:date="2025-09-14T23:33:00Z" w16du:dateUtc="2025-09-15T02:33:00Z"/>
          <w:rFonts w:ascii="Arial" w:hAnsi="Arial" w:cs="Arial"/>
          <w:b/>
          <w:bCs/>
          <w:color w:val="000000"/>
          <w:sz w:val="24"/>
          <w:szCs w:val="24"/>
        </w:rPr>
      </w:pPr>
    </w:p>
    <w:p w14:paraId="4125D9B9" w14:textId="028C8446" w:rsidR="00F01086" w:rsidRPr="00863342" w:rsidRDefault="00F01086" w:rsidP="00DF11F3">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Noveno</w:t>
      </w:r>
    </w:p>
    <w:p w14:paraId="641E6D4A" w14:textId="77777777" w:rsidR="00F01086" w:rsidRDefault="00F01086" w:rsidP="00DF11F3">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Prevención y Protección Contra Incendios</w:t>
      </w:r>
    </w:p>
    <w:p w14:paraId="7E539CFA" w14:textId="77777777" w:rsidR="00DF11F3" w:rsidRPr="00863342" w:rsidRDefault="00DF11F3" w:rsidP="00DF11F3">
      <w:pPr>
        <w:autoSpaceDE w:val="0"/>
        <w:autoSpaceDN w:val="0"/>
        <w:adjustRightInd w:val="0"/>
        <w:spacing w:after="0" w:line="240" w:lineRule="auto"/>
        <w:jc w:val="center"/>
        <w:rPr>
          <w:rFonts w:ascii="Arial" w:hAnsi="Arial" w:cs="Arial"/>
          <w:b/>
          <w:bCs/>
          <w:color w:val="000000"/>
          <w:sz w:val="24"/>
          <w:szCs w:val="24"/>
        </w:rPr>
      </w:pPr>
    </w:p>
    <w:p w14:paraId="68BA0EA4" w14:textId="006DF2AC"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ins w:id="739" w:author="Mondaca Vergara Angelo Rodolfo (Codelco-Chuquicamata)" w:date="2025-09-14T23:33:00Z" w16du:dateUtc="2025-09-15T02:33:00Z">
        <w:r w:rsidR="00590477">
          <w:rPr>
            <w:rFonts w:ascii="Arial" w:hAnsi="Arial" w:cs="Arial"/>
            <w:b/>
            <w:bCs/>
            <w:color w:val="000000"/>
            <w:sz w:val="24"/>
            <w:szCs w:val="24"/>
          </w:rPr>
          <w:t>4</w:t>
        </w:r>
      </w:ins>
      <w:del w:id="740" w:author="Mondaca Vergara Angelo Rodolfo (Codelco-Chuquicamata)" w:date="2025-09-14T23:33:00Z" w16du:dateUtc="2025-09-15T02:33:00Z">
        <w:r w:rsidRPr="00863342" w:rsidDel="00590477">
          <w:rPr>
            <w:rFonts w:ascii="Arial" w:hAnsi="Arial" w:cs="Arial"/>
            <w:b/>
            <w:bCs/>
            <w:color w:val="000000"/>
            <w:sz w:val="24"/>
            <w:szCs w:val="24"/>
          </w:rPr>
          <w:delText>5</w:delText>
        </w:r>
      </w:del>
    </w:p>
    <w:p w14:paraId="44D0921A" w14:textId="77777777" w:rsidR="00DF11F3" w:rsidRPr="00863342" w:rsidRDefault="00DF11F3" w:rsidP="00CB175E">
      <w:pPr>
        <w:autoSpaceDE w:val="0"/>
        <w:autoSpaceDN w:val="0"/>
        <w:adjustRightInd w:val="0"/>
        <w:spacing w:after="0" w:line="240" w:lineRule="auto"/>
        <w:jc w:val="both"/>
        <w:rPr>
          <w:rFonts w:ascii="Arial" w:hAnsi="Arial" w:cs="Arial"/>
          <w:b/>
          <w:bCs/>
          <w:color w:val="000000"/>
          <w:sz w:val="24"/>
          <w:szCs w:val="24"/>
        </w:rPr>
      </w:pPr>
    </w:p>
    <w:p w14:paraId="1081D833"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todo lugar de trabajo de</w:t>
      </w:r>
      <w:del w:id="741" w:author="Angelo Mondaca Vergara" w:date="2020-02-21T11:03:00Z">
        <w:r w:rsidRPr="00863342" w:rsidDel="00FD5C65">
          <w:rPr>
            <w:rFonts w:ascii="Arial" w:hAnsi="Arial" w:cs="Arial"/>
            <w:color w:val="000000"/>
            <w:sz w:val="24"/>
            <w:szCs w:val="24"/>
          </w:rPr>
          <w:delText xml:space="preserve"> </w:delText>
        </w:r>
      </w:del>
      <w:del w:id="742" w:author="Angelo Mondaca Vergara" w:date="2020-02-10T15:27:00Z">
        <w:r w:rsidRPr="00863342" w:rsidDel="00157813">
          <w:rPr>
            <w:rFonts w:ascii="Arial" w:hAnsi="Arial" w:cs="Arial"/>
            <w:color w:val="000000"/>
            <w:sz w:val="24"/>
            <w:szCs w:val="24"/>
          </w:rPr>
          <w:delText>la Unidad</w:delText>
        </w:r>
      </w:del>
      <w:ins w:id="743" w:author="Angelo Mondaca Vergara" w:date="2020-02-10T15:27:00Z">
        <w:r w:rsidR="00157813">
          <w:rPr>
            <w:rFonts w:ascii="Arial" w:hAnsi="Arial" w:cs="Arial"/>
            <w:color w:val="000000"/>
            <w:sz w:val="24"/>
            <w:szCs w:val="24"/>
          </w:rPr>
          <w:t xml:space="preserve">l área </w:t>
        </w:r>
      </w:ins>
      <w:del w:id="744" w:author="Angelo Mondaca Vergara" w:date="2020-02-21T11:03:00Z">
        <w:r w:rsidRPr="00863342" w:rsidDel="00FD5C65">
          <w:rPr>
            <w:rFonts w:ascii="Arial" w:hAnsi="Arial" w:cs="Arial"/>
            <w:color w:val="000000"/>
            <w:sz w:val="24"/>
            <w:szCs w:val="24"/>
          </w:rPr>
          <w:delText xml:space="preserve"> </w:delText>
        </w:r>
      </w:del>
      <w:r w:rsidRPr="00863342">
        <w:rPr>
          <w:rFonts w:ascii="Arial" w:hAnsi="Arial" w:cs="Arial"/>
          <w:color w:val="000000"/>
          <w:sz w:val="24"/>
          <w:szCs w:val="24"/>
        </w:rPr>
        <w:t>Plantas de Oxígeno en que exista algún riesgo de incendio, ya sea por la</w:t>
      </w:r>
      <w:r w:rsidR="00DF11F3">
        <w:rPr>
          <w:rFonts w:ascii="Arial" w:hAnsi="Arial" w:cs="Arial"/>
          <w:color w:val="000000"/>
          <w:sz w:val="24"/>
          <w:szCs w:val="24"/>
        </w:rPr>
        <w:t xml:space="preserve"> </w:t>
      </w:r>
      <w:r w:rsidRPr="00863342">
        <w:rPr>
          <w:rFonts w:ascii="Arial" w:hAnsi="Arial" w:cs="Arial"/>
          <w:color w:val="000000"/>
          <w:sz w:val="24"/>
          <w:szCs w:val="24"/>
        </w:rPr>
        <w:t>estructura del edificio o por la naturaleza del trabajo que se realiza, se deberá contar con extintores de incendio del</w:t>
      </w:r>
      <w:r w:rsidR="00DF11F3">
        <w:rPr>
          <w:rFonts w:ascii="Arial" w:hAnsi="Arial" w:cs="Arial"/>
          <w:color w:val="000000"/>
          <w:sz w:val="24"/>
          <w:szCs w:val="24"/>
        </w:rPr>
        <w:t xml:space="preserve"> </w:t>
      </w:r>
      <w:r w:rsidRPr="00863342">
        <w:rPr>
          <w:rFonts w:ascii="Arial" w:hAnsi="Arial" w:cs="Arial"/>
          <w:color w:val="000000"/>
          <w:sz w:val="24"/>
          <w:szCs w:val="24"/>
        </w:rPr>
        <w:t>tipo adecuado a los materiales combustibles e inflamables que en él existan o se manipulen.</w:t>
      </w:r>
    </w:p>
    <w:p w14:paraId="604FCD74" w14:textId="77777777" w:rsidR="00DF11F3" w:rsidRDefault="00DF11F3" w:rsidP="00CB175E">
      <w:pPr>
        <w:autoSpaceDE w:val="0"/>
        <w:autoSpaceDN w:val="0"/>
        <w:adjustRightInd w:val="0"/>
        <w:spacing w:after="0" w:line="240" w:lineRule="auto"/>
        <w:jc w:val="both"/>
        <w:rPr>
          <w:rFonts w:ascii="Arial" w:hAnsi="Arial" w:cs="Arial"/>
          <w:color w:val="000000"/>
          <w:sz w:val="24"/>
          <w:szCs w:val="24"/>
        </w:rPr>
      </w:pPr>
    </w:p>
    <w:p w14:paraId="7089CC6E" w14:textId="2AFC155B"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ins w:id="745" w:author="Mondaca Vergara Angelo Rodolfo (Codelco-Chuquicamata)" w:date="2025-09-14T23:50:00Z" w16du:dateUtc="2025-09-15T02:50:00Z">
        <w:r w:rsidR="00B846F5">
          <w:rPr>
            <w:rFonts w:ascii="Arial" w:hAnsi="Arial" w:cs="Arial"/>
            <w:b/>
            <w:bCs/>
            <w:color w:val="000000"/>
            <w:sz w:val="24"/>
            <w:szCs w:val="24"/>
          </w:rPr>
          <w:t>5</w:t>
        </w:r>
      </w:ins>
      <w:del w:id="746" w:author="Mondaca Vergara Angelo Rodolfo (Codelco-Chuquicamata)" w:date="2025-09-14T23:50:00Z" w16du:dateUtc="2025-09-15T02:50:00Z">
        <w:r w:rsidRPr="00863342" w:rsidDel="00B846F5">
          <w:rPr>
            <w:rFonts w:ascii="Arial" w:hAnsi="Arial" w:cs="Arial"/>
            <w:b/>
            <w:bCs/>
            <w:color w:val="000000"/>
            <w:sz w:val="24"/>
            <w:szCs w:val="24"/>
          </w:rPr>
          <w:delText>6</w:delText>
        </w:r>
      </w:del>
    </w:p>
    <w:p w14:paraId="71748A60" w14:textId="77777777" w:rsidR="00626097" w:rsidRPr="00863342" w:rsidRDefault="00626097" w:rsidP="00CB175E">
      <w:pPr>
        <w:autoSpaceDE w:val="0"/>
        <w:autoSpaceDN w:val="0"/>
        <w:adjustRightInd w:val="0"/>
        <w:spacing w:after="0" w:line="240" w:lineRule="auto"/>
        <w:jc w:val="both"/>
        <w:rPr>
          <w:rFonts w:ascii="Arial" w:hAnsi="Arial" w:cs="Arial"/>
          <w:b/>
          <w:bCs/>
          <w:color w:val="000000"/>
          <w:sz w:val="24"/>
          <w:szCs w:val="24"/>
        </w:rPr>
      </w:pPr>
    </w:p>
    <w:p w14:paraId="1EED6CC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número total de extintores dependerá de la densidad de carga combustible y en ningún caso será inferior a uno</w:t>
      </w:r>
      <w:r w:rsidR="00626097">
        <w:rPr>
          <w:rFonts w:ascii="Arial" w:hAnsi="Arial" w:cs="Arial"/>
          <w:color w:val="000000"/>
          <w:sz w:val="24"/>
          <w:szCs w:val="24"/>
        </w:rPr>
        <w:t xml:space="preserve"> </w:t>
      </w:r>
      <w:r w:rsidRPr="00863342">
        <w:rPr>
          <w:rFonts w:ascii="Arial" w:hAnsi="Arial" w:cs="Arial"/>
          <w:color w:val="000000"/>
          <w:sz w:val="24"/>
          <w:szCs w:val="24"/>
        </w:rPr>
        <w:t>por cada 150 metros cuadrados o fracción de superficie a proteger.</w:t>
      </w:r>
    </w:p>
    <w:p w14:paraId="1573CBEB" w14:textId="77777777" w:rsidR="00626097" w:rsidRDefault="00626097" w:rsidP="00CB175E">
      <w:pPr>
        <w:autoSpaceDE w:val="0"/>
        <w:autoSpaceDN w:val="0"/>
        <w:adjustRightInd w:val="0"/>
        <w:spacing w:after="0" w:line="240" w:lineRule="auto"/>
        <w:jc w:val="both"/>
        <w:rPr>
          <w:rFonts w:ascii="Arial" w:hAnsi="Arial" w:cs="Arial"/>
          <w:color w:val="000000"/>
          <w:sz w:val="24"/>
          <w:szCs w:val="24"/>
        </w:rPr>
      </w:pPr>
    </w:p>
    <w:p w14:paraId="1662A8E0" w14:textId="77777777" w:rsidR="009C135E" w:rsidDel="00FD5C65" w:rsidRDefault="009C135E" w:rsidP="00CB175E">
      <w:pPr>
        <w:autoSpaceDE w:val="0"/>
        <w:autoSpaceDN w:val="0"/>
        <w:adjustRightInd w:val="0"/>
        <w:spacing w:after="0" w:line="240" w:lineRule="auto"/>
        <w:jc w:val="both"/>
        <w:rPr>
          <w:del w:id="747" w:author="Angelo Mondaca Vergara" w:date="2020-02-21T11:04:00Z"/>
          <w:rFonts w:ascii="Arial" w:hAnsi="Arial" w:cs="Arial"/>
          <w:color w:val="000000"/>
          <w:sz w:val="24"/>
          <w:szCs w:val="24"/>
        </w:rPr>
      </w:pPr>
    </w:p>
    <w:p w14:paraId="61F55D2F" w14:textId="77777777" w:rsidR="009C135E" w:rsidRPr="00863342" w:rsidDel="00FD5C65" w:rsidRDefault="009C135E" w:rsidP="00CB175E">
      <w:pPr>
        <w:autoSpaceDE w:val="0"/>
        <w:autoSpaceDN w:val="0"/>
        <w:adjustRightInd w:val="0"/>
        <w:spacing w:after="0" w:line="240" w:lineRule="auto"/>
        <w:jc w:val="both"/>
        <w:rPr>
          <w:del w:id="748" w:author="Angelo Mondaca Vergara" w:date="2020-02-21T11:04:00Z"/>
          <w:rFonts w:ascii="Arial" w:hAnsi="Arial" w:cs="Arial"/>
          <w:color w:val="000000"/>
          <w:sz w:val="24"/>
          <w:szCs w:val="24"/>
        </w:rPr>
      </w:pPr>
    </w:p>
    <w:p w14:paraId="1D04BCAD" w14:textId="32D1BD99"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ins w:id="749" w:author="Mondaca Vergara Angelo Rodolfo (Codelco-Chuquicamata)" w:date="2025-09-14T23:51:00Z" w16du:dateUtc="2025-09-15T02:51:00Z">
        <w:r w:rsidR="00B846F5">
          <w:rPr>
            <w:rFonts w:ascii="Arial" w:hAnsi="Arial" w:cs="Arial"/>
            <w:b/>
            <w:bCs/>
            <w:color w:val="000000"/>
            <w:sz w:val="24"/>
            <w:szCs w:val="24"/>
          </w:rPr>
          <w:t>6</w:t>
        </w:r>
      </w:ins>
      <w:del w:id="750" w:author="Mondaca Vergara Angelo Rodolfo (Codelco-Chuquicamata)" w:date="2025-09-14T23:51:00Z" w16du:dateUtc="2025-09-15T02:51:00Z">
        <w:r w:rsidRPr="00863342" w:rsidDel="00B846F5">
          <w:rPr>
            <w:rFonts w:ascii="Arial" w:hAnsi="Arial" w:cs="Arial"/>
            <w:b/>
            <w:bCs/>
            <w:color w:val="000000"/>
            <w:sz w:val="24"/>
            <w:szCs w:val="24"/>
          </w:rPr>
          <w:delText>7</w:delText>
        </w:r>
      </w:del>
    </w:p>
    <w:p w14:paraId="59C70234" w14:textId="77777777" w:rsidR="00626097" w:rsidRPr="00863342" w:rsidRDefault="00626097" w:rsidP="00CB175E">
      <w:pPr>
        <w:autoSpaceDE w:val="0"/>
        <w:autoSpaceDN w:val="0"/>
        <w:adjustRightInd w:val="0"/>
        <w:spacing w:after="0" w:line="240" w:lineRule="auto"/>
        <w:jc w:val="both"/>
        <w:rPr>
          <w:rFonts w:ascii="Arial" w:hAnsi="Arial" w:cs="Arial"/>
          <w:b/>
          <w:bCs/>
          <w:color w:val="000000"/>
          <w:sz w:val="24"/>
          <w:szCs w:val="24"/>
        </w:rPr>
      </w:pPr>
    </w:p>
    <w:p w14:paraId="42AC5810"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extintores deberán cumplir con los requisitos o características que establece el Decreto Supremo Nº 369, de</w:t>
      </w:r>
      <w:r w:rsidR="00626097">
        <w:rPr>
          <w:rFonts w:ascii="Arial" w:hAnsi="Arial" w:cs="Arial"/>
          <w:color w:val="000000"/>
          <w:sz w:val="24"/>
          <w:szCs w:val="24"/>
        </w:rPr>
        <w:t xml:space="preserve"> </w:t>
      </w:r>
      <w:r w:rsidRPr="00863342">
        <w:rPr>
          <w:rFonts w:ascii="Arial" w:hAnsi="Arial" w:cs="Arial"/>
          <w:color w:val="000000"/>
          <w:sz w:val="24"/>
          <w:szCs w:val="24"/>
        </w:rPr>
        <w:t>1996, del Ministerio de Economía, Fomento y Reconstrucción, o el que lo reemplace, y en lo no previsto por éste, por</w:t>
      </w:r>
      <w:r w:rsidR="00626097">
        <w:rPr>
          <w:rFonts w:ascii="Arial" w:hAnsi="Arial" w:cs="Arial"/>
          <w:color w:val="000000"/>
          <w:sz w:val="24"/>
          <w:szCs w:val="24"/>
        </w:rPr>
        <w:t xml:space="preserve"> </w:t>
      </w:r>
      <w:r w:rsidRPr="00863342">
        <w:rPr>
          <w:rFonts w:ascii="Arial" w:hAnsi="Arial" w:cs="Arial"/>
          <w:color w:val="000000"/>
          <w:sz w:val="24"/>
          <w:szCs w:val="24"/>
        </w:rPr>
        <w:t>la Norma Interna NEO 20, Normas Chilenas oficiales y Reglamento Interno de Prevención, Protección y Control de</w:t>
      </w:r>
      <w:r w:rsidR="00626097">
        <w:rPr>
          <w:rFonts w:ascii="Arial" w:hAnsi="Arial" w:cs="Arial"/>
          <w:color w:val="000000"/>
          <w:sz w:val="24"/>
          <w:szCs w:val="24"/>
        </w:rPr>
        <w:t xml:space="preserve"> </w:t>
      </w:r>
      <w:r w:rsidRPr="00863342">
        <w:rPr>
          <w:rFonts w:ascii="Arial" w:hAnsi="Arial" w:cs="Arial"/>
          <w:color w:val="000000"/>
          <w:sz w:val="24"/>
          <w:szCs w:val="24"/>
        </w:rPr>
        <w:t>Incendios. Todos los extintores deberán estar certificados por un laboratorio acreditado.</w:t>
      </w:r>
    </w:p>
    <w:p w14:paraId="68BB291D" w14:textId="77777777" w:rsidR="00626097" w:rsidRPr="00863342" w:rsidRDefault="00626097" w:rsidP="00CB175E">
      <w:pPr>
        <w:autoSpaceDE w:val="0"/>
        <w:autoSpaceDN w:val="0"/>
        <w:adjustRightInd w:val="0"/>
        <w:spacing w:after="0" w:line="240" w:lineRule="auto"/>
        <w:jc w:val="both"/>
        <w:rPr>
          <w:rFonts w:ascii="Arial" w:hAnsi="Arial" w:cs="Arial"/>
          <w:color w:val="000000"/>
          <w:sz w:val="24"/>
          <w:szCs w:val="24"/>
        </w:rPr>
      </w:pPr>
    </w:p>
    <w:p w14:paraId="6F252C6D" w14:textId="1D136420"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ins w:id="751" w:author="Mondaca Vergara Angelo Rodolfo (Codelco-Chuquicamata)" w:date="2025-09-14T23:51:00Z" w16du:dateUtc="2025-09-15T02:51:00Z">
        <w:r w:rsidR="00B846F5">
          <w:rPr>
            <w:rFonts w:ascii="Arial" w:hAnsi="Arial" w:cs="Arial"/>
            <w:b/>
            <w:bCs/>
            <w:color w:val="000000"/>
            <w:sz w:val="24"/>
            <w:szCs w:val="24"/>
          </w:rPr>
          <w:t>7</w:t>
        </w:r>
      </w:ins>
      <w:del w:id="752" w:author="Mondaca Vergara Angelo Rodolfo (Codelco-Chuquicamata)" w:date="2025-09-14T23:51:00Z" w16du:dateUtc="2025-09-15T02:51:00Z">
        <w:r w:rsidRPr="00863342" w:rsidDel="00B846F5">
          <w:rPr>
            <w:rFonts w:ascii="Arial" w:hAnsi="Arial" w:cs="Arial"/>
            <w:b/>
            <w:bCs/>
            <w:color w:val="000000"/>
            <w:sz w:val="24"/>
            <w:szCs w:val="24"/>
          </w:rPr>
          <w:delText>8</w:delText>
        </w:r>
      </w:del>
    </w:p>
    <w:p w14:paraId="00264B36" w14:textId="77777777" w:rsidR="00626097" w:rsidRPr="00863342" w:rsidRDefault="00626097" w:rsidP="00CB175E">
      <w:pPr>
        <w:autoSpaceDE w:val="0"/>
        <w:autoSpaceDN w:val="0"/>
        <w:adjustRightInd w:val="0"/>
        <w:spacing w:after="0" w:line="240" w:lineRule="auto"/>
        <w:jc w:val="both"/>
        <w:rPr>
          <w:rFonts w:ascii="Arial" w:hAnsi="Arial" w:cs="Arial"/>
          <w:b/>
          <w:bCs/>
          <w:color w:val="000000"/>
          <w:sz w:val="24"/>
          <w:szCs w:val="24"/>
        </w:rPr>
      </w:pPr>
    </w:p>
    <w:p w14:paraId="58200299"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potencial mínimo de extinción por superficie de cubrimiento y distancia de traslado será el indicado en la siguiente</w:t>
      </w:r>
      <w:r w:rsidR="00626097">
        <w:rPr>
          <w:rFonts w:ascii="Arial" w:hAnsi="Arial" w:cs="Arial"/>
          <w:color w:val="000000"/>
          <w:sz w:val="24"/>
          <w:szCs w:val="24"/>
        </w:rPr>
        <w:t xml:space="preserve"> </w:t>
      </w:r>
      <w:r w:rsidRPr="00863342">
        <w:rPr>
          <w:rFonts w:ascii="Arial" w:hAnsi="Arial" w:cs="Arial"/>
          <w:color w:val="000000"/>
          <w:sz w:val="24"/>
          <w:szCs w:val="24"/>
        </w:rPr>
        <w:t>tabla:</w:t>
      </w:r>
    </w:p>
    <w:p w14:paraId="5F109953" w14:textId="77777777" w:rsidR="00626097" w:rsidRDefault="00626097" w:rsidP="00CB175E">
      <w:pPr>
        <w:autoSpaceDE w:val="0"/>
        <w:autoSpaceDN w:val="0"/>
        <w:adjustRightInd w:val="0"/>
        <w:spacing w:after="0" w:line="240" w:lineRule="auto"/>
        <w:jc w:val="both"/>
        <w:rPr>
          <w:rFonts w:ascii="Arial" w:hAnsi="Arial" w:cs="Arial"/>
          <w:color w:val="000000"/>
          <w:sz w:val="24"/>
          <w:szCs w:val="24"/>
        </w:rPr>
      </w:pPr>
    </w:p>
    <w:tbl>
      <w:tblPr>
        <w:tblStyle w:val="Tablaconcuadrcula"/>
        <w:tblW w:w="0" w:type="auto"/>
        <w:tblLook w:val="04A0" w:firstRow="1" w:lastRow="0" w:firstColumn="1" w:lastColumn="0" w:noHBand="0" w:noVBand="1"/>
      </w:tblPr>
      <w:tblGrid>
        <w:gridCol w:w="3138"/>
        <w:gridCol w:w="3130"/>
        <w:gridCol w:w="3127"/>
      </w:tblGrid>
      <w:tr w:rsidR="00626097" w14:paraId="1225FBFE" w14:textId="77777777" w:rsidTr="00626097">
        <w:tc>
          <w:tcPr>
            <w:tcW w:w="3181" w:type="dxa"/>
            <w:vAlign w:val="center"/>
          </w:tcPr>
          <w:p w14:paraId="1AD6E30A" w14:textId="77777777" w:rsidR="00626097" w:rsidRDefault="00626097" w:rsidP="00626097">
            <w:pPr>
              <w:autoSpaceDE w:val="0"/>
              <w:autoSpaceDN w:val="0"/>
              <w:adjustRightInd w:val="0"/>
              <w:jc w:val="center"/>
              <w:rPr>
                <w:rFonts w:ascii="Arial" w:hAnsi="Arial" w:cs="Arial"/>
                <w:color w:val="000000"/>
                <w:sz w:val="24"/>
                <w:szCs w:val="24"/>
              </w:rPr>
            </w:pPr>
            <w:r w:rsidRPr="00863342">
              <w:rPr>
                <w:rFonts w:ascii="Arial" w:hAnsi="Arial" w:cs="Arial"/>
                <w:b/>
                <w:bCs/>
                <w:color w:val="000000"/>
                <w:sz w:val="24"/>
                <w:szCs w:val="24"/>
              </w:rPr>
              <w:t>Superficie de Cubrimiento Máxima por Extintor</w:t>
            </w:r>
          </w:p>
        </w:tc>
        <w:tc>
          <w:tcPr>
            <w:tcW w:w="3182" w:type="dxa"/>
            <w:vAlign w:val="center"/>
          </w:tcPr>
          <w:p w14:paraId="40D0C0F6" w14:textId="77777777" w:rsidR="00626097" w:rsidRDefault="00626097" w:rsidP="00626097">
            <w:pPr>
              <w:autoSpaceDE w:val="0"/>
              <w:autoSpaceDN w:val="0"/>
              <w:adjustRightInd w:val="0"/>
              <w:jc w:val="center"/>
              <w:rPr>
                <w:rFonts w:ascii="Arial" w:hAnsi="Arial" w:cs="Arial"/>
                <w:b/>
                <w:bCs/>
                <w:color w:val="000000"/>
                <w:sz w:val="24"/>
                <w:szCs w:val="24"/>
              </w:rPr>
            </w:pPr>
            <w:r w:rsidRPr="00863342">
              <w:rPr>
                <w:rFonts w:ascii="Arial" w:hAnsi="Arial" w:cs="Arial"/>
                <w:b/>
                <w:bCs/>
                <w:color w:val="000000"/>
                <w:sz w:val="24"/>
                <w:szCs w:val="24"/>
              </w:rPr>
              <w:t>Distancia Máxima</w:t>
            </w:r>
          </w:p>
          <w:p w14:paraId="23877E67" w14:textId="77777777" w:rsidR="00626097" w:rsidRDefault="00626097" w:rsidP="00626097">
            <w:pPr>
              <w:autoSpaceDE w:val="0"/>
              <w:autoSpaceDN w:val="0"/>
              <w:adjustRightInd w:val="0"/>
              <w:jc w:val="center"/>
              <w:rPr>
                <w:rFonts w:ascii="Arial" w:hAnsi="Arial" w:cs="Arial"/>
                <w:color w:val="000000"/>
                <w:sz w:val="24"/>
                <w:szCs w:val="24"/>
              </w:rPr>
            </w:pPr>
            <w:r w:rsidRPr="00863342">
              <w:rPr>
                <w:rFonts w:ascii="Arial" w:hAnsi="Arial" w:cs="Arial"/>
                <w:b/>
                <w:bCs/>
                <w:color w:val="000000"/>
                <w:sz w:val="24"/>
                <w:szCs w:val="24"/>
              </w:rPr>
              <w:t>Potencia Mínima de Extinción</w:t>
            </w:r>
          </w:p>
        </w:tc>
        <w:tc>
          <w:tcPr>
            <w:tcW w:w="3182" w:type="dxa"/>
            <w:vAlign w:val="center"/>
          </w:tcPr>
          <w:p w14:paraId="2008F183" w14:textId="77777777" w:rsidR="00626097" w:rsidRDefault="00626097" w:rsidP="00626097">
            <w:pPr>
              <w:autoSpaceDE w:val="0"/>
              <w:autoSpaceDN w:val="0"/>
              <w:adjustRightInd w:val="0"/>
              <w:jc w:val="center"/>
              <w:rPr>
                <w:rFonts w:ascii="Arial" w:hAnsi="Arial" w:cs="Arial"/>
                <w:color w:val="000000"/>
                <w:sz w:val="24"/>
                <w:szCs w:val="24"/>
              </w:rPr>
            </w:pPr>
            <w:r w:rsidRPr="00863342">
              <w:rPr>
                <w:rFonts w:ascii="Arial" w:hAnsi="Arial" w:cs="Arial"/>
                <w:b/>
                <w:bCs/>
                <w:color w:val="000000"/>
                <w:sz w:val="24"/>
                <w:szCs w:val="24"/>
              </w:rPr>
              <w:t>Traslado del Extintor (m)</w:t>
            </w:r>
          </w:p>
        </w:tc>
      </w:tr>
      <w:tr w:rsidR="00626097" w14:paraId="03F1F5B7" w14:textId="77777777" w:rsidTr="00626097">
        <w:tc>
          <w:tcPr>
            <w:tcW w:w="3181" w:type="dxa"/>
          </w:tcPr>
          <w:p w14:paraId="56410B1A" w14:textId="77777777" w:rsidR="00626097" w:rsidRDefault="00626097"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150</w:t>
            </w:r>
          </w:p>
          <w:p w14:paraId="1853B765" w14:textId="77777777" w:rsidR="00626097" w:rsidRDefault="00626097"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225</w:t>
            </w:r>
          </w:p>
          <w:p w14:paraId="5EAF5416" w14:textId="77777777" w:rsidR="00626097" w:rsidRDefault="00626097"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375</w:t>
            </w:r>
          </w:p>
          <w:p w14:paraId="0739CB41" w14:textId="77777777" w:rsidR="00626097" w:rsidRDefault="00626097"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420</w:t>
            </w:r>
          </w:p>
        </w:tc>
        <w:tc>
          <w:tcPr>
            <w:tcW w:w="3182" w:type="dxa"/>
          </w:tcPr>
          <w:p w14:paraId="4F37285F" w14:textId="77777777" w:rsidR="00626097" w:rsidRDefault="00626097"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4 A</w:t>
            </w:r>
          </w:p>
          <w:p w14:paraId="1214A15A" w14:textId="77777777" w:rsidR="00626097" w:rsidRDefault="00626097"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6 A</w:t>
            </w:r>
          </w:p>
          <w:p w14:paraId="3C7EAF32" w14:textId="77777777" w:rsidR="00626097" w:rsidRDefault="00626097"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10 A</w:t>
            </w:r>
          </w:p>
          <w:p w14:paraId="6313DF2A" w14:textId="77777777" w:rsidR="00626097" w:rsidRDefault="00626097"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12 A</w:t>
            </w:r>
          </w:p>
        </w:tc>
        <w:tc>
          <w:tcPr>
            <w:tcW w:w="3182" w:type="dxa"/>
          </w:tcPr>
          <w:p w14:paraId="0C652B79" w14:textId="77777777" w:rsidR="00626097" w:rsidRDefault="00CD2390"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9</w:t>
            </w:r>
          </w:p>
          <w:p w14:paraId="204172F0" w14:textId="77777777" w:rsidR="00CD2390" w:rsidRDefault="00CD2390"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11</w:t>
            </w:r>
          </w:p>
          <w:p w14:paraId="09E31A96" w14:textId="77777777" w:rsidR="00CD2390" w:rsidRDefault="00CD2390"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13</w:t>
            </w:r>
          </w:p>
          <w:p w14:paraId="687FA536" w14:textId="77777777" w:rsidR="00CD2390" w:rsidRDefault="00CD2390" w:rsidP="00626097">
            <w:pPr>
              <w:autoSpaceDE w:val="0"/>
              <w:autoSpaceDN w:val="0"/>
              <w:adjustRightInd w:val="0"/>
              <w:jc w:val="center"/>
              <w:rPr>
                <w:rFonts w:ascii="Arial" w:hAnsi="Arial" w:cs="Arial"/>
                <w:color w:val="000000"/>
                <w:sz w:val="24"/>
                <w:szCs w:val="24"/>
              </w:rPr>
            </w:pPr>
            <w:r>
              <w:rPr>
                <w:rFonts w:ascii="Arial" w:hAnsi="Arial" w:cs="Arial"/>
                <w:color w:val="000000"/>
                <w:sz w:val="24"/>
                <w:szCs w:val="24"/>
              </w:rPr>
              <w:t>15</w:t>
            </w:r>
          </w:p>
        </w:tc>
      </w:tr>
      <w:tr w:rsidR="00626097" w14:paraId="75EB09A2" w14:textId="77777777" w:rsidTr="000B2E25">
        <w:tc>
          <w:tcPr>
            <w:tcW w:w="9545" w:type="dxa"/>
            <w:gridSpan w:val="3"/>
          </w:tcPr>
          <w:p w14:paraId="746C32F0" w14:textId="77777777" w:rsidR="00626097" w:rsidRDefault="00626097" w:rsidP="00626097">
            <w:pPr>
              <w:autoSpaceDE w:val="0"/>
              <w:autoSpaceDN w:val="0"/>
              <w:adjustRightInd w:val="0"/>
              <w:rPr>
                <w:rFonts w:ascii="Arial" w:hAnsi="Arial" w:cs="Arial"/>
                <w:color w:val="000000"/>
                <w:sz w:val="24"/>
                <w:szCs w:val="24"/>
              </w:rPr>
            </w:pPr>
            <w:r w:rsidRPr="00863342">
              <w:rPr>
                <w:rFonts w:ascii="Arial" w:hAnsi="Arial" w:cs="Arial"/>
                <w:color w:val="000000"/>
                <w:sz w:val="24"/>
                <w:szCs w:val="24"/>
              </w:rPr>
              <w:t>Fuente: Decreto Nº 594/1999</w:t>
            </w:r>
          </w:p>
        </w:tc>
      </w:tr>
    </w:tbl>
    <w:p w14:paraId="54DD9425" w14:textId="77777777" w:rsidR="00626097" w:rsidRDefault="00626097" w:rsidP="00626097">
      <w:pPr>
        <w:autoSpaceDE w:val="0"/>
        <w:autoSpaceDN w:val="0"/>
        <w:adjustRightInd w:val="0"/>
        <w:spacing w:after="0" w:line="240" w:lineRule="auto"/>
        <w:jc w:val="center"/>
        <w:rPr>
          <w:rFonts w:ascii="Arial" w:hAnsi="Arial" w:cs="Arial"/>
          <w:color w:val="000000"/>
          <w:sz w:val="24"/>
          <w:szCs w:val="24"/>
        </w:rPr>
      </w:pPr>
    </w:p>
    <w:p w14:paraId="538938DD" w14:textId="334D464E" w:rsidR="009D7F22"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11</w:t>
      </w:r>
      <w:ins w:id="753" w:author="Mondaca Vergara Angelo Rodolfo (Codelco-Chuquicamata)" w:date="2025-09-14T23:51:00Z" w16du:dateUtc="2025-09-15T02:51:00Z">
        <w:r w:rsidR="00B846F5">
          <w:rPr>
            <w:rFonts w:ascii="Arial" w:hAnsi="Arial" w:cs="Arial"/>
            <w:b/>
            <w:bCs/>
            <w:color w:val="000000"/>
            <w:sz w:val="24"/>
            <w:szCs w:val="24"/>
          </w:rPr>
          <w:t>8</w:t>
        </w:r>
      </w:ins>
      <w:ins w:id="754" w:author="Angelo Mondaca Vergara" w:date="2020-02-21T16:50:00Z">
        <w:del w:id="755" w:author="Mondaca Vergara Angelo Rodolfo (Codelco-Chuquicamata)" w:date="2025-09-14T23:51:00Z" w16du:dateUtc="2025-09-15T02:51:00Z">
          <w:r w:rsidR="009D7F22" w:rsidDel="00B846F5">
            <w:rPr>
              <w:rFonts w:ascii="Arial" w:hAnsi="Arial" w:cs="Arial"/>
              <w:b/>
              <w:bCs/>
              <w:color w:val="000000"/>
              <w:sz w:val="24"/>
              <w:szCs w:val="24"/>
            </w:rPr>
            <w:delText>9</w:delText>
          </w:r>
        </w:del>
      </w:ins>
      <w:del w:id="756" w:author="Angelo Mondaca Vergara" w:date="2020-02-21T16:50:00Z">
        <w:r w:rsidRPr="00863342" w:rsidDel="009D7F22">
          <w:rPr>
            <w:rFonts w:ascii="Arial" w:hAnsi="Arial" w:cs="Arial"/>
            <w:b/>
            <w:bCs/>
            <w:color w:val="000000"/>
            <w:sz w:val="24"/>
            <w:szCs w:val="24"/>
          </w:rPr>
          <w:delText>7</w:delText>
        </w:r>
      </w:del>
    </w:p>
    <w:p w14:paraId="525765ED" w14:textId="77777777" w:rsidR="00626097" w:rsidRPr="00863342" w:rsidRDefault="00626097" w:rsidP="00CB175E">
      <w:pPr>
        <w:autoSpaceDE w:val="0"/>
        <w:autoSpaceDN w:val="0"/>
        <w:adjustRightInd w:val="0"/>
        <w:spacing w:after="0" w:line="240" w:lineRule="auto"/>
        <w:jc w:val="both"/>
        <w:rPr>
          <w:rFonts w:ascii="Arial" w:hAnsi="Arial" w:cs="Arial"/>
          <w:b/>
          <w:bCs/>
          <w:color w:val="000000"/>
          <w:sz w:val="24"/>
          <w:szCs w:val="24"/>
        </w:rPr>
      </w:pPr>
    </w:p>
    <w:p w14:paraId="7DEE27A9" w14:textId="77777777" w:rsidR="00F01086" w:rsidRDefault="00F01086" w:rsidP="00CB175E">
      <w:pPr>
        <w:autoSpaceDE w:val="0"/>
        <w:autoSpaceDN w:val="0"/>
        <w:adjustRightInd w:val="0"/>
        <w:spacing w:after="0" w:line="240" w:lineRule="auto"/>
        <w:jc w:val="both"/>
        <w:rPr>
          <w:ins w:id="757" w:author="Angelo Mondaca Vergara" w:date="2020-02-21T11:05:00Z"/>
          <w:rFonts w:ascii="Arial" w:hAnsi="Arial" w:cs="Arial"/>
          <w:color w:val="000000"/>
          <w:sz w:val="24"/>
          <w:szCs w:val="24"/>
        </w:rPr>
      </w:pPr>
      <w:r w:rsidRPr="00863342">
        <w:rPr>
          <w:rFonts w:ascii="Arial" w:hAnsi="Arial" w:cs="Arial"/>
          <w:color w:val="000000"/>
          <w:sz w:val="24"/>
          <w:szCs w:val="24"/>
        </w:rPr>
        <w:t>La cantidad mínima de extintores deberá determinarse dividiendo la superficie a proteger por la superficie de</w:t>
      </w:r>
      <w:r w:rsidR="00CD2390">
        <w:rPr>
          <w:rFonts w:ascii="Arial" w:hAnsi="Arial" w:cs="Arial"/>
          <w:color w:val="000000"/>
          <w:sz w:val="24"/>
          <w:szCs w:val="24"/>
        </w:rPr>
        <w:t xml:space="preserve"> </w:t>
      </w:r>
      <w:r w:rsidRPr="00863342">
        <w:rPr>
          <w:rFonts w:ascii="Arial" w:hAnsi="Arial" w:cs="Arial"/>
          <w:color w:val="000000"/>
          <w:sz w:val="24"/>
          <w:szCs w:val="24"/>
        </w:rPr>
        <w:t xml:space="preserve">cubrimiento máxima del extintor </w:t>
      </w:r>
      <w:del w:id="758" w:author="Angelo Mondaca Vergara" w:date="2020-02-21T11:04:00Z">
        <w:r w:rsidRPr="00863342" w:rsidDel="00FD5C65">
          <w:rPr>
            <w:rFonts w:ascii="Arial" w:hAnsi="Arial" w:cs="Arial"/>
            <w:color w:val="000000"/>
            <w:sz w:val="24"/>
            <w:szCs w:val="24"/>
          </w:rPr>
          <w:delText>indicada</w:delText>
        </w:r>
      </w:del>
      <w:ins w:id="759" w:author="Angelo Mondaca Vergara" w:date="2020-02-21T11:04:00Z">
        <w:r w:rsidR="00FD5C65" w:rsidRPr="00863342">
          <w:rPr>
            <w:rFonts w:ascii="Arial" w:hAnsi="Arial" w:cs="Arial"/>
            <w:color w:val="000000"/>
            <w:sz w:val="24"/>
            <w:szCs w:val="24"/>
          </w:rPr>
          <w:t>indicado</w:t>
        </w:r>
      </w:ins>
      <w:r w:rsidRPr="00863342">
        <w:rPr>
          <w:rFonts w:ascii="Arial" w:hAnsi="Arial" w:cs="Arial"/>
          <w:color w:val="000000"/>
          <w:sz w:val="24"/>
          <w:szCs w:val="24"/>
        </w:rPr>
        <w:t xml:space="preserve"> en la tabla precedente y aproximada al valor resultante del entero superior.</w:t>
      </w:r>
    </w:p>
    <w:p w14:paraId="3474742F" w14:textId="77777777" w:rsidR="00FD5C65" w:rsidRPr="00863342" w:rsidRDefault="00FD5C65" w:rsidP="00CB175E">
      <w:pPr>
        <w:autoSpaceDE w:val="0"/>
        <w:autoSpaceDN w:val="0"/>
        <w:adjustRightInd w:val="0"/>
        <w:spacing w:after="0" w:line="240" w:lineRule="auto"/>
        <w:jc w:val="both"/>
        <w:rPr>
          <w:rFonts w:ascii="Arial" w:hAnsi="Arial" w:cs="Arial"/>
          <w:color w:val="000000"/>
          <w:sz w:val="24"/>
          <w:szCs w:val="24"/>
        </w:rPr>
      </w:pPr>
    </w:p>
    <w:p w14:paraId="7299F73A"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lastRenderedPageBreak/>
        <w:t>Este número de extintores deberá distribuirse en la superficie a proteger, de tal modo que desde cualquier punto, el</w:t>
      </w:r>
      <w:r w:rsidR="00CD2390">
        <w:rPr>
          <w:rFonts w:ascii="Arial" w:hAnsi="Arial" w:cs="Arial"/>
          <w:color w:val="000000"/>
          <w:sz w:val="24"/>
          <w:szCs w:val="24"/>
        </w:rPr>
        <w:t xml:space="preserve"> </w:t>
      </w:r>
      <w:r w:rsidRPr="00863342">
        <w:rPr>
          <w:rFonts w:ascii="Arial" w:hAnsi="Arial" w:cs="Arial"/>
          <w:color w:val="000000"/>
          <w:sz w:val="24"/>
          <w:szCs w:val="24"/>
        </w:rPr>
        <w:t>recorrido hasta el equipo más cercano no supere la distancia máxima de traslado correspondiente.</w:t>
      </w:r>
    </w:p>
    <w:p w14:paraId="17AE6934" w14:textId="77777777" w:rsidR="00CD2390" w:rsidRDefault="00CD2390" w:rsidP="00CB175E">
      <w:pPr>
        <w:autoSpaceDE w:val="0"/>
        <w:autoSpaceDN w:val="0"/>
        <w:adjustRightInd w:val="0"/>
        <w:spacing w:after="0" w:line="240" w:lineRule="auto"/>
        <w:jc w:val="both"/>
        <w:rPr>
          <w:rFonts w:ascii="Arial" w:hAnsi="Arial" w:cs="Arial"/>
          <w:b/>
          <w:bCs/>
          <w:color w:val="000000"/>
          <w:sz w:val="24"/>
          <w:szCs w:val="24"/>
        </w:rPr>
      </w:pPr>
    </w:p>
    <w:p w14:paraId="1906B08E" w14:textId="77777777" w:rsidR="00F01086" w:rsidDel="00FD5C65" w:rsidRDefault="00F01086" w:rsidP="00CB175E">
      <w:pPr>
        <w:autoSpaceDE w:val="0"/>
        <w:autoSpaceDN w:val="0"/>
        <w:adjustRightInd w:val="0"/>
        <w:spacing w:after="0" w:line="240" w:lineRule="auto"/>
        <w:jc w:val="both"/>
        <w:rPr>
          <w:del w:id="760" w:author="Angelo Mondaca Vergara" w:date="2020-02-21T11:05:00Z"/>
          <w:rFonts w:ascii="Arial" w:hAnsi="Arial" w:cs="Arial"/>
          <w:b/>
          <w:bCs/>
          <w:color w:val="000000"/>
          <w:sz w:val="24"/>
          <w:szCs w:val="24"/>
        </w:rPr>
      </w:pPr>
      <w:del w:id="761" w:author="Angelo Mondaca Vergara" w:date="2020-02-21T11:05:00Z">
        <w:r w:rsidRPr="00863342" w:rsidDel="00FD5C65">
          <w:rPr>
            <w:rFonts w:ascii="Arial" w:hAnsi="Arial" w:cs="Arial"/>
            <w:b/>
            <w:bCs/>
            <w:color w:val="000000"/>
            <w:sz w:val="24"/>
            <w:szCs w:val="24"/>
          </w:rPr>
          <w:delText>Artículo 119</w:delText>
        </w:r>
      </w:del>
    </w:p>
    <w:p w14:paraId="30B0080F" w14:textId="77777777" w:rsidR="00CD2390" w:rsidRPr="00863342" w:rsidDel="00FD5C65" w:rsidRDefault="00CD2390" w:rsidP="00CB175E">
      <w:pPr>
        <w:autoSpaceDE w:val="0"/>
        <w:autoSpaceDN w:val="0"/>
        <w:adjustRightInd w:val="0"/>
        <w:spacing w:after="0" w:line="240" w:lineRule="auto"/>
        <w:jc w:val="both"/>
        <w:rPr>
          <w:del w:id="762" w:author="Angelo Mondaca Vergara" w:date="2020-02-21T11:05:00Z"/>
          <w:rFonts w:ascii="Arial" w:hAnsi="Arial" w:cs="Arial"/>
          <w:b/>
          <w:bCs/>
          <w:color w:val="000000"/>
          <w:sz w:val="24"/>
          <w:szCs w:val="24"/>
        </w:rPr>
      </w:pPr>
    </w:p>
    <w:p w14:paraId="6C32046F" w14:textId="77777777" w:rsidR="009C135E" w:rsidDel="00FD5C65" w:rsidRDefault="009C135E" w:rsidP="00CB175E">
      <w:pPr>
        <w:autoSpaceDE w:val="0"/>
        <w:autoSpaceDN w:val="0"/>
        <w:adjustRightInd w:val="0"/>
        <w:spacing w:after="0" w:line="240" w:lineRule="auto"/>
        <w:jc w:val="both"/>
        <w:rPr>
          <w:del w:id="763" w:author="Angelo Mondaca Vergara" w:date="2020-02-21T11:05:00Z"/>
          <w:rFonts w:ascii="Arial" w:hAnsi="Arial" w:cs="Arial"/>
          <w:color w:val="000000"/>
          <w:sz w:val="24"/>
          <w:szCs w:val="24"/>
        </w:rPr>
      </w:pPr>
      <w:del w:id="764" w:author="Angelo Mondaca Vergara" w:date="2020-02-21T11:05:00Z">
        <w:r w:rsidDel="00FD5C65">
          <w:rPr>
            <w:rFonts w:ascii="Arial" w:hAnsi="Arial" w:cs="Arial"/>
            <w:color w:val="000000"/>
            <w:sz w:val="24"/>
            <w:szCs w:val="24"/>
          </w:rPr>
          <w:delText xml:space="preserve">La cantidad minima de extintores deberá determinarse dividiendo la superficie a proteger por la superficie de cubrimiento máxima del extintor indicada en la tabla precedente y aproximada al valor del valor resultante del entero superior. </w:delText>
        </w:r>
      </w:del>
    </w:p>
    <w:p w14:paraId="55E1001F" w14:textId="77777777" w:rsidR="009C135E" w:rsidDel="00FD5C65" w:rsidRDefault="009C135E" w:rsidP="00CB175E">
      <w:pPr>
        <w:autoSpaceDE w:val="0"/>
        <w:autoSpaceDN w:val="0"/>
        <w:adjustRightInd w:val="0"/>
        <w:spacing w:after="0" w:line="240" w:lineRule="auto"/>
        <w:jc w:val="both"/>
        <w:rPr>
          <w:del w:id="765" w:author="Angelo Mondaca Vergara" w:date="2020-02-21T11:05:00Z"/>
          <w:rFonts w:ascii="Arial" w:hAnsi="Arial" w:cs="Arial"/>
          <w:color w:val="000000"/>
          <w:sz w:val="24"/>
          <w:szCs w:val="24"/>
        </w:rPr>
      </w:pPr>
    </w:p>
    <w:p w14:paraId="33CE9162" w14:textId="77777777" w:rsidR="009C135E" w:rsidDel="00FD5C65" w:rsidRDefault="009C135E" w:rsidP="00CB175E">
      <w:pPr>
        <w:autoSpaceDE w:val="0"/>
        <w:autoSpaceDN w:val="0"/>
        <w:adjustRightInd w:val="0"/>
        <w:spacing w:after="0" w:line="240" w:lineRule="auto"/>
        <w:jc w:val="both"/>
        <w:rPr>
          <w:del w:id="766" w:author="Angelo Mondaca Vergara" w:date="2020-02-21T11:05:00Z"/>
          <w:rFonts w:ascii="Arial" w:hAnsi="Arial" w:cs="Arial"/>
          <w:color w:val="000000"/>
          <w:sz w:val="24"/>
          <w:szCs w:val="24"/>
        </w:rPr>
      </w:pPr>
      <w:del w:id="767" w:author="Angelo Mondaca Vergara" w:date="2020-02-21T11:05:00Z">
        <w:r w:rsidDel="00FD5C65">
          <w:rPr>
            <w:rFonts w:ascii="Arial" w:hAnsi="Arial" w:cs="Arial"/>
            <w:color w:val="000000"/>
            <w:sz w:val="24"/>
            <w:szCs w:val="24"/>
          </w:rPr>
          <w:delText>Este número de extintores deberá distribuirse en la su</w:delText>
        </w:r>
        <w:r w:rsidR="008F67FE" w:rsidDel="00FD5C65">
          <w:rPr>
            <w:rFonts w:ascii="Arial" w:hAnsi="Arial" w:cs="Arial"/>
            <w:color w:val="000000"/>
            <w:sz w:val="24"/>
            <w:szCs w:val="24"/>
          </w:rPr>
          <w:delText>perficie a proteger, de tal modo tal que desde cualquier punto el recorrido hasta el equipo más cercano no supere la distancia del traslado correspondiente.</w:delText>
        </w:r>
      </w:del>
    </w:p>
    <w:p w14:paraId="16AC3A91" w14:textId="77777777" w:rsidR="009C135E" w:rsidDel="00FD5C65" w:rsidRDefault="009C135E" w:rsidP="00CB175E">
      <w:pPr>
        <w:autoSpaceDE w:val="0"/>
        <w:autoSpaceDN w:val="0"/>
        <w:adjustRightInd w:val="0"/>
        <w:spacing w:after="0" w:line="240" w:lineRule="auto"/>
        <w:jc w:val="both"/>
        <w:rPr>
          <w:del w:id="768" w:author="Angelo Mondaca Vergara" w:date="2020-02-21T11:05:00Z"/>
          <w:rFonts w:ascii="Arial" w:hAnsi="Arial" w:cs="Arial"/>
          <w:color w:val="000000"/>
          <w:sz w:val="24"/>
          <w:szCs w:val="24"/>
        </w:rPr>
      </w:pPr>
    </w:p>
    <w:p w14:paraId="684F779C" w14:textId="52E66A56"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w:t>
      </w:r>
      <w:ins w:id="769" w:author="Mondaca Vergara Angelo Rodolfo (Codelco-Chuquicamata)" w:date="2025-09-14T23:51:00Z" w16du:dateUtc="2025-09-15T02:51:00Z">
        <w:r w:rsidR="00B846F5">
          <w:rPr>
            <w:rFonts w:ascii="Arial" w:hAnsi="Arial" w:cs="Arial"/>
            <w:b/>
            <w:bCs/>
            <w:color w:val="000000"/>
            <w:sz w:val="24"/>
            <w:szCs w:val="24"/>
          </w:rPr>
          <w:t>19</w:t>
        </w:r>
      </w:ins>
      <w:ins w:id="770" w:author="Angelo Mondaca Vergara" w:date="2020-02-21T16:50:00Z">
        <w:del w:id="771" w:author="Mondaca Vergara Angelo Rodolfo (Codelco-Chuquicamata)" w:date="2025-09-14T23:51:00Z" w16du:dateUtc="2025-09-15T02:51:00Z">
          <w:r w:rsidR="009D7F22" w:rsidDel="00B846F5">
            <w:rPr>
              <w:rFonts w:ascii="Arial" w:hAnsi="Arial" w:cs="Arial"/>
              <w:b/>
              <w:bCs/>
              <w:color w:val="000000"/>
              <w:sz w:val="24"/>
              <w:szCs w:val="24"/>
            </w:rPr>
            <w:delText>20</w:delText>
          </w:r>
        </w:del>
      </w:ins>
      <w:del w:id="772" w:author="Angelo Mondaca Vergara" w:date="2020-02-21T11:05:00Z">
        <w:r w:rsidRPr="00863342" w:rsidDel="00FD5C65">
          <w:rPr>
            <w:rFonts w:ascii="Arial" w:hAnsi="Arial" w:cs="Arial"/>
            <w:b/>
            <w:bCs/>
            <w:color w:val="000000"/>
            <w:sz w:val="24"/>
            <w:szCs w:val="24"/>
          </w:rPr>
          <w:delText>20</w:delText>
        </w:r>
      </w:del>
    </w:p>
    <w:p w14:paraId="4BAC7895"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329ACEF6" w14:textId="77777777" w:rsidR="00F01086" w:rsidRDefault="008F67FE" w:rsidP="00CB175E">
      <w:pPr>
        <w:autoSpaceDE w:val="0"/>
        <w:autoSpaceDN w:val="0"/>
        <w:adjustRightInd w:val="0"/>
        <w:spacing w:after="0" w:line="240" w:lineRule="auto"/>
        <w:jc w:val="both"/>
        <w:rPr>
          <w:ins w:id="773" w:author="Angelo Mondaca Vergara" w:date="2020-02-21T11:05:00Z"/>
          <w:rFonts w:ascii="Arial" w:hAnsi="Arial" w:cs="Arial"/>
          <w:color w:val="000000"/>
          <w:sz w:val="24"/>
          <w:szCs w:val="24"/>
        </w:rPr>
      </w:pPr>
      <w:r>
        <w:rPr>
          <w:rFonts w:ascii="Arial" w:hAnsi="Arial" w:cs="Arial"/>
          <w:color w:val="000000"/>
          <w:sz w:val="24"/>
          <w:szCs w:val="24"/>
        </w:rPr>
        <w:t>Se podrá utilizar extintores de menor capacidad, que los señalados en la tabla precedente, pero la cantidad que su contenido alcance el potencial mínimo exigido de acuerdo a la correspondiente superficie de cubrimiento máxima por extintor.</w:t>
      </w:r>
    </w:p>
    <w:p w14:paraId="78027D3E" w14:textId="77777777" w:rsidR="00FD5C65" w:rsidRDefault="00FD5C65" w:rsidP="00CB175E">
      <w:pPr>
        <w:autoSpaceDE w:val="0"/>
        <w:autoSpaceDN w:val="0"/>
        <w:adjustRightInd w:val="0"/>
        <w:spacing w:after="0" w:line="240" w:lineRule="auto"/>
        <w:jc w:val="both"/>
        <w:rPr>
          <w:rFonts w:ascii="Arial" w:hAnsi="Arial" w:cs="Arial"/>
          <w:color w:val="000000"/>
          <w:sz w:val="24"/>
          <w:szCs w:val="24"/>
        </w:rPr>
      </w:pPr>
    </w:p>
    <w:p w14:paraId="128BB77A" w14:textId="2D5A09FE"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w:t>
      </w:r>
      <w:ins w:id="774" w:author="Angelo Mondaca Vergara" w:date="2020-02-21T16:50:00Z">
        <w:r w:rsidR="009D7F22">
          <w:rPr>
            <w:rFonts w:ascii="Arial" w:hAnsi="Arial" w:cs="Arial"/>
            <w:b/>
            <w:bCs/>
            <w:color w:val="000000"/>
            <w:sz w:val="24"/>
            <w:szCs w:val="24"/>
          </w:rPr>
          <w:t>2</w:t>
        </w:r>
      </w:ins>
      <w:ins w:id="775" w:author="Mondaca Vergara Angelo Rodolfo (Codelco-Chuquicamata)" w:date="2025-09-14T23:51:00Z" w16du:dateUtc="2025-09-15T02:51:00Z">
        <w:r w:rsidR="00B846F5">
          <w:rPr>
            <w:rFonts w:ascii="Arial" w:hAnsi="Arial" w:cs="Arial"/>
            <w:b/>
            <w:bCs/>
            <w:color w:val="000000"/>
            <w:sz w:val="24"/>
            <w:szCs w:val="24"/>
          </w:rPr>
          <w:t>0</w:t>
        </w:r>
      </w:ins>
      <w:ins w:id="776" w:author="Angelo Mondaca Vergara" w:date="2020-02-21T16:50:00Z">
        <w:del w:id="777" w:author="Mondaca Vergara Angelo Rodolfo (Codelco-Chuquicamata)" w:date="2025-09-14T23:51:00Z" w16du:dateUtc="2025-09-15T02:51:00Z">
          <w:r w:rsidR="009D7F22" w:rsidDel="00B846F5">
            <w:rPr>
              <w:rFonts w:ascii="Arial" w:hAnsi="Arial" w:cs="Arial"/>
              <w:b/>
              <w:bCs/>
              <w:color w:val="000000"/>
              <w:sz w:val="24"/>
              <w:szCs w:val="24"/>
            </w:rPr>
            <w:delText>1</w:delText>
          </w:r>
        </w:del>
      </w:ins>
      <w:del w:id="778" w:author="Angelo Mondaca Vergara" w:date="2020-02-21T11:05:00Z">
        <w:r w:rsidRPr="00863342" w:rsidDel="00FD5C65">
          <w:rPr>
            <w:rFonts w:ascii="Arial" w:hAnsi="Arial" w:cs="Arial"/>
            <w:b/>
            <w:bCs/>
            <w:color w:val="000000"/>
            <w:sz w:val="24"/>
            <w:szCs w:val="24"/>
          </w:rPr>
          <w:delText>21</w:delText>
        </w:r>
      </w:del>
    </w:p>
    <w:p w14:paraId="150A71DB"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4CBE8A51" w14:textId="77777777" w:rsidR="00172817" w:rsidRDefault="00172817"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Respecto de los extintores contra riesgos de fuego Clase B. el potencial mínimo exigido por cada extintor será de 108, con excepción de aquellas zonas de almacenamiento de combustible en las que el potencial mínimo exigido será de 408.</w:t>
      </w:r>
    </w:p>
    <w:p w14:paraId="44CD2243" w14:textId="77777777" w:rsidR="00CD2390" w:rsidRPr="00863342" w:rsidRDefault="00172817"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 </w:t>
      </w:r>
    </w:p>
    <w:p w14:paraId="0CA84035" w14:textId="0C9DC493"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12</w:t>
      </w:r>
      <w:ins w:id="779" w:author="Mondaca Vergara Angelo Rodolfo (Codelco-Chuquicamata)" w:date="2025-09-14T23:51:00Z" w16du:dateUtc="2025-09-15T02:51:00Z">
        <w:r w:rsidR="00B846F5">
          <w:rPr>
            <w:rFonts w:ascii="Arial" w:hAnsi="Arial" w:cs="Arial"/>
            <w:b/>
            <w:bCs/>
            <w:color w:val="000000"/>
            <w:sz w:val="24"/>
            <w:szCs w:val="24"/>
          </w:rPr>
          <w:t>1</w:t>
        </w:r>
      </w:ins>
      <w:ins w:id="780" w:author="Angelo Mondaca Vergara" w:date="2020-02-21T16:50:00Z">
        <w:del w:id="781" w:author="Mondaca Vergara Angelo Rodolfo (Codelco-Chuquicamata)" w:date="2025-09-14T23:51:00Z" w16du:dateUtc="2025-09-15T02:51:00Z">
          <w:r w:rsidR="009D7F22" w:rsidDel="00B846F5">
            <w:rPr>
              <w:rFonts w:ascii="Arial" w:hAnsi="Arial" w:cs="Arial"/>
              <w:b/>
              <w:bCs/>
              <w:color w:val="000000"/>
              <w:sz w:val="24"/>
              <w:szCs w:val="24"/>
            </w:rPr>
            <w:delText>2</w:delText>
          </w:r>
        </w:del>
      </w:ins>
      <w:del w:id="782" w:author="Angelo Mondaca Vergara" w:date="2020-02-21T11:06:00Z">
        <w:r w:rsidRPr="00863342" w:rsidDel="00FD5C65">
          <w:rPr>
            <w:rFonts w:ascii="Arial" w:hAnsi="Arial" w:cs="Arial"/>
            <w:b/>
            <w:bCs/>
            <w:color w:val="000000"/>
            <w:sz w:val="24"/>
            <w:szCs w:val="24"/>
          </w:rPr>
          <w:delText>2</w:delText>
        </w:r>
      </w:del>
    </w:p>
    <w:p w14:paraId="2DB3D8E4"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67948009"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Los extintores </w:t>
      </w:r>
      <w:r w:rsidR="00172817">
        <w:rPr>
          <w:rFonts w:ascii="Arial" w:hAnsi="Arial" w:cs="Arial"/>
          <w:color w:val="000000"/>
          <w:sz w:val="24"/>
          <w:szCs w:val="24"/>
        </w:rPr>
        <w:t xml:space="preserve">se </w:t>
      </w:r>
      <w:r w:rsidR="00F160AE">
        <w:rPr>
          <w:rFonts w:ascii="Arial" w:hAnsi="Arial" w:cs="Arial"/>
          <w:color w:val="000000"/>
          <w:sz w:val="24"/>
          <w:szCs w:val="24"/>
        </w:rPr>
        <w:t>deberán</w:t>
      </w:r>
      <w:r w:rsidR="00172817">
        <w:rPr>
          <w:rFonts w:ascii="Arial" w:hAnsi="Arial" w:cs="Arial"/>
          <w:color w:val="000000"/>
          <w:sz w:val="24"/>
          <w:szCs w:val="24"/>
        </w:rPr>
        <w:t xml:space="preserve"> </w:t>
      </w:r>
      <w:r w:rsidR="00F160AE">
        <w:rPr>
          <w:rFonts w:ascii="Arial" w:hAnsi="Arial" w:cs="Arial"/>
          <w:color w:val="000000"/>
          <w:sz w:val="24"/>
          <w:szCs w:val="24"/>
        </w:rPr>
        <w:t>ubicar</w:t>
      </w:r>
      <w:r w:rsidR="00172817">
        <w:rPr>
          <w:rFonts w:ascii="Arial" w:hAnsi="Arial" w:cs="Arial"/>
          <w:color w:val="000000"/>
          <w:sz w:val="24"/>
          <w:szCs w:val="24"/>
        </w:rPr>
        <w:t xml:space="preserve"> en sitios de fácil acceso y clara identificación, libres de cualquier obstáculo y estarán en condiciones de funcionamiento máximo. Se colocarán a una altura m</w:t>
      </w:r>
      <w:r w:rsidR="00F160AE">
        <w:rPr>
          <w:rFonts w:ascii="Arial" w:hAnsi="Arial" w:cs="Arial"/>
          <w:color w:val="000000"/>
          <w:sz w:val="24"/>
          <w:szCs w:val="24"/>
        </w:rPr>
        <w:t>áxima de 1,30 metros, medidos</w:t>
      </w:r>
      <w:r w:rsidR="00172817">
        <w:rPr>
          <w:rFonts w:ascii="Arial" w:hAnsi="Arial" w:cs="Arial"/>
          <w:color w:val="000000"/>
          <w:sz w:val="24"/>
          <w:szCs w:val="24"/>
        </w:rPr>
        <w:t xml:space="preserve"> desde el suelo hasta la base del extintor y </w:t>
      </w:r>
      <w:r w:rsidR="00F160AE">
        <w:rPr>
          <w:rFonts w:ascii="Arial" w:hAnsi="Arial" w:cs="Arial"/>
          <w:color w:val="000000"/>
          <w:sz w:val="24"/>
          <w:szCs w:val="24"/>
        </w:rPr>
        <w:t>e</w:t>
      </w:r>
      <w:r w:rsidR="00172817">
        <w:rPr>
          <w:rFonts w:ascii="Arial" w:hAnsi="Arial" w:cs="Arial"/>
          <w:color w:val="000000"/>
          <w:sz w:val="24"/>
          <w:szCs w:val="24"/>
        </w:rPr>
        <w:t>star</w:t>
      </w:r>
      <w:r w:rsidR="00F160AE">
        <w:rPr>
          <w:rFonts w:ascii="Arial" w:hAnsi="Arial" w:cs="Arial"/>
          <w:color w:val="000000"/>
          <w:sz w:val="24"/>
          <w:szCs w:val="24"/>
        </w:rPr>
        <w:t>á</w:t>
      </w:r>
      <w:r w:rsidR="00172817">
        <w:rPr>
          <w:rFonts w:ascii="Arial" w:hAnsi="Arial" w:cs="Arial"/>
          <w:color w:val="000000"/>
          <w:sz w:val="24"/>
          <w:szCs w:val="24"/>
        </w:rPr>
        <w:t>n debidamente señalizados.</w:t>
      </w:r>
    </w:p>
    <w:p w14:paraId="4700D7F9" w14:textId="77777777" w:rsidR="00CD2390" w:rsidRPr="00863342" w:rsidRDefault="00CD2390" w:rsidP="00CB175E">
      <w:pPr>
        <w:autoSpaceDE w:val="0"/>
        <w:autoSpaceDN w:val="0"/>
        <w:adjustRightInd w:val="0"/>
        <w:spacing w:after="0" w:line="240" w:lineRule="auto"/>
        <w:jc w:val="both"/>
        <w:rPr>
          <w:rFonts w:ascii="Arial" w:hAnsi="Arial" w:cs="Arial"/>
          <w:color w:val="000000"/>
          <w:sz w:val="24"/>
          <w:szCs w:val="24"/>
        </w:rPr>
      </w:pPr>
    </w:p>
    <w:p w14:paraId="066A4B38" w14:textId="3A495D84" w:rsidR="00F01086" w:rsidDel="009D7F22" w:rsidRDefault="00F01086" w:rsidP="00CB175E">
      <w:pPr>
        <w:autoSpaceDE w:val="0"/>
        <w:autoSpaceDN w:val="0"/>
        <w:adjustRightInd w:val="0"/>
        <w:spacing w:after="0" w:line="240" w:lineRule="auto"/>
        <w:jc w:val="both"/>
        <w:rPr>
          <w:del w:id="783" w:author="Angelo Mondaca Vergara" w:date="2020-02-21T16:50:00Z"/>
          <w:rFonts w:ascii="Arial" w:hAnsi="Arial" w:cs="Arial"/>
          <w:b/>
          <w:bCs/>
          <w:color w:val="000000"/>
          <w:sz w:val="24"/>
          <w:szCs w:val="24"/>
        </w:rPr>
      </w:pPr>
      <w:r w:rsidRPr="00863342">
        <w:rPr>
          <w:rFonts w:ascii="Arial" w:hAnsi="Arial" w:cs="Arial"/>
          <w:b/>
          <w:bCs/>
          <w:color w:val="000000"/>
          <w:sz w:val="24"/>
          <w:szCs w:val="24"/>
        </w:rPr>
        <w:t>Artículo 12</w:t>
      </w:r>
      <w:ins w:id="784" w:author="Mondaca Vergara Angelo Rodolfo (Codelco-Chuquicamata)" w:date="2025-09-14T23:51:00Z" w16du:dateUtc="2025-09-15T02:51:00Z">
        <w:r w:rsidR="00B846F5">
          <w:rPr>
            <w:rFonts w:ascii="Arial" w:hAnsi="Arial" w:cs="Arial"/>
            <w:b/>
            <w:bCs/>
            <w:color w:val="000000"/>
            <w:sz w:val="24"/>
            <w:szCs w:val="24"/>
          </w:rPr>
          <w:t>2</w:t>
        </w:r>
      </w:ins>
      <w:ins w:id="785" w:author="Angelo Mondaca Vergara" w:date="2020-02-21T16:51:00Z">
        <w:del w:id="786" w:author="Mondaca Vergara Angelo Rodolfo (Codelco-Chuquicamata)" w:date="2025-09-14T23:51:00Z" w16du:dateUtc="2025-09-15T02:51:00Z">
          <w:r w:rsidR="009D7F22" w:rsidDel="00B846F5">
            <w:rPr>
              <w:rFonts w:ascii="Arial" w:hAnsi="Arial" w:cs="Arial"/>
              <w:b/>
              <w:bCs/>
              <w:color w:val="000000"/>
              <w:sz w:val="24"/>
              <w:szCs w:val="24"/>
            </w:rPr>
            <w:delText>3</w:delText>
          </w:r>
        </w:del>
      </w:ins>
      <w:del w:id="787" w:author="Angelo Mondaca Vergara" w:date="2020-02-21T11:06:00Z">
        <w:r w:rsidRPr="00863342" w:rsidDel="00FD5C65">
          <w:rPr>
            <w:rFonts w:ascii="Arial" w:hAnsi="Arial" w:cs="Arial"/>
            <w:b/>
            <w:bCs/>
            <w:color w:val="000000"/>
            <w:sz w:val="24"/>
            <w:szCs w:val="24"/>
          </w:rPr>
          <w:delText>3</w:delText>
        </w:r>
      </w:del>
    </w:p>
    <w:p w14:paraId="36D45C11" w14:textId="77777777" w:rsidR="00CD2390" w:rsidRDefault="00CD2390" w:rsidP="00CB175E">
      <w:pPr>
        <w:autoSpaceDE w:val="0"/>
        <w:autoSpaceDN w:val="0"/>
        <w:adjustRightInd w:val="0"/>
        <w:spacing w:after="0" w:line="240" w:lineRule="auto"/>
        <w:jc w:val="both"/>
        <w:rPr>
          <w:ins w:id="788" w:author="Angelo Mondaca Vergara" w:date="2020-02-21T16:50:00Z"/>
          <w:rFonts w:ascii="Arial" w:hAnsi="Arial" w:cs="Arial"/>
          <w:b/>
          <w:bCs/>
          <w:color w:val="000000"/>
          <w:sz w:val="24"/>
          <w:szCs w:val="24"/>
        </w:rPr>
      </w:pPr>
    </w:p>
    <w:p w14:paraId="0BDCBEE9" w14:textId="77777777" w:rsidR="009D7F22" w:rsidRDefault="009D7F22" w:rsidP="00CB175E">
      <w:pPr>
        <w:autoSpaceDE w:val="0"/>
        <w:autoSpaceDN w:val="0"/>
        <w:adjustRightInd w:val="0"/>
        <w:spacing w:after="0" w:line="240" w:lineRule="auto"/>
        <w:jc w:val="both"/>
        <w:rPr>
          <w:rFonts w:ascii="Arial" w:hAnsi="Arial" w:cs="Arial"/>
          <w:b/>
          <w:bCs/>
          <w:color w:val="000000"/>
          <w:sz w:val="24"/>
          <w:szCs w:val="24"/>
        </w:rPr>
      </w:pPr>
    </w:p>
    <w:p w14:paraId="2E94B61B" w14:textId="77777777" w:rsidR="00512CB3" w:rsidRDefault="00512CB3" w:rsidP="00CB175E">
      <w:pPr>
        <w:autoSpaceDE w:val="0"/>
        <w:autoSpaceDN w:val="0"/>
        <w:adjustRightInd w:val="0"/>
        <w:spacing w:after="0" w:line="240" w:lineRule="auto"/>
        <w:jc w:val="both"/>
        <w:rPr>
          <w:rFonts w:ascii="Arial" w:hAnsi="Arial" w:cs="Arial"/>
          <w:bCs/>
          <w:color w:val="000000"/>
          <w:sz w:val="24"/>
          <w:szCs w:val="24"/>
        </w:rPr>
      </w:pPr>
      <w:r w:rsidRPr="00512CB3">
        <w:rPr>
          <w:rFonts w:ascii="Arial" w:hAnsi="Arial" w:cs="Arial"/>
          <w:bCs/>
          <w:color w:val="000000"/>
          <w:sz w:val="24"/>
          <w:szCs w:val="24"/>
        </w:rPr>
        <w:t xml:space="preserve">Los extintores </w:t>
      </w:r>
      <w:r>
        <w:rPr>
          <w:rFonts w:ascii="Arial" w:hAnsi="Arial" w:cs="Arial"/>
          <w:bCs/>
          <w:color w:val="000000"/>
          <w:sz w:val="24"/>
          <w:szCs w:val="24"/>
        </w:rPr>
        <w:t>que precisen  ubicación a la intemperie, deberán colocarse en un nicho o gabinete que permita su retiro expedito y podrán tener una puerta de vidrio simple, fácil de romper en caso de emergencia.</w:t>
      </w:r>
    </w:p>
    <w:p w14:paraId="1A1AEBE6" w14:textId="77777777" w:rsidR="00512CB3" w:rsidRPr="00512CB3" w:rsidRDefault="00512CB3" w:rsidP="00CB175E">
      <w:pPr>
        <w:autoSpaceDE w:val="0"/>
        <w:autoSpaceDN w:val="0"/>
        <w:adjustRightInd w:val="0"/>
        <w:spacing w:after="0" w:line="240" w:lineRule="auto"/>
        <w:jc w:val="both"/>
        <w:rPr>
          <w:rFonts w:ascii="Arial" w:hAnsi="Arial" w:cs="Arial"/>
          <w:bCs/>
          <w:color w:val="000000"/>
          <w:sz w:val="24"/>
          <w:szCs w:val="24"/>
        </w:rPr>
      </w:pPr>
    </w:p>
    <w:p w14:paraId="15D891FA" w14:textId="1C90F0A6"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12</w:t>
      </w:r>
      <w:ins w:id="789" w:author="Mondaca Vergara Angelo Rodolfo (Codelco-Chuquicamata)" w:date="2025-09-14T23:51:00Z" w16du:dateUtc="2025-09-15T02:51:00Z">
        <w:r w:rsidR="00B846F5">
          <w:rPr>
            <w:rFonts w:ascii="Arial" w:hAnsi="Arial" w:cs="Arial"/>
            <w:b/>
            <w:bCs/>
            <w:color w:val="000000"/>
            <w:sz w:val="24"/>
            <w:szCs w:val="24"/>
          </w:rPr>
          <w:t>3</w:t>
        </w:r>
      </w:ins>
      <w:ins w:id="790" w:author="Angelo Mondaca Vergara" w:date="2020-02-21T16:51:00Z">
        <w:del w:id="791" w:author="Mondaca Vergara Angelo Rodolfo (Codelco-Chuquicamata)" w:date="2025-09-14T23:51:00Z" w16du:dateUtc="2025-09-15T02:51:00Z">
          <w:r w:rsidR="009D7F22" w:rsidDel="00B846F5">
            <w:rPr>
              <w:rFonts w:ascii="Arial" w:hAnsi="Arial" w:cs="Arial"/>
              <w:b/>
              <w:bCs/>
              <w:color w:val="000000"/>
              <w:sz w:val="24"/>
              <w:szCs w:val="24"/>
            </w:rPr>
            <w:delText>4</w:delText>
          </w:r>
        </w:del>
      </w:ins>
      <w:del w:id="792" w:author="Angelo Mondaca Vergara" w:date="2020-02-21T11:06:00Z">
        <w:r w:rsidRPr="00863342" w:rsidDel="00FD5C65">
          <w:rPr>
            <w:rFonts w:ascii="Arial" w:hAnsi="Arial" w:cs="Arial"/>
            <w:b/>
            <w:bCs/>
            <w:color w:val="000000"/>
            <w:sz w:val="24"/>
            <w:szCs w:val="24"/>
          </w:rPr>
          <w:delText>4</w:delText>
        </w:r>
      </w:del>
    </w:p>
    <w:p w14:paraId="3064D8DF"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27E0AD91" w14:textId="77777777" w:rsidR="00512CB3" w:rsidRDefault="00512CB3" w:rsidP="00512CB3">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De acuerdo al tipo de fuego se podrán considerar los siguientes agentes de extinción:</w:t>
      </w:r>
    </w:p>
    <w:p w14:paraId="716F633F" w14:textId="77777777" w:rsidR="00512CB3" w:rsidRDefault="00512CB3" w:rsidP="00512CB3">
      <w:pPr>
        <w:autoSpaceDE w:val="0"/>
        <w:autoSpaceDN w:val="0"/>
        <w:adjustRightInd w:val="0"/>
        <w:spacing w:after="0" w:line="240" w:lineRule="auto"/>
        <w:jc w:val="both"/>
        <w:rPr>
          <w:rFonts w:ascii="Arial" w:hAnsi="Arial" w:cs="Arial"/>
          <w:color w:val="000000"/>
          <w:sz w:val="24"/>
          <w:szCs w:val="24"/>
        </w:rPr>
      </w:pPr>
    </w:p>
    <w:tbl>
      <w:tblPr>
        <w:tblStyle w:val="Tablaconcuadrcula"/>
        <w:tblW w:w="0" w:type="auto"/>
        <w:tblLook w:val="04A0" w:firstRow="1" w:lastRow="0" w:firstColumn="1" w:lastColumn="0" w:noHBand="0" w:noVBand="1"/>
      </w:tblPr>
      <w:tblGrid>
        <w:gridCol w:w="4701"/>
        <w:gridCol w:w="4694"/>
      </w:tblGrid>
      <w:tr w:rsidR="00512CB3" w14:paraId="4AE17345" w14:textId="77777777" w:rsidTr="00157813">
        <w:tc>
          <w:tcPr>
            <w:tcW w:w="4772" w:type="dxa"/>
          </w:tcPr>
          <w:p w14:paraId="593F6457" w14:textId="77777777" w:rsidR="00512CB3" w:rsidRDefault="00512CB3" w:rsidP="00157813">
            <w:pPr>
              <w:autoSpaceDE w:val="0"/>
              <w:autoSpaceDN w:val="0"/>
              <w:adjustRightInd w:val="0"/>
              <w:jc w:val="center"/>
              <w:rPr>
                <w:rFonts w:ascii="Arial" w:hAnsi="Arial" w:cs="Arial"/>
                <w:color w:val="000000"/>
                <w:sz w:val="24"/>
                <w:szCs w:val="24"/>
              </w:rPr>
            </w:pPr>
            <w:r w:rsidRPr="00863342">
              <w:rPr>
                <w:rFonts w:ascii="Arial" w:hAnsi="Arial" w:cs="Arial"/>
                <w:b/>
                <w:bCs/>
                <w:color w:val="000000"/>
                <w:sz w:val="24"/>
                <w:szCs w:val="24"/>
              </w:rPr>
              <w:t>TIPO DE FUEGO</w:t>
            </w:r>
          </w:p>
        </w:tc>
        <w:tc>
          <w:tcPr>
            <w:tcW w:w="4773" w:type="dxa"/>
          </w:tcPr>
          <w:p w14:paraId="6FF95291" w14:textId="77777777" w:rsidR="00512CB3" w:rsidRDefault="00512CB3" w:rsidP="00157813">
            <w:pPr>
              <w:autoSpaceDE w:val="0"/>
              <w:autoSpaceDN w:val="0"/>
              <w:adjustRightInd w:val="0"/>
              <w:jc w:val="center"/>
              <w:rPr>
                <w:rFonts w:ascii="Arial" w:hAnsi="Arial" w:cs="Arial"/>
                <w:color w:val="000000"/>
                <w:sz w:val="24"/>
                <w:szCs w:val="24"/>
              </w:rPr>
            </w:pPr>
            <w:r w:rsidRPr="00863342">
              <w:rPr>
                <w:rFonts w:ascii="Arial" w:hAnsi="Arial" w:cs="Arial"/>
                <w:b/>
                <w:bCs/>
                <w:color w:val="000000"/>
                <w:sz w:val="24"/>
                <w:szCs w:val="24"/>
              </w:rPr>
              <w:t>AGENTES DE EXTINCION</w:t>
            </w:r>
          </w:p>
        </w:tc>
      </w:tr>
      <w:tr w:rsidR="00512CB3" w14:paraId="2BDA1623" w14:textId="77777777" w:rsidTr="00157813">
        <w:tc>
          <w:tcPr>
            <w:tcW w:w="4772" w:type="dxa"/>
          </w:tcPr>
          <w:p w14:paraId="460FFBCD" w14:textId="77777777" w:rsidR="00512CB3" w:rsidRPr="00CD2390" w:rsidRDefault="00512CB3" w:rsidP="00157813">
            <w:pPr>
              <w:autoSpaceDE w:val="0"/>
              <w:autoSpaceDN w:val="0"/>
              <w:adjustRightInd w:val="0"/>
              <w:jc w:val="both"/>
              <w:rPr>
                <w:rFonts w:ascii="Arial" w:hAnsi="Arial" w:cs="Arial"/>
                <w:b/>
                <w:color w:val="000000"/>
                <w:sz w:val="24"/>
                <w:szCs w:val="24"/>
              </w:rPr>
            </w:pPr>
            <w:r w:rsidRPr="00CD2390">
              <w:rPr>
                <w:rFonts w:ascii="Arial" w:hAnsi="Arial" w:cs="Arial"/>
                <w:b/>
                <w:color w:val="000000"/>
                <w:sz w:val="24"/>
                <w:szCs w:val="24"/>
              </w:rPr>
              <w:t>CLASE A:</w:t>
            </w:r>
          </w:p>
          <w:p w14:paraId="6E3BCA3A" w14:textId="77777777" w:rsidR="00512CB3" w:rsidRPr="00863342" w:rsidRDefault="00512CB3" w:rsidP="00157813">
            <w:pPr>
              <w:autoSpaceDE w:val="0"/>
              <w:autoSpaceDN w:val="0"/>
              <w:adjustRightInd w:val="0"/>
              <w:jc w:val="both"/>
              <w:rPr>
                <w:rFonts w:ascii="Arial" w:hAnsi="Arial" w:cs="Arial"/>
                <w:color w:val="000000"/>
                <w:sz w:val="24"/>
                <w:szCs w:val="24"/>
              </w:rPr>
            </w:pPr>
            <w:r w:rsidRPr="00863342">
              <w:rPr>
                <w:rFonts w:ascii="Arial" w:hAnsi="Arial" w:cs="Arial"/>
                <w:color w:val="000000"/>
                <w:sz w:val="24"/>
                <w:szCs w:val="24"/>
              </w:rPr>
              <w:t>Combustibles sólidos comunes:</w:t>
            </w:r>
          </w:p>
          <w:p w14:paraId="06C9FC59" w14:textId="77777777" w:rsidR="00512CB3" w:rsidRDefault="00512CB3" w:rsidP="00157813">
            <w:pPr>
              <w:autoSpaceDE w:val="0"/>
              <w:autoSpaceDN w:val="0"/>
              <w:adjustRightInd w:val="0"/>
              <w:jc w:val="both"/>
              <w:rPr>
                <w:rFonts w:ascii="Arial" w:hAnsi="Arial" w:cs="Arial"/>
                <w:color w:val="000000"/>
                <w:sz w:val="24"/>
                <w:szCs w:val="24"/>
              </w:rPr>
            </w:pPr>
            <w:r>
              <w:rPr>
                <w:rFonts w:ascii="Arial" w:hAnsi="Arial" w:cs="Arial"/>
                <w:color w:val="000000"/>
                <w:sz w:val="24"/>
                <w:szCs w:val="24"/>
              </w:rPr>
              <w:t>Madera, papel, género, etc.</w:t>
            </w:r>
          </w:p>
        </w:tc>
        <w:tc>
          <w:tcPr>
            <w:tcW w:w="4773" w:type="dxa"/>
          </w:tcPr>
          <w:p w14:paraId="0DE29DC1" w14:textId="77777777" w:rsidR="00512CB3" w:rsidRDefault="00512CB3" w:rsidP="00157813">
            <w:pPr>
              <w:autoSpaceDE w:val="0"/>
              <w:autoSpaceDN w:val="0"/>
              <w:adjustRightInd w:val="0"/>
              <w:jc w:val="both"/>
              <w:rPr>
                <w:rFonts w:ascii="Arial" w:hAnsi="Arial" w:cs="Arial"/>
                <w:color w:val="000000"/>
                <w:sz w:val="24"/>
                <w:szCs w:val="24"/>
              </w:rPr>
            </w:pPr>
            <w:r w:rsidRPr="00863342">
              <w:rPr>
                <w:rFonts w:ascii="Arial" w:hAnsi="Arial" w:cs="Arial"/>
                <w:color w:val="000000"/>
                <w:sz w:val="24"/>
                <w:szCs w:val="24"/>
              </w:rPr>
              <w:t>Agua presurizada.</w:t>
            </w:r>
          </w:p>
          <w:p w14:paraId="49CAAA2A" w14:textId="77777777" w:rsidR="00512CB3" w:rsidRDefault="00512CB3" w:rsidP="00157813">
            <w:pPr>
              <w:autoSpaceDE w:val="0"/>
              <w:autoSpaceDN w:val="0"/>
              <w:adjustRightInd w:val="0"/>
              <w:rPr>
                <w:rFonts w:ascii="Arial" w:hAnsi="Arial" w:cs="Arial"/>
                <w:color w:val="000000"/>
                <w:sz w:val="24"/>
                <w:szCs w:val="24"/>
              </w:rPr>
            </w:pPr>
            <w:r w:rsidRPr="00863342">
              <w:rPr>
                <w:rFonts w:ascii="Arial" w:hAnsi="Arial" w:cs="Arial"/>
                <w:color w:val="000000"/>
                <w:sz w:val="24"/>
                <w:szCs w:val="24"/>
              </w:rPr>
              <w:t>Espuma</w:t>
            </w:r>
            <w:r>
              <w:rPr>
                <w:rFonts w:ascii="Arial" w:hAnsi="Arial" w:cs="Arial"/>
                <w:color w:val="000000"/>
                <w:sz w:val="24"/>
                <w:szCs w:val="24"/>
              </w:rPr>
              <w:t>.</w:t>
            </w:r>
          </w:p>
          <w:p w14:paraId="7EEED7CF" w14:textId="77777777" w:rsidR="00512CB3" w:rsidRDefault="00512CB3" w:rsidP="00157813">
            <w:pPr>
              <w:autoSpaceDE w:val="0"/>
              <w:autoSpaceDN w:val="0"/>
              <w:adjustRightInd w:val="0"/>
              <w:rPr>
                <w:rFonts w:ascii="Arial" w:hAnsi="Arial" w:cs="Arial"/>
                <w:color w:val="000000"/>
                <w:sz w:val="24"/>
                <w:szCs w:val="24"/>
              </w:rPr>
            </w:pPr>
            <w:r w:rsidRPr="00863342">
              <w:rPr>
                <w:rFonts w:ascii="Arial" w:hAnsi="Arial" w:cs="Arial"/>
                <w:color w:val="000000"/>
                <w:sz w:val="24"/>
                <w:szCs w:val="24"/>
              </w:rPr>
              <w:t>Polvo químico seco, ABC</w:t>
            </w:r>
          </w:p>
        </w:tc>
      </w:tr>
      <w:tr w:rsidR="00512CB3" w14:paraId="4366E4E7" w14:textId="77777777" w:rsidTr="00157813">
        <w:tc>
          <w:tcPr>
            <w:tcW w:w="4772" w:type="dxa"/>
          </w:tcPr>
          <w:p w14:paraId="689012F5" w14:textId="77777777" w:rsidR="00512CB3" w:rsidRPr="00CD2390" w:rsidRDefault="00512CB3" w:rsidP="00157813">
            <w:pPr>
              <w:autoSpaceDE w:val="0"/>
              <w:autoSpaceDN w:val="0"/>
              <w:adjustRightInd w:val="0"/>
              <w:jc w:val="both"/>
              <w:rPr>
                <w:rFonts w:ascii="Arial" w:hAnsi="Arial" w:cs="Arial"/>
                <w:b/>
                <w:color w:val="000000"/>
                <w:sz w:val="24"/>
                <w:szCs w:val="24"/>
              </w:rPr>
            </w:pPr>
            <w:r w:rsidRPr="00CD2390">
              <w:rPr>
                <w:rFonts w:ascii="Arial" w:hAnsi="Arial" w:cs="Arial"/>
                <w:b/>
                <w:color w:val="000000"/>
                <w:sz w:val="24"/>
                <w:szCs w:val="24"/>
              </w:rPr>
              <w:t xml:space="preserve">CLASE B: </w:t>
            </w:r>
          </w:p>
          <w:p w14:paraId="7A341D76" w14:textId="77777777" w:rsidR="00512CB3" w:rsidRPr="00863342" w:rsidRDefault="00512CB3" w:rsidP="00157813">
            <w:pPr>
              <w:autoSpaceDE w:val="0"/>
              <w:autoSpaceDN w:val="0"/>
              <w:adjustRightInd w:val="0"/>
              <w:jc w:val="both"/>
              <w:rPr>
                <w:rFonts w:ascii="Arial" w:hAnsi="Arial" w:cs="Arial"/>
                <w:color w:val="000000"/>
                <w:sz w:val="24"/>
                <w:szCs w:val="24"/>
              </w:rPr>
            </w:pPr>
            <w:r w:rsidRPr="00863342">
              <w:rPr>
                <w:rFonts w:ascii="Arial" w:hAnsi="Arial" w:cs="Arial"/>
                <w:color w:val="000000"/>
                <w:sz w:val="24"/>
                <w:szCs w:val="24"/>
              </w:rPr>
              <w:t xml:space="preserve">Líquidos combustibles o inflamables: </w:t>
            </w:r>
          </w:p>
          <w:p w14:paraId="3C5B3D9D" w14:textId="77777777" w:rsidR="00512CB3" w:rsidRDefault="00512CB3" w:rsidP="00157813">
            <w:pPr>
              <w:autoSpaceDE w:val="0"/>
              <w:autoSpaceDN w:val="0"/>
              <w:adjustRightInd w:val="0"/>
              <w:jc w:val="both"/>
              <w:rPr>
                <w:rFonts w:ascii="Arial" w:hAnsi="Arial" w:cs="Arial"/>
                <w:color w:val="000000"/>
                <w:sz w:val="24"/>
                <w:szCs w:val="24"/>
              </w:rPr>
            </w:pPr>
            <w:r w:rsidRPr="00863342">
              <w:rPr>
                <w:rFonts w:ascii="Arial" w:hAnsi="Arial" w:cs="Arial"/>
                <w:color w:val="000000"/>
                <w:sz w:val="24"/>
                <w:szCs w:val="24"/>
              </w:rPr>
              <w:t xml:space="preserve">Grasas, </w:t>
            </w:r>
            <w:r>
              <w:rPr>
                <w:rFonts w:ascii="Arial" w:hAnsi="Arial" w:cs="Arial"/>
                <w:color w:val="000000"/>
                <w:sz w:val="24"/>
                <w:szCs w:val="24"/>
              </w:rPr>
              <w:t>aceites y sustancias similares.</w:t>
            </w:r>
          </w:p>
        </w:tc>
        <w:tc>
          <w:tcPr>
            <w:tcW w:w="4773" w:type="dxa"/>
          </w:tcPr>
          <w:p w14:paraId="135792B8" w14:textId="77777777" w:rsidR="00512CB3" w:rsidRDefault="00512CB3" w:rsidP="00157813">
            <w:pPr>
              <w:autoSpaceDE w:val="0"/>
              <w:autoSpaceDN w:val="0"/>
              <w:adjustRightInd w:val="0"/>
              <w:rPr>
                <w:rFonts w:ascii="Arial" w:hAnsi="Arial" w:cs="Arial"/>
                <w:color w:val="000000"/>
                <w:sz w:val="24"/>
                <w:szCs w:val="24"/>
              </w:rPr>
            </w:pPr>
            <w:r w:rsidRPr="00863342">
              <w:rPr>
                <w:rFonts w:ascii="Arial" w:hAnsi="Arial" w:cs="Arial"/>
                <w:color w:val="000000"/>
                <w:sz w:val="24"/>
                <w:szCs w:val="24"/>
              </w:rPr>
              <w:t>Espuma.</w:t>
            </w:r>
          </w:p>
          <w:p w14:paraId="21A458CA" w14:textId="77777777" w:rsidR="00512CB3" w:rsidRDefault="00512CB3" w:rsidP="00157813">
            <w:pPr>
              <w:autoSpaceDE w:val="0"/>
              <w:autoSpaceDN w:val="0"/>
              <w:adjustRightInd w:val="0"/>
              <w:rPr>
                <w:rFonts w:ascii="Arial" w:hAnsi="Arial" w:cs="Arial"/>
                <w:color w:val="000000"/>
                <w:sz w:val="24"/>
                <w:szCs w:val="24"/>
              </w:rPr>
            </w:pPr>
            <w:r w:rsidRPr="00863342">
              <w:rPr>
                <w:rFonts w:ascii="Arial" w:hAnsi="Arial" w:cs="Arial"/>
                <w:color w:val="000000"/>
                <w:sz w:val="24"/>
                <w:szCs w:val="24"/>
              </w:rPr>
              <w:t>Dióxido de Carbono (C</w:t>
            </w:r>
            <w:r>
              <w:rPr>
                <w:rFonts w:ascii="Arial" w:hAnsi="Arial" w:cs="Arial"/>
                <w:color w:val="000000"/>
                <w:sz w:val="24"/>
                <w:szCs w:val="24"/>
              </w:rPr>
              <w:t>O2</w:t>
            </w:r>
            <w:r w:rsidRPr="00863342">
              <w:rPr>
                <w:rFonts w:ascii="Arial" w:hAnsi="Arial" w:cs="Arial"/>
                <w:color w:val="000000"/>
                <w:sz w:val="24"/>
                <w:szCs w:val="24"/>
              </w:rPr>
              <w:t>).</w:t>
            </w:r>
          </w:p>
          <w:p w14:paraId="38EEFCD9" w14:textId="77777777" w:rsidR="00512CB3" w:rsidRDefault="00512CB3" w:rsidP="00157813">
            <w:pPr>
              <w:autoSpaceDE w:val="0"/>
              <w:autoSpaceDN w:val="0"/>
              <w:adjustRightInd w:val="0"/>
              <w:rPr>
                <w:rFonts w:ascii="Arial" w:hAnsi="Arial" w:cs="Arial"/>
                <w:color w:val="000000"/>
                <w:sz w:val="24"/>
                <w:szCs w:val="24"/>
              </w:rPr>
            </w:pPr>
            <w:r w:rsidRPr="00863342">
              <w:rPr>
                <w:rFonts w:ascii="Arial" w:hAnsi="Arial" w:cs="Arial"/>
                <w:color w:val="000000"/>
                <w:sz w:val="24"/>
                <w:szCs w:val="24"/>
              </w:rPr>
              <w:t>Polvo químico seco. ABC- BC</w:t>
            </w:r>
          </w:p>
        </w:tc>
      </w:tr>
      <w:tr w:rsidR="00512CB3" w14:paraId="72157E6F" w14:textId="77777777" w:rsidTr="00157813">
        <w:tc>
          <w:tcPr>
            <w:tcW w:w="4772" w:type="dxa"/>
          </w:tcPr>
          <w:p w14:paraId="5D68441D" w14:textId="77777777" w:rsidR="00512CB3" w:rsidRPr="00CD2390" w:rsidRDefault="00512CB3" w:rsidP="00157813">
            <w:pPr>
              <w:autoSpaceDE w:val="0"/>
              <w:autoSpaceDN w:val="0"/>
              <w:adjustRightInd w:val="0"/>
              <w:jc w:val="both"/>
              <w:rPr>
                <w:rFonts w:ascii="Arial" w:hAnsi="Arial" w:cs="Arial"/>
                <w:b/>
                <w:color w:val="000000"/>
                <w:sz w:val="24"/>
                <w:szCs w:val="24"/>
              </w:rPr>
            </w:pPr>
            <w:r w:rsidRPr="00CD2390">
              <w:rPr>
                <w:rFonts w:ascii="Arial" w:hAnsi="Arial" w:cs="Arial"/>
                <w:b/>
                <w:color w:val="000000"/>
                <w:sz w:val="24"/>
                <w:szCs w:val="24"/>
              </w:rPr>
              <w:t>CLASE C:</w:t>
            </w:r>
          </w:p>
          <w:p w14:paraId="0409F058" w14:textId="77777777" w:rsidR="00512CB3" w:rsidRPr="00863342" w:rsidRDefault="00512CB3" w:rsidP="00157813">
            <w:pPr>
              <w:autoSpaceDE w:val="0"/>
              <w:autoSpaceDN w:val="0"/>
              <w:adjustRightInd w:val="0"/>
              <w:jc w:val="both"/>
              <w:rPr>
                <w:rFonts w:ascii="Arial" w:hAnsi="Arial" w:cs="Arial"/>
                <w:color w:val="000000"/>
                <w:sz w:val="24"/>
                <w:szCs w:val="24"/>
              </w:rPr>
            </w:pPr>
            <w:r w:rsidRPr="00863342">
              <w:rPr>
                <w:rFonts w:ascii="Arial" w:hAnsi="Arial" w:cs="Arial"/>
                <w:color w:val="000000"/>
                <w:sz w:val="24"/>
                <w:szCs w:val="24"/>
              </w:rPr>
              <w:t xml:space="preserve">Inflamación de equipos que se encuentran </w:t>
            </w:r>
          </w:p>
          <w:p w14:paraId="0C56115A" w14:textId="77777777" w:rsidR="00512CB3" w:rsidRDefault="00512CB3" w:rsidP="00157813">
            <w:pPr>
              <w:autoSpaceDE w:val="0"/>
              <w:autoSpaceDN w:val="0"/>
              <w:adjustRightInd w:val="0"/>
              <w:jc w:val="both"/>
              <w:rPr>
                <w:rFonts w:ascii="Arial" w:hAnsi="Arial" w:cs="Arial"/>
                <w:color w:val="000000"/>
                <w:sz w:val="24"/>
                <w:szCs w:val="24"/>
              </w:rPr>
            </w:pPr>
            <w:r>
              <w:rPr>
                <w:rFonts w:ascii="Arial" w:hAnsi="Arial" w:cs="Arial"/>
                <w:color w:val="000000"/>
                <w:sz w:val="24"/>
                <w:szCs w:val="24"/>
              </w:rPr>
              <w:t>energizados eléctricamente.</w:t>
            </w:r>
          </w:p>
        </w:tc>
        <w:tc>
          <w:tcPr>
            <w:tcW w:w="4773" w:type="dxa"/>
          </w:tcPr>
          <w:p w14:paraId="5CE451B5" w14:textId="77777777" w:rsidR="00512CB3" w:rsidRDefault="00512CB3" w:rsidP="00157813">
            <w:pPr>
              <w:autoSpaceDE w:val="0"/>
              <w:autoSpaceDN w:val="0"/>
              <w:adjustRightInd w:val="0"/>
              <w:jc w:val="both"/>
              <w:rPr>
                <w:rFonts w:ascii="Arial" w:hAnsi="Arial" w:cs="Arial"/>
                <w:color w:val="000000"/>
                <w:sz w:val="24"/>
                <w:szCs w:val="24"/>
              </w:rPr>
            </w:pPr>
            <w:r w:rsidRPr="00863342">
              <w:rPr>
                <w:rFonts w:ascii="Arial" w:hAnsi="Arial" w:cs="Arial"/>
                <w:color w:val="000000"/>
                <w:sz w:val="24"/>
                <w:szCs w:val="24"/>
              </w:rPr>
              <w:t>Dióxido de Carbono (C</w:t>
            </w:r>
            <w:r>
              <w:rPr>
                <w:rFonts w:ascii="Arial" w:hAnsi="Arial" w:cs="Arial"/>
                <w:color w:val="000000"/>
                <w:sz w:val="24"/>
                <w:szCs w:val="24"/>
              </w:rPr>
              <w:t>O2</w:t>
            </w:r>
            <w:r w:rsidRPr="00863342">
              <w:rPr>
                <w:rFonts w:ascii="Arial" w:hAnsi="Arial" w:cs="Arial"/>
                <w:color w:val="000000"/>
                <w:sz w:val="24"/>
                <w:szCs w:val="24"/>
              </w:rPr>
              <w:t>).</w:t>
            </w:r>
          </w:p>
          <w:p w14:paraId="3E1F6672" w14:textId="77777777" w:rsidR="00512CB3" w:rsidRPr="00863342" w:rsidRDefault="00512CB3" w:rsidP="00157813">
            <w:pPr>
              <w:autoSpaceDE w:val="0"/>
              <w:autoSpaceDN w:val="0"/>
              <w:adjustRightInd w:val="0"/>
              <w:jc w:val="both"/>
              <w:rPr>
                <w:rFonts w:ascii="Arial" w:hAnsi="Arial" w:cs="Arial"/>
                <w:color w:val="000000"/>
                <w:sz w:val="24"/>
                <w:szCs w:val="24"/>
              </w:rPr>
            </w:pPr>
            <w:r w:rsidRPr="00863342">
              <w:rPr>
                <w:rFonts w:ascii="Arial" w:hAnsi="Arial" w:cs="Arial"/>
                <w:color w:val="000000"/>
                <w:sz w:val="24"/>
                <w:szCs w:val="24"/>
              </w:rPr>
              <w:t>Polvo químico seco ABC- BC</w:t>
            </w:r>
          </w:p>
          <w:p w14:paraId="55A9E726" w14:textId="77777777" w:rsidR="00512CB3" w:rsidRDefault="00512CB3" w:rsidP="00157813">
            <w:pPr>
              <w:autoSpaceDE w:val="0"/>
              <w:autoSpaceDN w:val="0"/>
              <w:adjustRightInd w:val="0"/>
              <w:jc w:val="center"/>
              <w:rPr>
                <w:rFonts w:ascii="Arial" w:hAnsi="Arial" w:cs="Arial"/>
                <w:color w:val="000000"/>
                <w:sz w:val="24"/>
                <w:szCs w:val="24"/>
              </w:rPr>
            </w:pPr>
          </w:p>
        </w:tc>
      </w:tr>
      <w:tr w:rsidR="00512CB3" w14:paraId="37A5C66F" w14:textId="77777777" w:rsidTr="00157813">
        <w:tc>
          <w:tcPr>
            <w:tcW w:w="4772" w:type="dxa"/>
          </w:tcPr>
          <w:p w14:paraId="3DA05C2A" w14:textId="77777777" w:rsidR="00512CB3" w:rsidRPr="00CD2390" w:rsidRDefault="00512CB3" w:rsidP="00157813">
            <w:pPr>
              <w:autoSpaceDE w:val="0"/>
              <w:autoSpaceDN w:val="0"/>
              <w:adjustRightInd w:val="0"/>
              <w:jc w:val="both"/>
              <w:rPr>
                <w:rFonts w:ascii="Arial" w:hAnsi="Arial" w:cs="Arial"/>
                <w:b/>
                <w:color w:val="000000"/>
                <w:sz w:val="24"/>
                <w:szCs w:val="24"/>
              </w:rPr>
            </w:pPr>
            <w:r w:rsidRPr="00CD2390">
              <w:rPr>
                <w:rFonts w:ascii="Arial" w:hAnsi="Arial" w:cs="Arial"/>
                <w:b/>
                <w:color w:val="000000"/>
                <w:sz w:val="24"/>
                <w:szCs w:val="24"/>
              </w:rPr>
              <w:t>CLASE D:</w:t>
            </w:r>
          </w:p>
          <w:p w14:paraId="4BFC8A34" w14:textId="77777777" w:rsidR="00512CB3" w:rsidRPr="00863342" w:rsidRDefault="00512CB3" w:rsidP="00157813">
            <w:pPr>
              <w:autoSpaceDE w:val="0"/>
              <w:autoSpaceDN w:val="0"/>
              <w:adjustRightInd w:val="0"/>
              <w:jc w:val="both"/>
              <w:rPr>
                <w:rFonts w:ascii="Arial" w:hAnsi="Arial" w:cs="Arial"/>
                <w:color w:val="000000"/>
                <w:sz w:val="24"/>
                <w:szCs w:val="24"/>
              </w:rPr>
            </w:pPr>
            <w:r w:rsidRPr="00863342">
              <w:rPr>
                <w:rFonts w:ascii="Arial" w:hAnsi="Arial" w:cs="Arial"/>
                <w:color w:val="000000"/>
                <w:sz w:val="24"/>
                <w:szCs w:val="24"/>
              </w:rPr>
              <w:t>.Metales combustibles:</w:t>
            </w:r>
          </w:p>
          <w:p w14:paraId="324EC9A7" w14:textId="77777777" w:rsidR="00512CB3" w:rsidRDefault="00512CB3" w:rsidP="00157813">
            <w:pPr>
              <w:autoSpaceDE w:val="0"/>
              <w:autoSpaceDN w:val="0"/>
              <w:adjustRightInd w:val="0"/>
              <w:jc w:val="both"/>
              <w:rPr>
                <w:rFonts w:ascii="Arial" w:hAnsi="Arial" w:cs="Arial"/>
                <w:color w:val="000000"/>
                <w:sz w:val="24"/>
                <w:szCs w:val="24"/>
              </w:rPr>
            </w:pPr>
            <w:r w:rsidRPr="00863342">
              <w:rPr>
                <w:rFonts w:ascii="Arial" w:hAnsi="Arial" w:cs="Arial"/>
                <w:color w:val="000000"/>
                <w:sz w:val="24"/>
                <w:szCs w:val="24"/>
              </w:rPr>
              <w:t>Sodio, Titanio, Magnesio, etc.</w:t>
            </w:r>
          </w:p>
        </w:tc>
        <w:tc>
          <w:tcPr>
            <w:tcW w:w="4773" w:type="dxa"/>
          </w:tcPr>
          <w:p w14:paraId="139AE091" w14:textId="77777777" w:rsidR="00512CB3" w:rsidRDefault="00512CB3" w:rsidP="00157813">
            <w:pPr>
              <w:autoSpaceDE w:val="0"/>
              <w:autoSpaceDN w:val="0"/>
              <w:adjustRightInd w:val="0"/>
              <w:rPr>
                <w:rFonts w:ascii="Arial" w:hAnsi="Arial" w:cs="Arial"/>
                <w:color w:val="000000"/>
                <w:sz w:val="24"/>
                <w:szCs w:val="24"/>
              </w:rPr>
            </w:pPr>
            <w:r w:rsidRPr="00863342">
              <w:rPr>
                <w:rFonts w:ascii="Arial" w:hAnsi="Arial" w:cs="Arial"/>
                <w:color w:val="000000"/>
                <w:sz w:val="24"/>
                <w:szCs w:val="24"/>
              </w:rPr>
              <w:t>Polvo químico especial</w:t>
            </w:r>
          </w:p>
        </w:tc>
      </w:tr>
    </w:tbl>
    <w:p w14:paraId="6DBA6D28" w14:textId="77777777" w:rsidR="00512CB3" w:rsidRDefault="00512CB3" w:rsidP="00CB175E">
      <w:pPr>
        <w:autoSpaceDE w:val="0"/>
        <w:autoSpaceDN w:val="0"/>
        <w:adjustRightInd w:val="0"/>
        <w:spacing w:after="0" w:line="240" w:lineRule="auto"/>
        <w:jc w:val="both"/>
        <w:rPr>
          <w:rFonts w:ascii="Arial" w:hAnsi="Arial" w:cs="Arial"/>
          <w:color w:val="000000"/>
          <w:sz w:val="24"/>
          <w:szCs w:val="24"/>
        </w:rPr>
      </w:pPr>
    </w:p>
    <w:p w14:paraId="23FA99C2" w14:textId="23F0CC9A"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lastRenderedPageBreak/>
        <w:t>Artículo 12</w:t>
      </w:r>
      <w:ins w:id="793" w:author="Mondaca Vergara Angelo Rodolfo (Codelco-Chuquicamata)" w:date="2025-09-14T23:52:00Z" w16du:dateUtc="2025-09-15T02:52:00Z">
        <w:r w:rsidR="00B846F5">
          <w:rPr>
            <w:rFonts w:ascii="Arial" w:hAnsi="Arial" w:cs="Arial"/>
            <w:b/>
            <w:bCs/>
            <w:color w:val="000000"/>
            <w:sz w:val="24"/>
            <w:szCs w:val="24"/>
          </w:rPr>
          <w:t>4</w:t>
        </w:r>
      </w:ins>
      <w:ins w:id="794" w:author="Angelo Mondaca Vergara" w:date="2020-02-21T16:51:00Z">
        <w:del w:id="795" w:author="Mondaca Vergara Angelo Rodolfo (Codelco-Chuquicamata)" w:date="2025-09-14T23:51:00Z" w16du:dateUtc="2025-09-15T02:51:00Z">
          <w:r w:rsidR="009D7F22" w:rsidDel="00B846F5">
            <w:rPr>
              <w:rFonts w:ascii="Arial" w:hAnsi="Arial" w:cs="Arial"/>
              <w:b/>
              <w:bCs/>
              <w:color w:val="000000"/>
              <w:sz w:val="24"/>
              <w:szCs w:val="24"/>
            </w:rPr>
            <w:delText>5</w:delText>
          </w:r>
        </w:del>
      </w:ins>
      <w:del w:id="796" w:author="Angelo Mondaca Vergara" w:date="2020-02-21T11:06:00Z">
        <w:r w:rsidRPr="00863342" w:rsidDel="00FD5C65">
          <w:rPr>
            <w:rFonts w:ascii="Arial" w:hAnsi="Arial" w:cs="Arial"/>
            <w:b/>
            <w:bCs/>
            <w:color w:val="000000"/>
            <w:sz w:val="24"/>
            <w:szCs w:val="24"/>
          </w:rPr>
          <w:delText>5</w:delText>
        </w:r>
      </w:del>
    </w:p>
    <w:p w14:paraId="5FE975A0" w14:textId="77777777" w:rsidR="00CD2390" w:rsidRDefault="00CD2390" w:rsidP="00CB175E">
      <w:pPr>
        <w:autoSpaceDE w:val="0"/>
        <w:autoSpaceDN w:val="0"/>
        <w:adjustRightInd w:val="0"/>
        <w:spacing w:after="0" w:line="240" w:lineRule="auto"/>
        <w:jc w:val="both"/>
        <w:rPr>
          <w:rFonts w:ascii="Arial" w:hAnsi="Arial" w:cs="Arial"/>
          <w:b/>
          <w:bCs/>
          <w:color w:val="000000"/>
          <w:sz w:val="24"/>
          <w:szCs w:val="24"/>
        </w:rPr>
      </w:pPr>
    </w:p>
    <w:p w14:paraId="1A526646" w14:textId="77777777" w:rsidR="00512CB3" w:rsidRPr="00863342" w:rsidRDefault="00512CB3" w:rsidP="00512CB3">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extintores deberán ser sometidos a revisión, control y mantención preventiva según las Normas Chilenas</w:t>
      </w:r>
      <w:r>
        <w:rPr>
          <w:rFonts w:ascii="Arial" w:hAnsi="Arial" w:cs="Arial"/>
          <w:color w:val="000000"/>
          <w:sz w:val="24"/>
          <w:szCs w:val="24"/>
        </w:rPr>
        <w:t xml:space="preserve"> </w:t>
      </w:r>
      <w:r w:rsidRPr="00863342">
        <w:rPr>
          <w:rFonts w:ascii="Arial" w:hAnsi="Arial" w:cs="Arial"/>
          <w:color w:val="000000"/>
          <w:sz w:val="24"/>
          <w:szCs w:val="24"/>
        </w:rPr>
        <w:t>Oficiales y el Reglamento Interno de Prevención y Protección Contra Incendios de la División. El servicio debe</w:t>
      </w:r>
      <w:r>
        <w:rPr>
          <w:rFonts w:ascii="Arial" w:hAnsi="Arial" w:cs="Arial"/>
          <w:color w:val="000000"/>
          <w:sz w:val="24"/>
          <w:szCs w:val="24"/>
        </w:rPr>
        <w:t xml:space="preserve"> </w:t>
      </w:r>
      <w:r w:rsidRPr="00863342">
        <w:rPr>
          <w:rFonts w:ascii="Arial" w:hAnsi="Arial" w:cs="Arial"/>
          <w:color w:val="000000"/>
          <w:sz w:val="24"/>
          <w:szCs w:val="24"/>
        </w:rPr>
        <w:t>realizarlo el fabricante o servicio técnico, de acuerdo a lo indicado en el Decreto Nº 369, de 1996, “Normas sobre</w:t>
      </w:r>
      <w:r>
        <w:rPr>
          <w:rFonts w:ascii="Arial" w:hAnsi="Arial" w:cs="Arial"/>
          <w:color w:val="000000"/>
          <w:sz w:val="24"/>
          <w:szCs w:val="24"/>
        </w:rPr>
        <w:t xml:space="preserve"> </w:t>
      </w:r>
      <w:r w:rsidRPr="00863342">
        <w:rPr>
          <w:rFonts w:ascii="Arial" w:hAnsi="Arial" w:cs="Arial"/>
          <w:color w:val="000000"/>
          <w:sz w:val="24"/>
          <w:szCs w:val="24"/>
        </w:rPr>
        <w:t>Extintores Portátiles”, del Ministerio de Economía, Fomento y Reconstrucción, por lo menos una vez al año, haciendo</w:t>
      </w:r>
      <w:r>
        <w:rPr>
          <w:rFonts w:ascii="Arial" w:hAnsi="Arial" w:cs="Arial"/>
          <w:color w:val="000000"/>
          <w:sz w:val="24"/>
          <w:szCs w:val="24"/>
        </w:rPr>
        <w:t xml:space="preserve"> </w:t>
      </w:r>
      <w:r w:rsidRPr="00863342">
        <w:rPr>
          <w:rFonts w:ascii="Arial" w:hAnsi="Arial" w:cs="Arial"/>
          <w:color w:val="000000"/>
          <w:sz w:val="24"/>
          <w:szCs w:val="24"/>
        </w:rPr>
        <w:t>constar esta circunstancia en la etiqueta correspondiente, a fin de verificar sus condiciones de funcionamiento. Será</w:t>
      </w:r>
      <w:r>
        <w:rPr>
          <w:rFonts w:ascii="Arial" w:hAnsi="Arial" w:cs="Arial"/>
          <w:color w:val="000000"/>
          <w:sz w:val="24"/>
          <w:szCs w:val="24"/>
        </w:rPr>
        <w:t xml:space="preserve"> </w:t>
      </w:r>
      <w:r w:rsidRPr="00863342">
        <w:rPr>
          <w:rFonts w:ascii="Arial" w:hAnsi="Arial" w:cs="Arial"/>
          <w:color w:val="000000"/>
          <w:sz w:val="24"/>
          <w:szCs w:val="24"/>
        </w:rPr>
        <w:t>responsabilidad de la línea de mando encargada, normar las medidas necesarias para evitar que los lugares de</w:t>
      </w:r>
      <w:r>
        <w:rPr>
          <w:rFonts w:ascii="Arial" w:hAnsi="Arial" w:cs="Arial"/>
          <w:color w:val="000000"/>
          <w:sz w:val="24"/>
          <w:szCs w:val="24"/>
        </w:rPr>
        <w:t xml:space="preserve"> </w:t>
      </w:r>
      <w:r w:rsidRPr="00863342">
        <w:rPr>
          <w:rFonts w:ascii="Arial" w:hAnsi="Arial" w:cs="Arial"/>
          <w:color w:val="000000"/>
          <w:sz w:val="24"/>
          <w:szCs w:val="24"/>
        </w:rPr>
        <w:t>trabajo críticos queden desprovistos de extintores, cuando se deba proceder a dicha mantención.</w:t>
      </w:r>
    </w:p>
    <w:p w14:paraId="662A5B87" w14:textId="77777777" w:rsidR="00512CB3" w:rsidRDefault="00512CB3" w:rsidP="00CB175E">
      <w:pPr>
        <w:autoSpaceDE w:val="0"/>
        <w:autoSpaceDN w:val="0"/>
        <w:adjustRightInd w:val="0"/>
        <w:spacing w:after="0" w:line="240" w:lineRule="auto"/>
        <w:jc w:val="both"/>
        <w:rPr>
          <w:rFonts w:ascii="Arial" w:hAnsi="Arial" w:cs="Arial"/>
          <w:b/>
          <w:bCs/>
          <w:color w:val="000000"/>
          <w:sz w:val="24"/>
          <w:szCs w:val="24"/>
        </w:rPr>
      </w:pPr>
    </w:p>
    <w:p w14:paraId="02062A8E" w14:textId="062FB274"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12</w:t>
      </w:r>
      <w:ins w:id="797" w:author="Mondaca Vergara Angelo Rodolfo (Codelco-Chuquicamata)" w:date="2025-09-14T23:52:00Z" w16du:dateUtc="2025-09-15T02:52:00Z">
        <w:r w:rsidR="00B846F5">
          <w:rPr>
            <w:rFonts w:ascii="Arial" w:hAnsi="Arial" w:cs="Arial"/>
            <w:b/>
            <w:bCs/>
            <w:color w:val="000000"/>
            <w:sz w:val="24"/>
            <w:szCs w:val="24"/>
          </w:rPr>
          <w:t>5</w:t>
        </w:r>
      </w:ins>
      <w:ins w:id="798" w:author="Angelo Mondaca Vergara" w:date="2020-02-21T16:51:00Z">
        <w:del w:id="799" w:author="Mondaca Vergara Angelo Rodolfo (Codelco-Chuquicamata)" w:date="2025-09-14T23:52:00Z" w16du:dateUtc="2025-09-15T02:52:00Z">
          <w:r w:rsidR="009D7F22" w:rsidDel="00B846F5">
            <w:rPr>
              <w:rFonts w:ascii="Arial" w:hAnsi="Arial" w:cs="Arial"/>
              <w:b/>
              <w:bCs/>
              <w:color w:val="000000"/>
              <w:sz w:val="24"/>
              <w:szCs w:val="24"/>
            </w:rPr>
            <w:delText>6</w:delText>
          </w:r>
        </w:del>
      </w:ins>
      <w:del w:id="800" w:author="Angelo Mondaca Vergara" w:date="2020-02-21T11:06:00Z">
        <w:r w:rsidRPr="00863342" w:rsidDel="00FD5C65">
          <w:rPr>
            <w:rFonts w:ascii="Arial" w:hAnsi="Arial" w:cs="Arial"/>
            <w:b/>
            <w:bCs/>
            <w:color w:val="000000"/>
            <w:sz w:val="24"/>
            <w:szCs w:val="24"/>
          </w:rPr>
          <w:delText>6</w:delText>
        </w:r>
      </w:del>
    </w:p>
    <w:p w14:paraId="419B3B43"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7B3D6396" w14:textId="77777777" w:rsidR="00512CB3" w:rsidRDefault="00512CB3" w:rsidP="00512CB3">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los edificios e instalaciones de</w:t>
      </w:r>
      <w:del w:id="801" w:author="Angelo Mondaca Vergara" w:date="2020-02-21T11:06:00Z">
        <w:r w:rsidRPr="00863342" w:rsidDel="00FD5C65">
          <w:rPr>
            <w:rFonts w:ascii="Arial" w:hAnsi="Arial" w:cs="Arial"/>
            <w:color w:val="000000"/>
            <w:sz w:val="24"/>
            <w:szCs w:val="24"/>
          </w:rPr>
          <w:delText xml:space="preserve"> </w:delText>
        </w:r>
      </w:del>
      <w:del w:id="802" w:author="Angelo Mondaca Vergara" w:date="2020-02-10T15:27:00Z">
        <w:r w:rsidRPr="00863342" w:rsidDel="00157813">
          <w:rPr>
            <w:rFonts w:ascii="Arial" w:hAnsi="Arial" w:cs="Arial"/>
            <w:color w:val="000000"/>
            <w:sz w:val="24"/>
            <w:szCs w:val="24"/>
          </w:rPr>
          <w:delText>la Unidad</w:delText>
        </w:r>
      </w:del>
      <w:ins w:id="803" w:author="Angelo Mondaca Vergara" w:date="2020-02-10T15:27:00Z">
        <w:r w:rsidR="00157813">
          <w:rPr>
            <w:rFonts w:ascii="Arial" w:hAnsi="Arial" w:cs="Arial"/>
            <w:color w:val="000000"/>
            <w:sz w:val="24"/>
            <w:szCs w:val="24"/>
          </w:rPr>
          <w:t xml:space="preserve">l área </w:t>
        </w:r>
      </w:ins>
      <w:r w:rsidRPr="00863342">
        <w:rPr>
          <w:rFonts w:ascii="Arial" w:hAnsi="Arial" w:cs="Arial"/>
          <w:color w:val="000000"/>
          <w:sz w:val="24"/>
          <w:szCs w:val="24"/>
        </w:rPr>
        <w:t xml:space="preserve"> Plantas de Oxígeno donde se desarrollen las operaciones y exista</w:t>
      </w:r>
      <w:r>
        <w:rPr>
          <w:rFonts w:ascii="Arial" w:hAnsi="Arial" w:cs="Arial"/>
          <w:color w:val="000000"/>
          <w:sz w:val="24"/>
          <w:szCs w:val="24"/>
        </w:rPr>
        <w:t xml:space="preserve"> </w:t>
      </w:r>
      <w:r w:rsidRPr="00863342">
        <w:rPr>
          <w:rFonts w:ascii="Arial" w:hAnsi="Arial" w:cs="Arial"/>
          <w:color w:val="000000"/>
          <w:sz w:val="24"/>
          <w:szCs w:val="24"/>
        </w:rPr>
        <w:t>peligro de incendio, deberán existir salidas de emergencia que estarán siempre libres de obstáculos y bien señalizadas</w:t>
      </w:r>
      <w:r>
        <w:rPr>
          <w:rFonts w:ascii="Arial" w:hAnsi="Arial" w:cs="Arial"/>
          <w:color w:val="000000"/>
          <w:sz w:val="24"/>
          <w:szCs w:val="24"/>
        </w:rPr>
        <w:t xml:space="preserve"> </w:t>
      </w:r>
      <w:r w:rsidRPr="00863342">
        <w:rPr>
          <w:rFonts w:ascii="Arial" w:hAnsi="Arial" w:cs="Arial"/>
          <w:color w:val="000000"/>
          <w:sz w:val="24"/>
          <w:szCs w:val="24"/>
        </w:rPr>
        <w:t>de acuerdo a la normativa interna correspondiente, indicando claramente la dirección de las salidas de</w:t>
      </w:r>
      <w:r>
        <w:rPr>
          <w:rFonts w:ascii="Arial" w:hAnsi="Arial" w:cs="Arial"/>
          <w:color w:val="000000"/>
          <w:sz w:val="24"/>
          <w:szCs w:val="24"/>
        </w:rPr>
        <w:t xml:space="preserve"> </w:t>
      </w:r>
      <w:r w:rsidRPr="00863342">
        <w:rPr>
          <w:rFonts w:ascii="Arial" w:hAnsi="Arial" w:cs="Arial"/>
          <w:color w:val="000000"/>
          <w:sz w:val="24"/>
          <w:szCs w:val="24"/>
        </w:rPr>
        <w:t>escape mediante letreros o señales.</w:t>
      </w:r>
    </w:p>
    <w:p w14:paraId="7D22780F" w14:textId="77777777" w:rsidR="00512CB3" w:rsidRDefault="00512CB3" w:rsidP="00CB175E">
      <w:pPr>
        <w:autoSpaceDE w:val="0"/>
        <w:autoSpaceDN w:val="0"/>
        <w:adjustRightInd w:val="0"/>
        <w:spacing w:after="0" w:line="240" w:lineRule="auto"/>
        <w:jc w:val="both"/>
        <w:rPr>
          <w:rFonts w:ascii="Arial" w:hAnsi="Arial" w:cs="Arial"/>
          <w:color w:val="000000"/>
          <w:sz w:val="24"/>
          <w:szCs w:val="24"/>
        </w:rPr>
      </w:pPr>
    </w:p>
    <w:p w14:paraId="2E64E058" w14:textId="3A503A11" w:rsidR="00512CB3" w:rsidRDefault="00512CB3" w:rsidP="00512CB3">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12</w:t>
      </w:r>
      <w:ins w:id="804" w:author="Mondaca Vergara Angelo Rodolfo (Codelco-Chuquicamata)" w:date="2025-09-14T23:52:00Z" w16du:dateUtc="2025-09-15T02:52:00Z">
        <w:r w:rsidR="00B846F5">
          <w:rPr>
            <w:rFonts w:ascii="Arial" w:hAnsi="Arial" w:cs="Arial"/>
            <w:b/>
            <w:bCs/>
            <w:color w:val="000000"/>
            <w:sz w:val="24"/>
            <w:szCs w:val="24"/>
          </w:rPr>
          <w:t>6</w:t>
        </w:r>
      </w:ins>
      <w:ins w:id="805" w:author="Angelo Mondaca Vergara" w:date="2020-02-21T16:51:00Z">
        <w:del w:id="806" w:author="Mondaca Vergara Angelo Rodolfo (Codelco-Chuquicamata)" w:date="2025-09-14T23:52:00Z" w16du:dateUtc="2025-09-15T02:52:00Z">
          <w:r w:rsidR="009D7F22" w:rsidDel="00B846F5">
            <w:rPr>
              <w:rFonts w:ascii="Arial" w:hAnsi="Arial" w:cs="Arial"/>
              <w:b/>
              <w:bCs/>
              <w:color w:val="000000"/>
              <w:sz w:val="24"/>
              <w:szCs w:val="24"/>
            </w:rPr>
            <w:delText>7</w:delText>
          </w:r>
        </w:del>
      </w:ins>
      <w:del w:id="807" w:author="Angelo Mondaca Vergara" w:date="2020-02-21T11:06:00Z">
        <w:r w:rsidDel="00FD5C65">
          <w:rPr>
            <w:rFonts w:ascii="Arial" w:hAnsi="Arial" w:cs="Arial"/>
            <w:b/>
            <w:bCs/>
            <w:color w:val="000000"/>
            <w:sz w:val="24"/>
            <w:szCs w:val="24"/>
          </w:rPr>
          <w:delText>7</w:delText>
        </w:r>
      </w:del>
    </w:p>
    <w:p w14:paraId="6EFF6469" w14:textId="77777777" w:rsidR="00512CB3" w:rsidRDefault="00512CB3" w:rsidP="00CB175E">
      <w:pPr>
        <w:autoSpaceDE w:val="0"/>
        <w:autoSpaceDN w:val="0"/>
        <w:adjustRightInd w:val="0"/>
        <w:spacing w:after="0" w:line="240" w:lineRule="auto"/>
        <w:jc w:val="both"/>
        <w:rPr>
          <w:rFonts w:ascii="Arial" w:hAnsi="Arial" w:cs="Arial"/>
          <w:color w:val="000000"/>
          <w:sz w:val="24"/>
          <w:szCs w:val="24"/>
        </w:rPr>
      </w:pPr>
    </w:p>
    <w:p w14:paraId="56BC052E"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productos inflamables y combustibles deben ser almacenados en bodegas o recintos de almacenamiento</w:t>
      </w:r>
      <w:r w:rsidR="00CD2390">
        <w:rPr>
          <w:rFonts w:ascii="Arial" w:hAnsi="Arial" w:cs="Arial"/>
          <w:color w:val="000000"/>
          <w:sz w:val="24"/>
          <w:szCs w:val="24"/>
        </w:rPr>
        <w:t xml:space="preserve"> </w:t>
      </w:r>
      <w:r w:rsidRPr="00863342">
        <w:rPr>
          <w:rFonts w:ascii="Arial" w:hAnsi="Arial" w:cs="Arial"/>
          <w:color w:val="000000"/>
          <w:sz w:val="24"/>
          <w:szCs w:val="24"/>
        </w:rPr>
        <w:t>especialmente diseñados para ese fin. Los recintos deberán cumplir con las disposiciones legales correspondientes</w:t>
      </w:r>
      <w:r w:rsidR="00CD2390">
        <w:rPr>
          <w:rFonts w:ascii="Arial" w:hAnsi="Arial" w:cs="Arial"/>
          <w:color w:val="000000"/>
          <w:sz w:val="24"/>
          <w:szCs w:val="24"/>
        </w:rPr>
        <w:t xml:space="preserve"> </w:t>
      </w:r>
      <w:r w:rsidRPr="00863342">
        <w:rPr>
          <w:rFonts w:ascii="Arial" w:hAnsi="Arial" w:cs="Arial"/>
          <w:color w:val="000000"/>
          <w:sz w:val="24"/>
          <w:szCs w:val="24"/>
        </w:rPr>
        <w:t>y con el Reglamento de Almacenamiento, Uso, Manejo y Transporte de Líquidos Inflamables y Combustibles de</w:t>
      </w:r>
    </w:p>
    <w:p w14:paraId="061FAB6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 División </w:t>
      </w:r>
      <w:r w:rsidR="00B168BE">
        <w:rPr>
          <w:rFonts w:ascii="Arial" w:hAnsi="Arial" w:cs="Arial"/>
          <w:color w:val="000000"/>
          <w:sz w:val="24"/>
          <w:szCs w:val="24"/>
        </w:rPr>
        <w:t xml:space="preserve">CODELCO </w:t>
      </w:r>
      <w:del w:id="808" w:author="Angelo Mondaca Vergara" w:date="2020-02-10T15:27:00Z">
        <w:r w:rsidR="00B168BE" w:rsidDel="00A45BAE">
          <w:rPr>
            <w:rFonts w:ascii="Arial" w:hAnsi="Arial" w:cs="Arial"/>
            <w:color w:val="000000"/>
            <w:sz w:val="24"/>
            <w:szCs w:val="24"/>
          </w:rPr>
          <w:delText>Norte</w:delText>
        </w:r>
      </w:del>
      <w:ins w:id="809" w:author="Angelo Mondaca Vergara" w:date="2020-02-10T15:27:00Z">
        <w:r w:rsidR="00A45BAE">
          <w:rPr>
            <w:rFonts w:ascii="Arial" w:hAnsi="Arial" w:cs="Arial"/>
            <w:color w:val="000000"/>
            <w:sz w:val="24"/>
            <w:szCs w:val="24"/>
          </w:rPr>
          <w:t>Chuquicamata</w:t>
        </w:r>
      </w:ins>
      <w:r w:rsidRPr="00863342">
        <w:rPr>
          <w:rFonts w:ascii="Arial" w:hAnsi="Arial" w:cs="Arial"/>
          <w:color w:val="000000"/>
          <w:sz w:val="24"/>
          <w:szCs w:val="24"/>
        </w:rPr>
        <w:t xml:space="preserve"> (R-003).</w:t>
      </w:r>
    </w:p>
    <w:p w14:paraId="080035CA" w14:textId="77777777" w:rsidR="00CD2390" w:rsidRDefault="00CD2390" w:rsidP="00CB175E">
      <w:pPr>
        <w:autoSpaceDE w:val="0"/>
        <w:autoSpaceDN w:val="0"/>
        <w:adjustRightInd w:val="0"/>
        <w:spacing w:after="0" w:line="240" w:lineRule="auto"/>
        <w:jc w:val="both"/>
        <w:rPr>
          <w:rFonts w:ascii="Arial" w:hAnsi="Arial" w:cs="Arial"/>
          <w:color w:val="000000"/>
          <w:sz w:val="24"/>
          <w:szCs w:val="24"/>
        </w:rPr>
      </w:pPr>
    </w:p>
    <w:p w14:paraId="0B1C3AE9" w14:textId="77777777" w:rsidR="00B168BE" w:rsidRPr="00863342" w:rsidRDefault="00B168BE" w:rsidP="00CB175E">
      <w:pPr>
        <w:autoSpaceDE w:val="0"/>
        <w:autoSpaceDN w:val="0"/>
        <w:adjustRightInd w:val="0"/>
        <w:spacing w:after="0" w:line="240" w:lineRule="auto"/>
        <w:jc w:val="both"/>
        <w:rPr>
          <w:rFonts w:ascii="Arial" w:hAnsi="Arial" w:cs="Arial"/>
          <w:color w:val="000000"/>
          <w:sz w:val="24"/>
          <w:szCs w:val="24"/>
        </w:rPr>
      </w:pPr>
    </w:p>
    <w:p w14:paraId="550CBCC8" w14:textId="77777777" w:rsidR="00F01086" w:rsidRPr="00863342" w:rsidRDefault="00F01086" w:rsidP="00CD2390">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TITULO III</w:t>
      </w:r>
    </w:p>
    <w:p w14:paraId="64B33113" w14:textId="77777777" w:rsidR="00F01086" w:rsidRDefault="00F01086" w:rsidP="00CD2390">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GENERALES DE SEGURIDAD</w:t>
      </w:r>
    </w:p>
    <w:p w14:paraId="496E9FBC" w14:textId="77777777" w:rsidR="00CD2390" w:rsidRPr="00863342" w:rsidRDefault="00CD2390" w:rsidP="00CD2390">
      <w:pPr>
        <w:autoSpaceDE w:val="0"/>
        <w:autoSpaceDN w:val="0"/>
        <w:adjustRightInd w:val="0"/>
        <w:spacing w:after="0" w:line="240" w:lineRule="auto"/>
        <w:jc w:val="center"/>
        <w:rPr>
          <w:rFonts w:ascii="Arial" w:hAnsi="Arial" w:cs="Arial"/>
          <w:b/>
          <w:bCs/>
          <w:color w:val="000000"/>
          <w:sz w:val="24"/>
          <w:szCs w:val="24"/>
        </w:rPr>
      </w:pPr>
    </w:p>
    <w:p w14:paraId="33F2D679" w14:textId="77777777" w:rsidR="00F01086" w:rsidRPr="00863342" w:rsidRDefault="00F01086" w:rsidP="00CD2390">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Primero</w:t>
      </w:r>
    </w:p>
    <w:p w14:paraId="061ABE5F" w14:textId="77777777" w:rsidR="00F01086" w:rsidRDefault="00F01086" w:rsidP="00CD2390">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Del Tránsito Peatonal</w:t>
      </w:r>
    </w:p>
    <w:p w14:paraId="4B05F0E4" w14:textId="77777777" w:rsidR="00CD2390" w:rsidRPr="00863342" w:rsidRDefault="00CD2390" w:rsidP="00CD2390">
      <w:pPr>
        <w:autoSpaceDE w:val="0"/>
        <w:autoSpaceDN w:val="0"/>
        <w:adjustRightInd w:val="0"/>
        <w:spacing w:after="0" w:line="240" w:lineRule="auto"/>
        <w:jc w:val="center"/>
        <w:rPr>
          <w:rFonts w:ascii="Arial" w:hAnsi="Arial" w:cs="Arial"/>
          <w:b/>
          <w:bCs/>
          <w:color w:val="000000"/>
          <w:sz w:val="24"/>
          <w:szCs w:val="24"/>
        </w:rPr>
      </w:pPr>
    </w:p>
    <w:p w14:paraId="3DF74560" w14:textId="0FAC202C" w:rsidR="00F01086" w:rsidRDefault="00B168BE"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12</w:t>
      </w:r>
      <w:ins w:id="810" w:author="Mondaca Vergara Angelo Rodolfo (Codelco-Chuquicamata)" w:date="2025-09-14T23:52:00Z" w16du:dateUtc="2025-09-15T02:52:00Z">
        <w:r w:rsidR="00B846F5">
          <w:rPr>
            <w:rFonts w:ascii="Arial" w:hAnsi="Arial" w:cs="Arial"/>
            <w:b/>
            <w:bCs/>
            <w:color w:val="000000"/>
            <w:sz w:val="24"/>
            <w:szCs w:val="24"/>
          </w:rPr>
          <w:t>7</w:t>
        </w:r>
      </w:ins>
      <w:ins w:id="811" w:author="Angelo Mondaca Vergara" w:date="2020-02-21T16:51:00Z">
        <w:del w:id="812" w:author="Mondaca Vergara Angelo Rodolfo (Codelco-Chuquicamata)" w:date="2025-09-14T23:52:00Z" w16du:dateUtc="2025-09-15T02:52:00Z">
          <w:r w:rsidR="009D7F22" w:rsidDel="00B846F5">
            <w:rPr>
              <w:rFonts w:ascii="Arial" w:hAnsi="Arial" w:cs="Arial"/>
              <w:b/>
              <w:bCs/>
              <w:color w:val="000000"/>
              <w:sz w:val="24"/>
              <w:szCs w:val="24"/>
            </w:rPr>
            <w:delText>8</w:delText>
          </w:r>
        </w:del>
      </w:ins>
      <w:del w:id="813" w:author="Angelo Mondaca Vergara" w:date="2020-02-21T11:07:00Z">
        <w:r w:rsidDel="00FD5C65">
          <w:rPr>
            <w:rFonts w:ascii="Arial" w:hAnsi="Arial" w:cs="Arial"/>
            <w:b/>
            <w:bCs/>
            <w:color w:val="000000"/>
            <w:sz w:val="24"/>
            <w:szCs w:val="24"/>
          </w:rPr>
          <w:delText>8</w:delText>
        </w:r>
      </w:del>
    </w:p>
    <w:p w14:paraId="522D58F4"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30BA63C1" w14:textId="77777777" w:rsidR="00F01086" w:rsidRDefault="00F01086" w:rsidP="00CB175E">
      <w:pPr>
        <w:autoSpaceDE w:val="0"/>
        <w:autoSpaceDN w:val="0"/>
        <w:adjustRightInd w:val="0"/>
        <w:spacing w:after="0" w:line="240" w:lineRule="auto"/>
        <w:jc w:val="both"/>
        <w:rPr>
          <w:ins w:id="814" w:author="Angelo Mondaca Vergara" w:date="2020-02-21T14:34:00Z"/>
          <w:rFonts w:ascii="Arial" w:hAnsi="Arial" w:cs="Arial"/>
          <w:color w:val="000000"/>
          <w:sz w:val="24"/>
          <w:szCs w:val="24"/>
        </w:rPr>
      </w:pPr>
      <w:r w:rsidRPr="00863342">
        <w:rPr>
          <w:rFonts w:ascii="Arial" w:hAnsi="Arial" w:cs="Arial"/>
          <w:color w:val="000000"/>
          <w:sz w:val="24"/>
          <w:szCs w:val="24"/>
        </w:rPr>
        <w:t>El acceso a los lugares de trabajo debe realizarse por los sectores establecidos, evitando el tránsito por los lugares</w:t>
      </w:r>
      <w:r w:rsidR="00CD2390">
        <w:rPr>
          <w:rFonts w:ascii="Arial" w:hAnsi="Arial" w:cs="Arial"/>
          <w:color w:val="000000"/>
          <w:sz w:val="24"/>
          <w:szCs w:val="24"/>
        </w:rPr>
        <w:t xml:space="preserve"> </w:t>
      </w:r>
      <w:r w:rsidRPr="00863342">
        <w:rPr>
          <w:rFonts w:ascii="Arial" w:hAnsi="Arial" w:cs="Arial"/>
          <w:color w:val="000000"/>
          <w:sz w:val="24"/>
          <w:szCs w:val="24"/>
        </w:rPr>
        <w:t>señalados como restringidos, debido a los riesgos propios de los procesos.</w:t>
      </w:r>
    </w:p>
    <w:p w14:paraId="7991B827" w14:textId="77777777" w:rsidR="004D3D2D" w:rsidRDefault="004D3D2D" w:rsidP="00CB175E">
      <w:pPr>
        <w:autoSpaceDE w:val="0"/>
        <w:autoSpaceDN w:val="0"/>
        <w:adjustRightInd w:val="0"/>
        <w:spacing w:after="0" w:line="240" w:lineRule="auto"/>
        <w:jc w:val="both"/>
        <w:rPr>
          <w:rFonts w:ascii="Arial" w:hAnsi="Arial" w:cs="Arial"/>
          <w:color w:val="000000"/>
          <w:sz w:val="24"/>
          <w:szCs w:val="24"/>
        </w:rPr>
      </w:pPr>
    </w:p>
    <w:p w14:paraId="6652B696" w14:textId="77777777" w:rsidR="00CD2390" w:rsidRPr="00863342" w:rsidDel="00FD5C65" w:rsidRDefault="00CD2390" w:rsidP="00CB175E">
      <w:pPr>
        <w:autoSpaceDE w:val="0"/>
        <w:autoSpaceDN w:val="0"/>
        <w:adjustRightInd w:val="0"/>
        <w:spacing w:after="0" w:line="240" w:lineRule="auto"/>
        <w:jc w:val="both"/>
        <w:rPr>
          <w:del w:id="815" w:author="Angelo Mondaca Vergara" w:date="2020-02-21T11:07:00Z"/>
          <w:rFonts w:ascii="Arial" w:hAnsi="Arial" w:cs="Arial"/>
          <w:color w:val="000000"/>
          <w:sz w:val="24"/>
          <w:szCs w:val="24"/>
        </w:rPr>
      </w:pPr>
    </w:p>
    <w:p w14:paraId="0E33939A" w14:textId="4A8EDEC5" w:rsidR="00F01086" w:rsidRDefault="006E025C"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12</w:t>
      </w:r>
      <w:ins w:id="816" w:author="Mondaca Vergara Angelo Rodolfo (Codelco-Chuquicamata)" w:date="2025-09-14T23:52:00Z" w16du:dateUtc="2025-09-15T02:52:00Z">
        <w:r w:rsidR="00B846F5">
          <w:rPr>
            <w:rFonts w:ascii="Arial" w:hAnsi="Arial" w:cs="Arial"/>
            <w:b/>
            <w:bCs/>
            <w:color w:val="000000"/>
            <w:sz w:val="24"/>
            <w:szCs w:val="24"/>
          </w:rPr>
          <w:t>8</w:t>
        </w:r>
      </w:ins>
      <w:ins w:id="817" w:author="Angelo Mondaca Vergara" w:date="2020-02-21T16:51:00Z">
        <w:del w:id="818" w:author="Mondaca Vergara Angelo Rodolfo (Codelco-Chuquicamata)" w:date="2025-09-14T23:52:00Z" w16du:dateUtc="2025-09-15T02:52:00Z">
          <w:r w:rsidR="009D7F22" w:rsidDel="00B846F5">
            <w:rPr>
              <w:rFonts w:ascii="Arial" w:hAnsi="Arial" w:cs="Arial"/>
              <w:b/>
              <w:bCs/>
              <w:color w:val="000000"/>
              <w:sz w:val="24"/>
              <w:szCs w:val="24"/>
            </w:rPr>
            <w:delText>9</w:delText>
          </w:r>
        </w:del>
      </w:ins>
      <w:del w:id="819" w:author="Angelo Mondaca Vergara" w:date="2020-02-21T11:07:00Z">
        <w:r w:rsidDel="00FD5C65">
          <w:rPr>
            <w:rFonts w:ascii="Arial" w:hAnsi="Arial" w:cs="Arial"/>
            <w:b/>
            <w:bCs/>
            <w:color w:val="000000"/>
            <w:sz w:val="24"/>
            <w:szCs w:val="24"/>
          </w:rPr>
          <w:delText>9</w:delText>
        </w:r>
      </w:del>
    </w:p>
    <w:p w14:paraId="6BB23F21"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302CBA1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Ningún trabajador debe permanecer en un sector de tránsito, cercano a un área operacional ajena a sus funciones.</w:t>
      </w:r>
    </w:p>
    <w:p w14:paraId="3EEAF95D" w14:textId="77777777" w:rsidR="006E025C" w:rsidRDefault="006E025C" w:rsidP="00CB175E">
      <w:pPr>
        <w:autoSpaceDE w:val="0"/>
        <w:autoSpaceDN w:val="0"/>
        <w:adjustRightInd w:val="0"/>
        <w:spacing w:after="0" w:line="240" w:lineRule="auto"/>
        <w:jc w:val="both"/>
        <w:rPr>
          <w:rFonts w:ascii="Arial" w:hAnsi="Arial" w:cs="Arial"/>
          <w:color w:val="000000"/>
          <w:sz w:val="24"/>
          <w:szCs w:val="24"/>
        </w:rPr>
      </w:pPr>
    </w:p>
    <w:p w14:paraId="576D40CC" w14:textId="77777777" w:rsidR="006E025C" w:rsidRDefault="006E025C"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lastRenderedPageBreak/>
        <w:t xml:space="preserve">Los operadores deberán permanecer en la Sala de Control todo el tiempo después de realizar sus tareas rutinarias u otras aprobadas o determinadas por el </w:t>
      </w:r>
      <w:del w:id="820" w:author="Angelo Mondaca Vergara" w:date="2020-02-21T11:17:00Z">
        <w:r w:rsidDel="0026209B">
          <w:rPr>
            <w:rFonts w:ascii="Arial" w:hAnsi="Arial" w:cs="Arial"/>
            <w:color w:val="000000"/>
            <w:sz w:val="24"/>
            <w:szCs w:val="24"/>
          </w:rPr>
          <w:delText>Jefe</w:delText>
        </w:r>
      </w:del>
      <w:ins w:id="821" w:author="Angelo Mondaca Vergara" w:date="2020-02-21T11:17:00Z">
        <w:r w:rsidR="0026209B">
          <w:rPr>
            <w:rFonts w:ascii="Arial" w:hAnsi="Arial" w:cs="Arial"/>
            <w:color w:val="000000"/>
            <w:sz w:val="24"/>
            <w:szCs w:val="24"/>
          </w:rPr>
          <w:t>Ingeniero</w:t>
        </w:r>
      </w:ins>
      <w:r>
        <w:rPr>
          <w:rFonts w:ascii="Arial" w:hAnsi="Arial" w:cs="Arial"/>
          <w:color w:val="000000"/>
          <w:sz w:val="24"/>
          <w:szCs w:val="24"/>
        </w:rPr>
        <w:t xml:space="preserve"> de Operaciones.</w:t>
      </w:r>
    </w:p>
    <w:p w14:paraId="155BAE0D" w14:textId="77777777" w:rsidR="00CD2390" w:rsidRPr="00863342" w:rsidRDefault="00CD2390" w:rsidP="00CB175E">
      <w:pPr>
        <w:autoSpaceDE w:val="0"/>
        <w:autoSpaceDN w:val="0"/>
        <w:adjustRightInd w:val="0"/>
        <w:spacing w:after="0" w:line="240" w:lineRule="auto"/>
        <w:jc w:val="both"/>
        <w:rPr>
          <w:rFonts w:ascii="Arial" w:hAnsi="Arial" w:cs="Arial"/>
          <w:color w:val="000000"/>
          <w:sz w:val="24"/>
          <w:szCs w:val="24"/>
        </w:rPr>
      </w:pPr>
    </w:p>
    <w:p w14:paraId="7930D753" w14:textId="16CE0B16" w:rsidR="00F01086" w:rsidRDefault="006E025C"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822" w:author="Mondaca Vergara Angelo Rodolfo (Codelco-Chuquicamata)" w:date="2025-09-14T23:52:00Z" w16du:dateUtc="2025-09-15T02:52:00Z">
        <w:r w:rsidR="00B846F5">
          <w:rPr>
            <w:rFonts w:ascii="Arial" w:hAnsi="Arial" w:cs="Arial"/>
            <w:b/>
            <w:bCs/>
            <w:color w:val="000000"/>
            <w:sz w:val="24"/>
            <w:szCs w:val="24"/>
          </w:rPr>
          <w:t>29</w:t>
        </w:r>
      </w:ins>
      <w:ins w:id="823" w:author="Angelo Mondaca Vergara" w:date="2020-02-21T16:51:00Z">
        <w:del w:id="824" w:author="Mondaca Vergara Angelo Rodolfo (Codelco-Chuquicamata)" w:date="2025-09-14T23:52:00Z" w16du:dateUtc="2025-09-15T02:52:00Z">
          <w:r w:rsidR="009D7F22" w:rsidDel="00B846F5">
            <w:rPr>
              <w:rFonts w:ascii="Arial" w:hAnsi="Arial" w:cs="Arial"/>
              <w:b/>
              <w:bCs/>
              <w:color w:val="000000"/>
              <w:sz w:val="24"/>
              <w:szCs w:val="24"/>
            </w:rPr>
            <w:delText>30</w:delText>
          </w:r>
        </w:del>
      </w:ins>
      <w:del w:id="825" w:author="Angelo Mondaca Vergara" w:date="2020-02-21T11:07:00Z">
        <w:r w:rsidDel="00FD5C65">
          <w:rPr>
            <w:rFonts w:ascii="Arial" w:hAnsi="Arial" w:cs="Arial"/>
            <w:b/>
            <w:bCs/>
            <w:color w:val="000000"/>
            <w:sz w:val="24"/>
            <w:szCs w:val="24"/>
          </w:rPr>
          <w:delText>30</w:delText>
        </w:r>
      </w:del>
    </w:p>
    <w:p w14:paraId="61C18A9B"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58EF3519"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tránsito por las escaleras de acceso a los diferentes niveles de las plataformas, debe efectuarse sin apresuramiento</w:t>
      </w:r>
      <w:r w:rsidR="00CD2390">
        <w:rPr>
          <w:rFonts w:ascii="Arial" w:hAnsi="Arial" w:cs="Arial"/>
          <w:color w:val="000000"/>
          <w:sz w:val="24"/>
          <w:szCs w:val="24"/>
        </w:rPr>
        <w:t xml:space="preserve"> </w:t>
      </w:r>
      <w:r w:rsidRPr="00863342">
        <w:rPr>
          <w:rFonts w:ascii="Arial" w:hAnsi="Arial" w:cs="Arial"/>
          <w:color w:val="000000"/>
          <w:sz w:val="24"/>
          <w:szCs w:val="24"/>
        </w:rPr>
        <w:t>y utilizando correctamente los pasamanos</w:t>
      </w:r>
      <w:ins w:id="826" w:author="Angelo Mondaca Vergara" w:date="2020-02-21T11:08:00Z">
        <w:r w:rsidR="00FD5C65">
          <w:rPr>
            <w:rFonts w:ascii="Arial" w:hAnsi="Arial" w:cs="Arial"/>
            <w:color w:val="000000"/>
            <w:sz w:val="24"/>
            <w:szCs w:val="24"/>
          </w:rPr>
          <w:t xml:space="preserve"> respetando el uso de los 3 puntos de apoyo</w:t>
        </w:r>
      </w:ins>
      <w:r w:rsidRPr="00863342">
        <w:rPr>
          <w:rFonts w:ascii="Arial" w:hAnsi="Arial" w:cs="Arial"/>
          <w:color w:val="000000"/>
          <w:sz w:val="24"/>
          <w:szCs w:val="24"/>
        </w:rPr>
        <w:t>.</w:t>
      </w:r>
    </w:p>
    <w:p w14:paraId="6BD4E349" w14:textId="77777777" w:rsidR="00CD2390" w:rsidRDefault="00CD2390" w:rsidP="00CB175E">
      <w:pPr>
        <w:autoSpaceDE w:val="0"/>
        <w:autoSpaceDN w:val="0"/>
        <w:adjustRightInd w:val="0"/>
        <w:spacing w:after="0" w:line="240" w:lineRule="auto"/>
        <w:jc w:val="both"/>
        <w:rPr>
          <w:rFonts w:ascii="Arial" w:hAnsi="Arial" w:cs="Arial"/>
          <w:color w:val="000000"/>
          <w:sz w:val="24"/>
          <w:szCs w:val="24"/>
        </w:rPr>
      </w:pPr>
    </w:p>
    <w:p w14:paraId="6120543D" w14:textId="77777777" w:rsidR="006E025C" w:rsidDel="00FD5C65" w:rsidRDefault="006E025C" w:rsidP="00CB175E">
      <w:pPr>
        <w:autoSpaceDE w:val="0"/>
        <w:autoSpaceDN w:val="0"/>
        <w:adjustRightInd w:val="0"/>
        <w:spacing w:after="0" w:line="240" w:lineRule="auto"/>
        <w:jc w:val="both"/>
        <w:rPr>
          <w:del w:id="827" w:author="Angelo Mondaca Vergara" w:date="2020-02-21T11:08:00Z"/>
          <w:rFonts w:ascii="Arial" w:hAnsi="Arial" w:cs="Arial"/>
          <w:color w:val="000000"/>
          <w:sz w:val="24"/>
          <w:szCs w:val="24"/>
        </w:rPr>
      </w:pPr>
    </w:p>
    <w:p w14:paraId="304C9794" w14:textId="77777777" w:rsidR="006E025C" w:rsidRPr="00863342" w:rsidDel="00FD5C65" w:rsidRDefault="006E025C" w:rsidP="00CB175E">
      <w:pPr>
        <w:autoSpaceDE w:val="0"/>
        <w:autoSpaceDN w:val="0"/>
        <w:adjustRightInd w:val="0"/>
        <w:spacing w:after="0" w:line="240" w:lineRule="auto"/>
        <w:jc w:val="both"/>
        <w:rPr>
          <w:del w:id="828" w:author="Angelo Mondaca Vergara" w:date="2020-02-21T11:08:00Z"/>
          <w:rFonts w:ascii="Arial" w:hAnsi="Arial" w:cs="Arial"/>
          <w:color w:val="000000"/>
          <w:sz w:val="24"/>
          <w:szCs w:val="24"/>
        </w:rPr>
      </w:pPr>
    </w:p>
    <w:p w14:paraId="055FE66E" w14:textId="2FB61B7A" w:rsidR="00F01086" w:rsidRDefault="00057B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829" w:author="Angelo Mondaca Vergara" w:date="2020-02-21T16:51:00Z">
        <w:r w:rsidR="009D7F22">
          <w:rPr>
            <w:rFonts w:ascii="Arial" w:hAnsi="Arial" w:cs="Arial"/>
            <w:b/>
            <w:bCs/>
            <w:color w:val="000000"/>
            <w:sz w:val="24"/>
            <w:szCs w:val="24"/>
          </w:rPr>
          <w:t>3</w:t>
        </w:r>
      </w:ins>
      <w:ins w:id="830" w:author="Mondaca Vergara Angelo Rodolfo (Codelco-Chuquicamata)" w:date="2025-09-14T23:53:00Z" w16du:dateUtc="2025-09-15T02:53:00Z">
        <w:r w:rsidR="00B846F5">
          <w:rPr>
            <w:rFonts w:ascii="Arial" w:hAnsi="Arial" w:cs="Arial"/>
            <w:b/>
            <w:bCs/>
            <w:color w:val="000000"/>
            <w:sz w:val="24"/>
            <w:szCs w:val="24"/>
          </w:rPr>
          <w:t>0</w:t>
        </w:r>
      </w:ins>
      <w:ins w:id="831" w:author="Angelo Mondaca Vergara" w:date="2020-02-21T16:51:00Z">
        <w:del w:id="832" w:author="Mondaca Vergara Angelo Rodolfo (Codelco-Chuquicamata)" w:date="2025-09-14T23:53:00Z" w16du:dateUtc="2025-09-15T02:53:00Z">
          <w:r w:rsidR="009D7F22" w:rsidDel="00B846F5">
            <w:rPr>
              <w:rFonts w:ascii="Arial" w:hAnsi="Arial" w:cs="Arial"/>
              <w:b/>
              <w:bCs/>
              <w:color w:val="000000"/>
              <w:sz w:val="24"/>
              <w:szCs w:val="24"/>
            </w:rPr>
            <w:delText>1</w:delText>
          </w:r>
        </w:del>
      </w:ins>
      <w:del w:id="833" w:author="Angelo Mondaca Vergara" w:date="2020-02-21T11:08:00Z">
        <w:r w:rsidDel="00FD5C65">
          <w:rPr>
            <w:rFonts w:ascii="Arial" w:hAnsi="Arial" w:cs="Arial"/>
            <w:b/>
            <w:bCs/>
            <w:color w:val="000000"/>
            <w:sz w:val="24"/>
            <w:szCs w:val="24"/>
          </w:rPr>
          <w:delText>31</w:delText>
        </w:r>
      </w:del>
    </w:p>
    <w:p w14:paraId="4B17BF62"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6915FFFF"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Por los lugares especificados como restringidos, podrá permanecer o transitar solamente personal autorizado, el</w:t>
      </w:r>
      <w:r w:rsidR="00CD2390">
        <w:rPr>
          <w:rFonts w:ascii="Arial" w:hAnsi="Arial" w:cs="Arial"/>
          <w:color w:val="000000"/>
          <w:sz w:val="24"/>
          <w:szCs w:val="24"/>
        </w:rPr>
        <w:t xml:space="preserve"> </w:t>
      </w:r>
      <w:r w:rsidRPr="00863342">
        <w:rPr>
          <w:rFonts w:ascii="Arial" w:hAnsi="Arial" w:cs="Arial"/>
          <w:color w:val="000000"/>
          <w:sz w:val="24"/>
          <w:szCs w:val="24"/>
        </w:rPr>
        <w:t>que debe cumplir con todas las exigencias de seguridad específicas de esa área. Cuando se trate de personal</w:t>
      </w:r>
      <w:r w:rsidR="00CD2390">
        <w:rPr>
          <w:rFonts w:ascii="Arial" w:hAnsi="Arial" w:cs="Arial"/>
          <w:color w:val="000000"/>
          <w:sz w:val="24"/>
          <w:szCs w:val="24"/>
        </w:rPr>
        <w:t xml:space="preserve"> </w:t>
      </w:r>
      <w:r w:rsidRPr="00863342">
        <w:rPr>
          <w:rFonts w:ascii="Arial" w:hAnsi="Arial" w:cs="Arial"/>
          <w:color w:val="000000"/>
          <w:sz w:val="24"/>
          <w:szCs w:val="24"/>
        </w:rPr>
        <w:t>autorizado, que no sea del área, debe hacerlo acompañado por personal idóneo. En caso de visitas, se deberá</w:t>
      </w:r>
      <w:r w:rsidR="00CD2390">
        <w:rPr>
          <w:rFonts w:ascii="Arial" w:hAnsi="Arial" w:cs="Arial"/>
          <w:color w:val="000000"/>
          <w:sz w:val="24"/>
          <w:szCs w:val="24"/>
        </w:rPr>
        <w:t xml:space="preserve"> </w:t>
      </w:r>
      <w:r w:rsidRPr="00863342">
        <w:rPr>
          <w:rFonts w:ascii="Arial" w:hAnsi="Arial" w:cs="Arial"/>
          <w:color w:val="000000"/>
          <w:sz w:val="24"/>
          <w:szCs w:val="24"/>
        </w:rPr>
        <w:t>aplicar lo dispuesto en el “</w:t>
      </w:r>
      <w:r w:rsidR="00057B59">
        <w:rPr>
          <w:rFonts w:ascii="Arial" w:hAnsi="Arial" w:cs="Arial"/>
          <w:color w:val="000000"/>
          <w:sz w:val="24"/>
          <w:szCs w:val="24"/>
        </w:rPr>
        <w:t>Procedimiento de Ingreso y Estadía para</w:t>
      </w:r>
      <w:r w:rsidRPr="00863342">
        <w:rPr>
          <w:rFonts w:ascii="Arial" w:hAnsi="Arial" w:cs="Arial"/>
          <w:color w:val="000000"/>
          <w:sz w:val="24"/>
          <w:szCs w:val="24"/>
        </w:rPr>
        <w:t xml:space="preserve"> Visitas”, que exige entre otras medidas las siguientes.</w:t>
      </w:r>
    </w:p>
    <w:p w14:paraId="0C0ABAF9" w14:textId="77777777" w:rsidR="00CD2390" w:rsidRPr="00863342" w:rsidRDefault="00CD2390" w:rsidP="00CB175E">
      <w:pPr>
        <w:autoSpaceDE w:val="0"/>
        <w:autoSpaceDN w:val="0"/>
        <w:adjustRightInd w:val="0"/>
        <w:spacing w:after="0" w:line="240" w:lineRule="auto"/>
        <w:jc w:val="both"/>
        <w:rPr>
          <w:rFonts w:ascii="Arial" w:hAnsi="Arial" w:cs="Arial"/>
          <w:color w:val="000000"/>
          <w:sz w:val="24"/>
          <w:szCs w:val="24"/>
        </w:rPr>
      </w:pPr>
    </w:p>
    <w:p w14:paraId="12B39410" w14:textId="77777777" w:rsidR="00F01086" w:rsidRDefault="00F01086" w:rsidP="00057B59">
      <w:pPr>
        <w:pStyle w:val="Prrafodelista"/>
        <w:numPr>
          <w:ilvl w:val="0"/>
          <w:numId w:val="29"/>
        </w:numPr>
        <w:autoSpaceDE w:val="0"/>
        <w:autoSpaceDN w:val="0"/>
        <w:adjustRightInd w:val="0"/>
        <w:spacing w:after="0" w:line="240" w:lineRule="auto"/>
        <w:jc w:val="both"/>
        <w:rPr>
          <w:rFonts w:ascii="Arial" w:hAnsi="Arial" w:cs="Arial"/>
          <w:color w:val="000000"/>
          <w:sz w:val="24"/>
          <w:szCs w:val="24"/>
        </w:rPr>
      </w:pPr>
      <w:r w:rsidRPr="00057B59">
        <w:rPr>
          <w:rFonts w:ascii="Arial" w:hAnsi="Arial" w:cs="Arial"/>
          <w:color w:val="000000"/>
          <w:sz w:val="24"/>
          <w:szCs w:val="24"/>
        </w:rPr>
        <w:t>Control de ingreso y salida.</w:t>
      </w:r>
    </w:p>
    <w:p w14:paraId="0E43E6BC" w14:textId="77777777" w:rsidR="00057B59" w:rsidRPr="00057B59" w:rsidRDefault="00057B59" w:rsidP="00057B59">
      <w:pPr>
        <w:pStyle w:val="Prrafodelista"/>
        <w:autoSpaceDE w:val="0"/>
        <w:autoSpaceDN w:val="0"/>
        <w:adjustRightInd w:val="0"/>
        <w:spacing w:after="0" w:line="240" w:lineRule="auto"/>
        <w:jc w:val="both"/>
        <w:rPr>
          <w:rFonts w:ascii="Arial" w:hAnsi="Arial" w:cs="Arial"/>
          <w:color w:val="000000"/>
          <w:sz w:val="24"/>
          <w:szCs w:val="24"/>
        </w:rPr>
      </w:pPr>
    </w:p>
    <w:p w14:paraId="5DF76142" w14:textId="77777777" w:rsidR="00F01086" w:rsidRDefault="00F01086" w:rsidP="00057B59">
      <w:pPr>
        <w:pStyle w:val="Prrafodelista"/>
        <w:numPr>
          <w:ilvl w:val="0"/>
          <w:numId w:val="29"/>
        </w:numPr>
        <w:autoSpaceDE w:val="0"/>
        <w:autoSpaceDN w:val="0"/>
        <w:adjustRightInd w:val="0"/>
        <w:spacing w:after="0" w:line="240" w:lineRule="auto"/>
        <w:jc w:val="both"/>
        <w:rPr>
          <w:rFonts w:ascii="Arial" w:hAnsi="Arial" w:cs="Arial"/>
          <w:color w:val="000000"/>
          <w:sz w:val="24"/>
          <w:szCs w:val="24"/>
        </w:rPr>
      </w:pPr>
      <w:r w:rsidRPr="00057B59">
        <w:rPr>
          <w:rFonts w:ascii="Arial" w:hAnsi="Arial" w:cs="Arial"/>
          <w:color w:val="000000"/>
          <w:sz w:val="24"/>
          <w:szCs w:val="24"/>
        </w:rPr>
        <w:t xml:space="preserve">Autorización para áreas </w:t>
      </w:r>
      <w:r w:rsidR="00057B59" w:rsidRPr="00057B59">
        <w:rPr>
          <w:rFonts w:ascii="Arial" w:hAnsi="Arial" w:cs="Arial"/>
          <w:color w:val="000000"/>
          <w:sz w:val="24"/>
          <w:szCs w:val="24"/>
        </w:rPr>
        <w:t>específicas</w:t>
      </w:r>
      <w:r w:rsidRPr="00057B59">
        <w:rPr>
          <w:rFonts w:ascii="Arial" w:hAnsi="Arial" w:cs="Arial"/>
          <w:color w:val="000000"/>
          <w:sz w:val="24"/>
          <w:szCs w:val="24"/>
        </w:rPr>
        <w:t>.</w:t>
      </w:r>
    </w:p>
    <w:p w14:paraId="765B0C32" w14:textId="77777777" w:rsidR="00057B59" w:rsidRPr="00057B59" w:rsidRDefault="00057B59" w:rsidP="00057B59">
      <w:pPr>
        <w:autoSpaceDE w:val="0"/>
        <w:autoSpaceDN w:val="0"/>
        <w:adjustRightInd w:val="0"/>
        <w:spacing w:after="0" w:line="240" w:lineRule="auto"/>
        <w:jc w:val="both"/>
        <w:rPr>
          <w:rFonts w:ascii="Arial" w:hAnsi="Arial" w:cs="Arial"/>
          <w:color w:val="000000"/>
          <w:sz w:val="24"/>
          <w:szCs w:val="24"/>
        </w:rPr>
      </w:pPr>
    </w:p>
    <w:p w14:paraId="1DEFD799" w14:textId="77777777" w:rsidR="00F01086" w:rsidRDefault="00F01086" w:rsidP="00057B59">
      <w:pPr>
        <w:pStyle w:val="Prrafodelista"/>
        <w:numPr>
          <w:ilvl w:val="0"/>
          <w:numId w:val="29"/>
        </w:numPr>
        <w:autoSpaceDE w:val="0"/>
        <w:autoSpaceDN w:val="0"/>
        <w:adjustRightInd w:val="0"/>
        <w:spacing w:after="0" w:line="240" w:lineRule="auto"/>
        <w:jc w:val="both"/>
        <w:rPr>
          <w:rFonts w:ascii="Arial" w:hAnsi="Arial" w:cs="Arial"/>
          <w:color w:val="000000"/>
          <w:sz w:val="24"/>
          <w:szCs w:val="24"/>
        </w:rPr>
      </w:pPr>
      <w:r w:rsidRPr="00057B59">
        <w:rPr>
          <w:rFonts w:ascii="Arial" w:hAnsi="Arial" w:cs="Arial"/>
          <w:color w:val="000000"/>
          <w:sz w:val="24"/>
          <w:szCs w:val="24"/>
        </w:rPr>
        <w:t>Elementos de protección personal exigidos.</w:t>
      </w:r>
    </w:p>
    <w:p w14:paraId="152EBEC2" w14:textId="77777777" w:rsidR="00057B59" w:rsidRPr="00057B59" w:rsidRDefault="00057B59" w:rsidP="00057B59">
      <w:pPr>
        <w:autoSpaceDE w:val="0"/>
        <w:autoSpaceDN w:val="0"/>
        <w:adjustRightInd w:val="0"/>
        <w:spacing w:after="0" w:line="240" w:lineRule="auto"/>
        <w:jc w:val="both"/>
        <w:rPr>
          <w:rFonts w:ascii="Arial" w:hAnsi="Arial" w:cs="Arial"/>
          <w:color w:val="000000"/>
          <w:sz w:val="24"/>
          <w:szCs w:val="24"/>
        </w:rPr>
      </w:pPr>
    </w:p>
    <w:p w14:paraId="3D58D877" w14:textId="77777777" w:rsidR="00F01086" w:rsidRPr="00057B59" w:rsidRDefault="00F01086" w:rsidP="00057B59">
      <w:pPr>
        <w:pStyle w:val="Prrafodelista"/>
        <w:numPr>
          <w:ilvl w:val="0"/>
          <w:numId w:val="29"/>
        </w:numPr>
        <w:autoSpaceDE w:val="0"/>
        <w:autoSpaceDN w:val="0"/>
        <w:adjustRightInd w:val="0"/>
        <w:spacing w:after="0" w:line="240" w:lineRule="auto"/>
        <w:jc w:val="both"/>
        <w:rPr>
          <w:rFonts w:ascii="Arial" w:hAnsi="Arial" w:cs="Arial"/>
          <w:color w:val="000000"/>
          <w:sz w:val="24"/>
          <w:szCs w:val="24"/>
        </w:rPr>
      </w:pPr>
      <w:r w:rsidRPr="00057B59">
        <w:rPr>
          <w:rFonts w:ascii="Arial" w:hAnsi="Arial" w:cs="Arial"/>
          <w:color w:val="000000"/>
          <w:sz w:val="24"/>
          <w:szCs w:val="24"/>
        </w:rPr>
        <w:t>Acompañamiento idóneo, si es necesario.</w:t>
      </w:r>
    </w:p>
    <w:p w14:paraId="14752BB8" w14:textId="77777777" w:rsidR="00CD2390" w:rsidRPr="00863342" w:rsidRDefault="00CD2390" w:rsidP="00CB175E">
      <w:pPr>
        <w:autoSpaceDE w:val="0"/>
        <w:autoSpaceDN w:val="0"/>
        <w:adjustRightInd w:val="0"/>
        <w:spacing w:after="0" w:line="240" w:lineRule="auto"/>
        <w:jc w:val="both"/>
        <w:rPr>
          <w:rFonts w:ascii="Arial" w:hAnsi="Arial" w:cs="Arial"/>
          <w:color w:val="000000"/>
          <w:sz w:val="24"/>
          <w:szCs w:val="24"/>
        </w:rPr>
      </w:pPr>
    </w:p>
    <w:p w14:paraId="6E1AE731" w14:textId="071C62D0"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 necesidad de acompañamiento la definirá el supervisor </w:t>
      </w:r>
      <w:del w:id="834" w:author="Angelo Mondaca Vergara" w:date="2020-02-21T11:17:00Z">
        <w:r w:rsidRPr="00863342" w:rsidDel="0026209B">
          <w:rPr>
            <w:rFonts w:ascii="Arial" w:hAnsi="Arial" w:cs="Arial"/>
            <w:color w:val="000000"/>
            <w:sz w:val="24"/>
            <w:szCs w:val="24"/>
          </w:rPr>
          <w:delText>jefe</w:delText>
        </w:r>
      </w:del>
      <w:ins w:id="835" w:author="Angelo Mondaca Vergara" w:date="2020-02-21T11:17:00Z">
        <w:r w:rsidR="0026209B">
          <w:rPr>
            <w:rFonts w:ascii="Arial" w:hAnsi="Arial" w:cs="Arial"/>
            <w:color w:val="000000"/>
            <w:sz w:val="24"/>
            <w:szCs w:val="24"/>
          </w:rPr>
          <w:t>Ingeniero</w:t>
        </w:r>
      </w:ins>
      <w:r w:rsidRPr="00863342">
        <w:rPr>
          <w:rFonts w:ascii="Arial" w:hAnsi="Arial" w:cs="Arial"/>
          <w:color w:val="000000"/>
          <w:sz w:val="24"/>
          <w:szCs w:val="24"/>
        </w:rPr>
        <w:t xml:space="preserve"> de Operaciones</w:t>
      </w:r>
      <w:del w:id="836" w:author="Mondaca Vergara Angelo Rodolfo (Codelco-Chuquicamata)" w:date="2025-09-14T06:21:00Z" w16du:dateUtc="2025-09-14T09:21:00Z">
        <w:r w:rsidRPr="00863342" w:rsidDel="008F7396">
          <w:rPr>
            <w:rFonts w:ascii="Arial" w:hAnsi="Arial" w:cs="Arial"/>
            <w:color w:val="000000"/>
            <w:sz w:val="24"/>
            <w:szCs w:val="24"/>
          </w:rPr>
          <w:delText xml:space="preserve"> o en su defecto el supervisor de</w:delText>
        </w:r>
        <w:r w:rsidR="00CD2390" w:rsidDel="008F7396">
          <w:rPr>
            <w:rFonts w:ascii="Arial" w:hAnsi="Arial" w:cs="Arial"/>
            <w:color w:val="000000"/>
            <w:sz w:val="24"/>
            <w:szCs w:val="24"/>
          </w:rPr>
          <w:delText xml:space="preserve"> </w:delText>
        </w:r>
        <w:r w:rsidRPr="00863342" w:rsidDel="008F7396">
          <w:rPr>
            <w:rFonts w:ascii="Arial" w:hAnsi="Arial" w:cs="Arial"/>
            <w:color w:val="000000"/>
            <w:sz w:val="24"/>
            <w:szCs w:val="24"/>
          </w:rPr>
          <w:delText>turno</w:delText>
        </w:r>
      </w:del>
      <w:r w:rsidRPr="00863342">
        <w:rPr>
          <w:rFonts w:ascii="Arial" w:hAnsi="Arial" w:cs="Arial"/>
          <w:color w:val="000000"/>
          <w:sz w:val="24"/>
          <w:szCs w:val="24"/>
        </w:rPr>
        <w:t>, basándose en los procedimientos respectivos.</w:t>
      </w:r>
    </w:p>
    <w:p w14:paraId="1924293B" w14:textId="77777777" w:rsidR="00CD2390" w:rsidRDefault="00CD2390" w:rsidP="00CB175E">
      <w:pPr>
        <w:autoSpaceDE w:val="0"/>
        <w:autoSpaceDN w:val="0"/>
        <w:adjustRightInd w:val="0"/>
        <w:spacing w:after="0" w:line="240" w:lineRule="auto"/>
        <w:jc w:val="both"/>
        <w:rPr>
          <w:rFonts w:ascii="Arial" w:hAnsi="Arial" w:cs="Arial"/>
          <w:b/>
          <w:bCs/>
          <w:color w:val="000000"/>
          <w:sz w:val="24"/>
          <w:szCs w:val="24"/>
        </w:rPr>
      </w:pPr>
    </w:p>
    <w:p w14:paraId="1B4E7B9A" w14:textId="1F554C1D" w:rsidR="00F01086" w:rsidRDefault="00F46853"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13</w:t>
      </w:r>
      <w:ins w:id="837" w:author="Mondaca Vergara Angelo Rodolfo (Codelco-Chuquicamata)" w:date="2025-09-14T23:53:00Z" w16du:dateUtc="2025-09-15T02:53:00Z">
        <w:r w:rsidR="00B846F5">
          <w:rPr>
            <w:rFonts w:ascii="Arial" w:hAnsi="Arial" w:cs="Arial"/>
            <w:b/>
            <w:bCs/>
            <w:color w:val="000000"/>
            <w:sz w:val="24"/>
            <w:szCs w:val="24"/>
          </w:rPr>
          <w:t>1</w:t>
        </w:r>
      </w:ins>
      <w:ins w:id="838" w:author="Angelo Mondaca Vergara" w:date="2020-02-21T16:51:00Z">
        <w:del w:id="839" w:author="Mondaca Vergara Angelo Rodolfo (Codelco-Chuquicamata)" w:date="2025-09-14T23:53:00Z" w16du:dateUtc="2025-09-15T02:53:00Z">
          <w:r w:rsidR="009D7F22" w:rsidDel="00B846F5">
            <w:rPr>
              <w:rFonts w:ascii="Arial" w:hAnsi="Arial" w:cs="Arial"/>
              <w:b/>
              <w:bCs/>
              <w:color w:val="000000"/>
              <w:sz w:val="24"/>
              <w:szCs w:val="24"/>
            </w:rPr>
            <w:delText>2</w:delText>
          </w:r>
        </w:del>
      </w:ins>
      <w:del w:id="840" w:author="Angelo Mondaca Vergara" w:date="2020-02-21T11:08:00Z">
        <w:r w:rsidDel="00FD5C65">
          <w:rPr>
            <w:rFonts w:ascii="Arial" w:hAnsi="Arial" w:cs="Arial"/>
            <w:b/>
            <w:bCs/>
            <w:color w:val="000000"/>
            <w:sz w:val="24"/>
            <w:szCs w:val="24"/>
          </w:rPr>
          <w:delText>2</w:delText>
        </w:r>
      </w:del>
    </w:p>
    <w:p w14:paraId="2CE87B25" w14:textId="77777777" w:rsidR="00CD2390" w:rsidRPr="00863342" w:rsidRDefault="00CD2390" w:rsidP="00CB175E">
      <w:pPr>
        <w:autoSpaceDE w:val="0"/>
        <w:autoSpaceDN w:val="0"/>
        <w:adjustRightInd w:val="0"/>
        <w:spacing w:after="0" w:line="240" w:lineRule="auto"/>
        <w:jc w:val="both"/>
        <w:rPr>
          <w:rFonts w:ascii="Arial" w:hAnsi="Arial" w:cs="Arial"/>
          <w:b/>
          <w:bCs/>
          <w:color w:val="000000"/>
          <w:sz w:val="24"/>
          <w:szCs w:val="24"/>
        </w:rPr>
      </w:pPr>
    </w:p>
    <w:p w14:paraId="6DC8F6C2"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operarios que trabajen en sectores donde se realizan labores</w:t>
      </w:r>
      <w:r w:rsidR="00F46853">
        <w:rPr>
          <w:rFonts w:ascii="Arial" w:hAnsi="Arial" w:cs="Arial"/>
          <w:color w:val="000000"/>
          <w:sz w:val="24"/>
          <w:szCs w:val="24"/>
        </w:rPr>
        <w:t xml:space="preserve"> de riesgo</w:t>
      </w:r>
      <w:r w:rsidRPr="00863342">
        <w:rPr>
          <w:rFonts w:ascii="Arial" w:hAnsi="Arial" w:cs="Arial"/>
          <w:color w:val="000000"/>
          <w:sz w:val="24"/>
          <w:szCs w:val="24"/>
        </w:rPr>
        <w:t>, no permitirán el tránsito ni el acercamiento a</w:t>
      </w:r>
      <w:r w:rsidR="00CD2390">
        <w:rPr>
          <w:rFonts w:ascii="Arial" w:hAnsi="Arial" w:cs="Arial"/>
          <w:color w:val="000000"/>
          <w:sz w:val="24"/>
          <w:szCs w:val="24"/>
        </w:rPr>
        <w:t xml:space="preserve"> </w:t>
      </w:r>
      <w:r w:rsidRPr="00863342">
        <w:rPr>
          <w:rFonts w:ascii="Arial" w:hAnsi="Arial" w:cs="Arial"/>
          <w:color w:val="000000"/>
          <w:sz w:val="24"/>
          <w:szCs w:val="24"/>
        </w:rPr>
        <w:t>distancia peligrosa de personas ajenas a la operación,</w:t>
      </w:r>
      <w:r w:rsidR="0099692E">
        <w:rPr>
          <w:rFonts w:ascii="Arial" w:hAnsi="Arial" w:cs="Arial"/>
          <w:color w:val="000000"/>
          <w:sz w:val="24"/>
          <w:szCs w:val="24"/>
        </w:rPr>
        <w:t xml:space="preserve"> </w:t>
      </w:r>
      <w:r w:rsidRPr="00863342">
        <w:rPr>
          <w:rFonts w:ascii="Arial" w:hAnsi="Arial" w:cs="Arial"/>
          <w:color w:val="000000"/>
          <w:sz w:val="24"/>
          <w:szCs w:val="24"/>
        </w:rPr>
        <w:t>cuando estas labores se estén efectuando. En los sectores</w:t>
      </w:r>
      <w:r w:rsidR="0099692E">
        <w:rPr>
          <w:rFonts w:ascii="Arial" w:hAnsi="Arial" w:cs="Arial"/>
          <w:color w:val="000000"/>
          <w:sz w:val="24"/>
          <w:szCs w:val="24"/>
        </w:rPr>
        <w:t xml:space="preserve"> </w:t>
      </w:r>
      <w:r w:rsidRPr="00863342">
        <w:rPr>
          <w:rFonts w:ascii="Arial" w:hAnsi="Arial" w:cs="Arial"/>
          <w:color w:val="000000"/>
          <w:sz w:val="24"/>
          <w:szCs w:val="24"/>
        </w:rPr>
        <w:t>antes mencionados</w:t>
      </w:r>
      <w:r w:rsidR="00F46853">
        <w:rPr>
          <w:rFonts w:ascii="Arial" w:hAnsi="Arial" w:cs="Arial"/>
          <w:color w:val="000000"/>
          <w:sz w:val="24"/>
          <w:szCs w:val="24"/>
        </w:rPr>
        <w:t xml:space="preserve">, si la situación lo amerita, </w:t>
      </w:r>
      <w:r w:rsidRPr="00863342">
        <w:rPr>
          <w:rFonts w:ascii="Arial" w:hAnsi="Arial" w:cs="Arial"/>
          <w:color w:val="000000"/>
          <w:sz w:val="24"/>
          <w:szCs w:val="24"/>
        </w:rPr>
        <w:t>se deberá señalizar en lugares visibles la distancia mínima de acercamiento e indicar el</w:t>
      </w:r>
      <w:r w:rsidR="00F46853">
        <w:rPr>
          <w:rFonts w:ascii="Arial" w:hAnsi="Arial" w:cs="Arial"/>
          <w:color w:val="000000"/>
          <w:sz w:val="24"/>
          <w:szCs w:val="24"/>
        </w:rPr>
        <w:t xml:space="preserve"> </w:t>
      </w:r>
      <w:r w:rsidRPr="00863342">
        <w:rPr>
          <w:rFonts w:ascii="Arial" w:hAnsi="Arial" w:cs="Arial"/>
          <w:color w:val="000000"/>
          <w:sz w:val="24"/>
          <w:szCs w:val="24"/>
        </w:rPr>
        <w:t>riesgo a que se exponen, demarcándola toda vez que sea posible.</w:t>
      </w:r>
    </w:p>
    <w:p w14:paraId="51AF52C8" w14:textId="77777777" w:rsidR="0099692E" w:rsidRDefault="0099692E" w:rsidP="00CB175E">
      <w:pPr>
        <w:autoSpaceDE w:val="0"/>
        <w:autoSpaceDN w:val="0"/>
        <w:adjustRightInd w:val="0"/>
        <w:spacing w:after="0" w:line="240" w:lineRule="auto"/>
        <w:jc w:val="both"/>
        <w:rPr>
          <w:ins w:id="841" w:author="Mondaca Vergara Angelo Rodolfo (Codelco-Chuquicamata)" w:date="2025-09-14T06:12:00Z" w16du:dateUtc="2025-09-14T09:12:00Z"/>
          <w:rFonts w:ascii="Arial" w:hAnsi="Arial" w:cs="Arial"/>
          <w:color w:val="000000"/>
          <w:sz w:val="24"/>
          <w:szCs w:val="24"/>
        </w:rPr>
      </w:pPr>
    </w:p>
    <w:p w14:paraId="25D7898A" w14:textId="77777777" w:rsidR="00F4317A" w:rsidRDefault="00F4317A" w:rsidP="00CB175E">
      <w:pPr>
        <w:autoSpaceDE w:val="0"/>
        <w:autoSpaceDN w:val="0"/>
        <w:adjustRightInd w:val="0"/>
        <w:spacing w:after="0" w:line="240" w:lineRule="auto"/>
        <w:jc w:val="both"/>
        <w:rPr>
          <w:ins w:id="842" w:author="Mondaca Vergara Angelo Rodolfo (Codelco-Chuquicamata)" w:date="2025-09-14T06:12:00Z" w16du:dateUtc="2025-09-14T09:12:00Z"/>
          <w:rFonts w:ascii="Arial" w:hAnsi="Arial" w:cs="Arial"/>
          <w:color w:val="000000"/>
          <w:sz w:val="24"/>
          <w:szCs w:val="24"/>
        </w:rPr>
      </w:pPr>
    </w:p>
    <w:p w14:paraId="51E5BDB7" w14:textId="77777777" w:rsidR="00F4317A" w:rsidRDefault="00F4317A" w:rsidP="00CB175E">
      <w:pPr>
        <w:autoSpaceDE w:val="0"/>
        <w:autoSpaceDN w:val="0"/>
        <w:adjustRightInd w:val="0"/>
        <w:spacing w:after="0" w:line="240" w:lineRule="auto"/>
        <w:jc w:val="both"/>
        <w:rPr>
          <w:ins w:id="843" w:author="Mondaca Vergara Angelo Rodolfo (Codelco-Chuquicamata)" w:date="2025-09-14T06:12:00Z" w16du:dateUtc="2025-09-14T09:12:00Z"/>
          <w:rFonts w:ascii="Arial" w:hAnsi="Arial" w:cs="Arial"/>
          <w:color w:val="000000"/>
          <w:sz w:val="24"/>
          <w:szCs w:val="24"/>
        </w:rPr>
      </w:pPr>
    </w:p>
    <w:p w14:paraId="3ADE6F9D" w14:textId="77777777" w:rsidR="00F4317A" w:rsidRDefault="00F4317A" w:rsidP="00CB175E">
      <w:pPr>
        <w:autoSpaceDE w:val="0"/>
        <w:autoSpaceDN w:val="0"/>
        <w:adjustRightInd w:val="0"/>
        <w:spacing w:after="0" w:line="240" w:lineRule="auto"/>
        <w:jc w:val="both"/>
        <w:rPr>
          <w:ins w:id="844" w:author="Mondaca Vergara Angelo Rodolfo (Codelco-Chuquicamata)" w:date="2025-09-14T06:12:00Z" w16du:dateUtc="2025-09-14T09:12:00Z"/>
          <w:rFonts w:ascii="Arial" w:hAnsi="Arial" w:cs="Arial"/>
          <w:color w:val="000000"/>
          <w:sz w:val="24"/>
          <w:szCs w:val="24"/>
        </w:rPr>
      </w:pPr>
    </w:p>
    <w:p w14:paraId="481736C8" w14:textId="77777777" w:rsidR="00F4317A" w:rsidRDefault="00F4317A" w:rsidP="00CB175E">
      <w:pPr>
        <w:autoSpaceDE w:val="0"/>
        <w:autoSpaceDN w:val="0"/>
        <w:adjustRightInd w:val="0"/>
        <w:spacing w:after="0" w:line="240" w:lineRule="auto"/>
        <w:jc w:val="both"/>
        <w:rPr>
          <w:ins w:id="845" w:author="Mondaca Vergara Angelo Rodolfo (Codelco-Chuquicamata)" w:date="2025-09-14T06:12:00Z" w16du:dateUtc="2025-09-14T09:12:00Z"/>
          <w:rFonts w:ascii="Arial" w:hAnsi="Arial" w:cs="Arial"/>
          <w:color w:val="000000"/>
          <w:sz w:val="24"/>
          <w:szCs w:val="24"/>
        </w:rPr>
      </w:pPr>
    </w:p>
    <w:p w14:paraId="53A1B183" w14:textId="77777777" w:rsidR="00F4317A" w:rsidRDefault="00F4317A" w:rsidP="00CB175E">
      <w:pPr>
        <w:autoSpaceDE w:val="0"/>
        <w:autoSpaceDN w:val="0"/>
        <w:adjustRightInd w:val="0"/>
        <w:spacing w:after="0" w:line="240" w:lineRule="auto"/>
        <w:jc w:val="both"/>
        <w:rPr>
          <w:ins w:id="846" w:author="Mondaca Vergara Angelo Rodolfo (Codelco-Chuquicamata)" w:date="2025-09-14T06:12:00Z" w16du:dateUtc="2025-09-14T09:12:00Z"/>
          <w:rFonts w:ascii="Arial" w:hAnsi="Arial" w:cs="Arial"/>
          <w:color w:val="000000"/>
          <w:sz w:val="24"/>
          <w:szCs w:val="24"/>
        </w:rPr>
      </w:pPr>
    </w:p>
    <w:p w14:paraId="54C0C9DE" w14:textId="77777777" w:rsidR="00F4317A" w:rsidRDefault="00F4317A" w:rsidP="00CB175E">
      <w:pPr>
        <w:autoSpaceDE w:val="0"/>
        <w:autoSpaceDN w:val="0"/>
        <w:adjustRightInd w:val="0"/>
        <w:spacing w:after="0" w:line="240" w:lineRule="auto"/>
        <w:jc w:val="both"/>
        <w:rPr>
          <w:ins w:id="847" w:author="Mondaca Vergara Angelo Rodolfo (Codelco-Chuquicamata)" w:date="2025-09-14T06:12:00Z" w16du:dateUtc="2025-09-14T09:12:00Z"/>
          <w:rFonts w:ascii="Arial" w:hAnsi="Arial" w:cs="Arial"/>
          <w:color w:val="000000"/>
          <w:sz w:val="24"/>
          <w:szCs w:val="24"/>
        </w:rPr>
      </w:pPr>
    </w:p>
    <w:p w14:paraId="72CFF776" w14:textId="77777777" w:rsidR="00F4317A" w:rsidRDefault="00F4317A" w:rsidP="00CB175E">
      <w:pPr>
        <w:autoSpaceDE w:val="0"/>
        <w:autoSpaceDN w:val="0"/>
        <w:adjustRightInd w:val="0"/>
        <w:spacing w:after="0" w:line="240" w:lineRule="auto"/>
        <w:jc w:val="both"/>
        <w:rPr>
          <w:ins w:id="848" w:author="Mondaca Vergara Angelo Rodolfo (Codelco-Chuquicamata)" w:date="2025-09-14T06:12:00Z" w16du:dateUtc="2025-09-14T09:12:00Z"/>
          <w:rFonts w:ascii="Arial" w:hAnsi="Arial" w:cs="Arial"/>
          <w:color w:val="000000"/>
          <w:sz w:val="24"/>
          <w:szCs w:val="24"/>
        </w:rPr>
      </w:pPr>
    </w:p>
    <w:p w14:paraId="52397FA4" w14:textId="77777777" w:rsidR="00F4317A" w:rsidRDefault="00F4317A" w:rsidP="00CB175E">
      <w:pPr>
        <w:autoSpaceDE w:val="0"/>
        <w:autoSpaceDN w:val="0"/>
        <w:adjustRightInd w:val="0"/>
        <w:spacing w:after="0" w:line="240" w:lineRule="auto"/>
        <w:jc w:val="both"/>
        <w:rPr>
          <w:ins w:id="849" w:author="Angelo Mondaca Vergara" w:date="2020-02-21T11:08:00Z"/>
          <w:rFonts w:ascii="Arial" w:hAnsi="Arial" w:cs="Arial"/>
          <w:color w:val="000000"/>
          <w:sz w:val="24"/>
          <w:szCs w:val="24"/>
        </w:rPr>
      </w:pPr>
    </w:p>
    <w:p w14:paraId="4E07A87C" w14:textId="77777777" w:rsidR="00FD5C65" w:rsidRDefault="00FD5C65" w:rsidP="00CB175E">
      <w:pPr>
        <w:autoSpaceDE w:val="0"/>
        <w:autoSpaceDN w:val="0"/>
        <w:adjustRightInd w:val="0"/>
        <w:spacing w:after="0" w:line="240" w:lineRule="auto"/>
        <w:jc w:val="both"/>
        <w:rPr>
          <w:ins w:id="850" w:author="Angelo Mondaca Vergara" w:date="2020-02-21T11:08:00Z"/>
          <w:rFonts w:ascii="Arial" w:hAnsi="Arial" w:cs="Arial"/>
          <w:color w:val="000000"/>
          <w:sz w:val="24"/>
          <w:szCs w:val="24"/>
        </w:rPr>
      </w:pPr>
    </w:p>
    <w:p w14:paraId="16D7711F" w14:textId="77777777" w:rsidR="00FD5C65" w:rsidRPr="00863342" w:rsidDel="004D3D2D" w:rsidRDefault="00FD5C65" w:rsidP="00CB175E">
      <w:pPr>
        <w:autoSpaceDE w:val="0"/>
        <w:autoSpaceDN w:val="0"/>
        <w:adjustRightInd w:val="0"/>
        <w:spacing w:after="0" w:line="240" w:lineRule="auto"/>
        <w:jc w:val="both"/>
        <w:rPr>
          <w:del w:id="851" w:author="Angelo Mondaca Vergara" w:date="2020-02-21T14:34:00Z"/>
          <w:rFonts w:ascii="Arial" w:hAnsi="Arial" w:cs="Arial"/>
          <w:color w:val="000000"/>
          <w:sz w:val="24"/>
          <w:szCs w:val="24"/>
        </w:rPr>
      </w:pPr>
    </w:p>
    <w:p w14:paraId="621B5E18" w14:textId="77777777" w:rsidR="00F46853" w:rsidDel="004D3D2D" w:rsidRDefault="00F46853" w:rsidP="0099692E">
      <w:pPr>
        <w:autoSpaceDE w:val="0"/>
        <w:autoSpaceDN w:val="0"/>
        <w:adjustRightInd w:val="0"/>
        <w:spacing w:after="0" w:line="240" w:lineRule="auto"/>
        <w:jc w:val="center"/>
        <w:rPr>
          <w:del w:id="852" w:author="Angelo Mondaca Vergara" w:date="2020-02-21T14:34:00Z"/>
          <w:rFonts w:ascii="Arial" w:hAnsi="Arial" w:cs="Arial"/>
          <w:b/>
          <w:bCs/>
          <w:color w:val="000000"/>
          <w:sz w:val="24"/>
          <w:szCs w:val="24"/>
        </w:rPr>
      </w:pPr>
    </w:p>
    <w:p w14:paraId="4EF5A286" w14:textId="77777777" w:rsidR="00F01086" w:rsidRPr="00863342" w:rsidRDefault="00F01086" w:rsidP="0099692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Segundo</w:t>
      </w:r>
    </w:p>
    <w:p w14:paraId="4068C66C" w14:textId="77777777" w:rsidR="00F01086" w:rsidRPr="00863342" w:rsidRDefault="00F01086" w:rsidP="0099692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De las Herramientas</w:t>
      </w:r>
    </w:p>
    <w:p w14:paraId="0E90EB9D" w14:textId="77777777" w:rsidR="0099692E" w:rsidRDefault="0099692E" w:rsidP="00CB175E">
      <w:pPr>
        <w:autoSpaceDE w:val="0"/>
        <w:autoSpaceDN w:val="0"/>
        <w:adjustRightInd w:val="0"/>
        <w:spacing w:after="0" w:line="240" w:lineRule="auto"/>
        <w:jc w:val="both"/>
        <w:rPr>
          <w:rFonts w:ascii="Arial" w:hAnsi="Arial" w:cs="Arial"/>
          <w:b/>
          <w:bCs/>
          <w:color w:val="000000"/>
          <w:sz w:val="24"/>
          <w:szCs w:val="24"/>
        </w:rPr>
      </w:pPr>
    </w:p>
    <w:p w14:paraId="68AB995C" w14:textId="728E5691" w:rsidR="00F01086" w:rsidRDefault="00F46853"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13</w:t>
      </w:r>
      <w:ins w:id="853" w:author="Mondaca Vergara Angelo Rodolfo (Codelco-Chuquicamata)" w:date="2025-09-14T23:53:00Z" w16du:dateUtc="2025-09-15T02:53:00Z">
        <w:r w:rsidR="00B846F5">
          <w:rPr>
            <w:rFonts w:ascii="Arial" w:hAnsi="Arial" w:cs="Arial"/>
            <w:b/>
            <w:bCs/>
            <w:color w:val="000000"/>
            <w:sz w:val="24"/>
            <w:szCs w:val="24"/>
          </w:rPr>
          <w:t>2</w:t>
        </w:r>
      </w:ins>
      <w:ins w:id="854" w:author="Angelo Mondaca Vergara" w:date="2020-02-21T16:51:00Z">
        <w:del w:id="855" w:author="Mondaca Vergara Angelo Rodolfo (Codelco-Chuquicamata)" w:date="2025-09-14T23:53:00Z" w16du:dateUtc="2025-09-15T02:53:00Z">
          <w:r w:rsidR="009D7F22" w:rsidDel="00B846F5">
            <w:rPr>
              <w:rFonts w:ascii="Arial" w:hAnsi="Arial" w:cs="Arial"/>
              <w:b/>
              <w:bCs/>
              <w:color w:val="000000"/>
              <w:sz w:val="24"/>
              <w:szCs w:val="24"/>
            </w:rPr>
            <w:delText>3</w:delText>
          </w:r>
        </w:del>
      </w:ins>
      <w:del w:id="856" w:author="Angelo Mondaca Vergara" w:date="2020-02-21T11:09:00Z">
        <w:r w:rsidDel="00FD5C65">
          <w:rPr>
            <w:rFonts w:ascii="Arial" w:hAnsi="Arial" w:cs="Arial"/>
            <w:b/>
            <w:bCs/>
            <w:color w:val="000000"/>
            <w:sz w:val="24"/>
            <w:szCs w:val="24"/>
          </w:rPr>
          <w:delText>3</w:delText>
        </w:r>
      </w:del>
    </w:p>
    <w:p w14:paraId="1A274886"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7015F7F2"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herramientas deben ser revisadas por el usuario a la entrada de cada turno. Estas deben estar limpias y en</w:t>
      </w:r>
      <w:r w:rsidR="0099692E">
        <w:rPr>
          <w:rFonts w:ascii="Arial" w:hAnsi="Arial" w:cs="Arial"/>
          <w:color w:val="000000"/>
          <w:sz w:val="24"/>
          <w:szCs w:val="24"/>
        </w:rPr>
        <w:t xml:space="preserve"> </w:t>
      </w:r>
      <w:r w:rsidR="00F46853">
        <w:rPr>
          <w:rFonts w:ascii="Arial" w:hAnsi="Arial" w:cs="Arial"/>
          <w:color w:val="000000"/>
          <w:sz w:val="24"/>
          <w:szCs w:val="24"/>
        </w:rPr>
        <w:t>buenas condiciones.</w:t>
      </w:r>
    </w:p>
    <w:p w14:paraId="15D5F2C2" w14:textId="77777777" w:rsidR="0099692E" w:rsidRPr="00863342" w:rsidRDefault="0099692E" w:rsidP="00CB175E">
      <w:pPr>
        <w:autoSpaceDE w:val="0"/>
        <w:autoSpaceDN w:val="0"/>
        <w:adjustRightInd w:val="0"/>
        <w:spacing w:after="0" w:line="240" w:lineRule="auto"/>
        <w:jc w:val="both"/>
        <w:rPr>
          <w:rFonts w:ascii="Arial" w:hAnsi="Arial" w:cs="Arial"/>
          <w:color w:val="000000"/>
          <w:sz w:val="24"/>
          <w:szCs w:val="24"/>
        </w:rPr>
      </w:pPr>
    </w:p>
    <w:p w14:paraId="4BCEA90F" w14:textId="1CB33890" w:rsidR="00F01086" w:rsidRDefault="00F46853"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13</w:t>
      </w:r>
      <w:ins w:id="857" w:author="Mondaca Vergara Angelo Rodolfo (Codelco-Chuquicamata)" w:date="2025-09-14T23:53:00Z" w16du:dateUtc="2025-09-15T02:53:00Z">
        <w:r w:rsidR="00B846F5">
          <w:rPr>
            <w:rFonts w:ascii="Arial" w:hAnsi="Arial" w:cs="Arial"/>
            <w:b/>
            <w:bCs/>
            <w:color w:val="000000"/>
            <w:sz w:val="24"/>
            <w:szCs w:val="24"/>
          </w:rPr>
          <w:t>3</w:t>
        </w:r>
      </w:ins>
      <w:ins w:id="858" w:author="Angelo Mondaca Vergara" w:date="2020-02-21T16:51:00Z">
        <w:del w:id="859" w:author="Mondaca Vergara Angelo Rodolfo (Codelco-Chuquicamata)" w:date="2025-09-14T23:53:00Z" w16du:dateUtc="2025-09-15T02:53:00Z">
          <w:r w:rsidR="009D7F22" w:rsidDel="00B846F5">
            <w:rPr>
              <w:rFonts w:ascii="Arial" w:hAnsi="Arial" w:cs="Arial"/>
              <w:b/>
              <w:bCs/>
              <w:color w:val="000000"/>
              <w:sz w:val="24"/>
              <w:szCs w:val="24"/>
            </w:rPr>
            <w:delText>4</w:delText>
          </w:r>
        </w:del>
      </w:ins>
      <w:del w:id="860" w:author="Angelo Mondaca Vergara" w:date="2020-02-21T11:09:00Z">
        <w:r w:rsidDel="00FD5C65">
          <w:rPr>
            <w:rFonts w:ascii="Arial" w:hAnsi="Arial" w:cs="Arial"/>
            <w:b/>
            <w:bCs/>
            <w:color w:val="000000"/>
            <w:sz w:val="24"/>
            <w:szCs w:val="24"/>
          </w:rPr>
          <w:delText>4</w:delText>
        </w:r>
      </w:del>
    </w:p>
    <w:p w14:paraId="52388136"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5CC1C982" w14:textId="4F97E8C3"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 supervisión debe mantener el normal abastecimiento de herramientas, asegurando la disponibilidad</w:t>
      </w:r>
      <w:del w:id="861" w:author="Mondaca Vergara Angelo Rodolfo (Codelco-Chuquicamata)" w:date="2025-09-14T06:12:00Z" w16du:dateUtc="2025-09-14T09:12:00Z">
        <w:r w:rsidRPr="00863342" w:rsidDel="00F4317A">
          <w:rPr>
            <w:rFonts w:ascii="Arial" w:hAnsi="Arial" w:cs="Arial"/>
            <w:color w:val="000000"/>
            <w:sz w:val="24"/>
            <w:szCs w:val="24"/>
          </w:rPr>
          <w:delText xml:space="preserve"> para los</w:delText>
        </w:r>
        <w:r w:rsidR="0099692E" w:rsidDel="00F4317A">
          <w:rPr>
            <w:rFonts w:ascii="Arial" w:hAnsi="Arial" w:cs="Arial"/>
            <w:color w:val="000000"/>
            <w:sz w:val="24"/>
            <w:szCs w:val="24"/>
          </w:rPr>
          <w:delText xml:space="preserve"> </w:delText>
        </w:r>
        <w:r w:rsidRPr="00863342" w:rsidDel="00F4317A">
          <w:rPr>
            <w:rFonts w:ascii="Arial" w:hAnsi="Arial" w:cs="Arial"/>
            <w:color w:val="000000"/>
            <w:sz w:val="24"/>
            <w:szCs w:val="24"/>
          </w:rPr>
          <w:delText>tres turnos</w:delText>
        </w:r>
      </w:del>
      <w:r w:rsidRPr="00863342">
        <w:rPr>
          <w:rFonts w:ascii="Arial" w:hAnsi="Arial" w:cs="Arial"/>
          <w:color w:val="000000"/>
          <w:sz w:val="24"/>
          <w:szCs w:val="24"/>
        </w:rPr>
        <w:t>. En todo trabajo se deben emplear las herramientas adecuadas y en buen estado.</w:t>
      </w:r>
    </w:p>
    <w:p w14:paraId="115C78B7" w14:textId="77777777" w:rsidR="0099692E" w:rsidRPr="00863342" w:rsidRDefault="0099692E" w:rsidP="00CB175E">
      <w:pPr>
        <w:autoSpaceDE w:val="0"/>
        <w:autoSpaceDN w:val="0"/>
        <w:adjustRightInd w:val="0"/>
        <w:spacing w:after="0" w:line="240" w:lineRule="auto"/>
        <w:jc w:val="both"/>
        <w:rPr>
          <w:rFonts w:ascii="Arial" w:hAnsi="Arial" w:cs="Arial"/>
          <w:color w:val="000000"/>
          <w:sz w:val="24"/>
          <w:szCs w:val="24"/>
        </w:rPr>
      </w:pPr>
    </w:p>
    <w:p w14:paraId="238FBAF5" w14:textId="42CB5F82" w:rsidR="00F01086" w:rsidRDefault="00F46853"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13</w:t>
      </w:r>
      <w:ins w:id="862" w:author="Mondaca Vergara Angelo Rodolfo (Codelco-Chuquicamata)" w:date="2025-09-14T23:53:00Z" w16du:dateUtc="2025-09-15T02:53:00Z">
        <w:r w:rsidR="00B846F5">
          <w:rPr>
            <w:rFonts w:ascii="Arial" w:hAnsi="Arial" w:cs="Arial"/>
            <w:b/>
            <w:bCs/>
            <w:color w:val="000000"/>
            <w:sz w:val="24"/>
            <w:szCs w:val="24"/>
          </w:rPr>
          <w:t>4</w:t>
        </w:r>
      </w:ins>
      <w:ins w:id="863" w:author="Angelo Mondaca Vergara" w:date="2020-02-21T16:51:00Z">
        <w:del w:id="864" w:author="Mondaca Vergara Angelo Rodolfo (Codelco-Chuquicamata)" w:date="2025-09-14T23:53:00Z" w16du:dateUtc="2025-09-15T02:53:00Z">
          <w:r w:rsidR="009D7F22" w:rsidDel="00B846F5">
            <w:rPr>
              <w:rFonts w:ascii="Arial" w:hAnsi="Arial" w:cs="Arial"/>
              <w:b/>
              <w:bCs/>
              <w:color w:val="000000"/>
              <w:sz w:val="24"/>
              <w:szCs w:val="24"/>
            </w:rPr>
            <w:delText>5</w:delText>
          </w:r>
        </w:del>
      </w:ins>
      <w:del w:id="865" w:author="Angelo Mondaca Vergara" w:date="2020-02-21T11:09:00Z">
        <w:r w:rsidDel="00FD5C65">
          <w:rPr>
            <w:rFonts w:ascii="Arial" w:hAnsi="Arial" w:cs="Arial"/>
            <w:b/>
            <w:bCs/>
            <w:color w:val="000000"/>
            <w:sz w:val="24"/>
            <w:szCs w:val="24"/>
          </w:rPr>
          <w:delText>5</w:delText>
        </w:r>
      </w:del>
    </w:p>
    <w:p w14:paraId="5C03FE80"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204768DE" w14:textId="77777777" w:rsidR="00F01086" w:rsidRDefault="00F01086" w:rsidP="00CB175E">
      <w:pPr>
        <w:autoSpaceDE w:val="0"/>
        <w:autoSpaceDN w:val="0"/>
        <w:adjustRightInd w:val="0"/>
        <w:spacing w:after="0" w:line="240" w:lineRule="auto"/>
        <w:jc w:val="both"/>
        <w:rPr>
          <w:ins w:id="866" w:author="Angelo Mondaca Vergara" w:date="2020-02-21T11:09:00Z"/>
          <w:rFonts w:ascii="Arial" w:hAnsi="Arial" w:cs="Arial"/>
          <w:color w:val="000000"/>
          <w:sz w:val="24"/>
          <w:szCs w:val="24"/>
        </w:rPr>
      </w:pPr>
      <w:r w:rsidRPr="00863342">
        <w:rPr>
          <w:rFonts w:ascii="Arial" w:hAnsi="Arial" w:cs="Arial"/>
          <w:color w:val="000000"/>
          <w:sz w:val="24"/>
          <w:szCs w:val="24"/>
        </w:rPr>
        <w:t>Las herramientas se deben mantener li</w:t>
      </w:r>
      <w:r w:rsidR="00F46853">
        <w:rPr>
          <w:rFonts w:ascii="Arial" w:hAnsi="Arial" w:cs="Arial"/>
          <w:color w:val="000000"/>
          <w:sz w:val="24"/>
          <w:szCs w:val="24"/>
        </w:rPr>
        <w:t xml:space="preserve">mpias y libres de aceite, grasa, combustibles en general o cualquier </w:t>
      </w:r>
      <w:r w:rsidRPr="00863342">
        <w:rPr>
          <w:rFonts w:ascii="Arial" w:hAnsi="Arial" w:cs="Arial"/>
          <w:color w:val="000000"/>
          <w:sz w:val="24"/>
          <w:szCs w:val="24"/>
        </w:rPr>
        <w:t>otra sustancia que impida su</w:t>
      </w:r>
      <w:r w:rsidR="0099692E">
        <w:rPr>
          <w:rFonts w:ascii="Arial" w:hAnsi="Arial" w:cs="Arial"/>
          <w:color w:val="000000"/>
          <w:sz w:val="24"/>
          <w:szCs w:val="24"/>
        </w:rPr>
        <w:t xml:space="preserve"> </w:t>
      </w:r>
      <w:r w:rsidRPr="00863342">
        <w:rPr>
          <w:rFonts w:ascii="Arial" w:hAnsi="Arial" w:cs="Arial"/>
          <w:color w:val="000000"/>
          <w:sz w:val="24"/>
          <w:szCs w:val="24"/>
        </w:rPr>
        <w:t>correcta manipulación y/o uso.</w:t>
      </w:r>
    </w:p>
    <w:p w14:paraId="6E8EC37E" w14:textId="77777777" w:rsidR="00FD5C65" w:rsidRDefault="00FD5C65" w:rsidP="00CB175E">
      <w:pPr>
        <w:autoSpaceDE w:val="0"/>
        <w:autoSpaceDN w:val="0"/>
        <w:adjustRightInd w:val="0"/>
        <w:spacing w:after="0" w:line="240" w:lineRule="auto"/>
        <w:jc w:val="both"/>
        <w:rPr>
          <w:rFonts w:ascii="Arial" w:hAnsi="Arial" w:cs="Arial"/>
          <w:color w:val="000000"/>
          <w:sz w:val="24"/>
          <w:szCs w:val="24"/>
        </w:rPr>
      </w:pPr>
    </w:p>
    <w:p w14:paraId="75EEB779" w14:textId="583014E3" w:rsidR="00F01086" w:rsidRDefault="00F46853"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13</w:t>
      </w:r>
      <w:ins w:id="867" w:author="Mondaca Vergara Angelo Rodolfo (Codelco-Chuquicamata)" w:date="2025-09-14T23:53:00Z" w16du:dateUtc="2025-09-15T02:53:00Z">
        <w:r w:rsidR="00B846F5">
          <w:rPr>
            <w:rFonts w:ascii="Arial" w:hAnsi="Arial" w:cs="Arial"/>
            <w:b/>
            <w:bCs/>
            <w:color w:val="000000"/>
            <w:sz w:val="24"/>
            <w:szCs w:val="24"/>
          </w:rPr>
          <w:t>5</w:t>
        </w:r>
      </w:ins>
      <w:ins w:id="868" w:author="Angelo Mondaca Vergara" w:date="2020-02-21T16:51:00Z">
        <w:del w:id="869" w:author="Mondaca Vergara Angelo Rodolfo (Codelco-Chuquicamata)" w:date="2025-09-14T23:53:00Z" w16du:dateUtc="2025-09-15T02:53:00Z">
          <w:r w:rsidR="009D7F22" w:rsidDel="00B846F5">
            <w:rPr>
              <w:rFonts w:ascii="Arial" w:hAnsi="Arial" w:cs="Arial"/>
              <w:b/>
              <w:bCs/>
              <w:color w:val="000000"/>
              <w:sz w:val="24"/>
              <w:szCs w:val="24"/>
            </w:rPr>
            <w:delText>6</w:delText>
          </w:r>
        </w:del>
      </w:ins>
      <w:del w:id="870" w:author="Angelo Mondaca Vergara" w:date="2020-02-21T11:09:00Z">
        <w:r w:rsidDel="00FD5C65">
          <w:rPr>
            <w:rFonts w:ascii="Arial" w:hAnsi="Arial" w:cs="Arial"/>
            <w:b/>
            <w:bCs/>
            <w:color w:val="000000"/>
            <w:sz w:val="24"/>
            <w:szCs w:val="24"/>
          </w:rPr>
          <w:delText>6</w:delText>
        </w:r>
      </w:del>
    </w:p>
    <w:p w14:paraId="6201A327"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73DCF54B"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almacenamiento provisorio de las herramientas, en las áreas de trabajo, deben hacerse en los lugares indicados</w:t>
      </w:r>
      <w:r w:rsidR="0099692E">
        <w:rPr>
          <w:rFonts w:ascii="Arial" w:hAnsi="Arial" w:cs="Arial"/>
          <w:color w:val="000000"/>
          <w:sz w:val="24"/>
          <w:szCs w:val="24"/>
        </w:rPr>
        <w:t xml:space="preserve"> </w:t>
      </w:r>
      <w:r w:rsidRPr="00863342">
        <w:rPr>
          <w:rFonts w:ascii="Arial" w:hAnsi="Arial" w:cs="Arial"/>
          <w:color w:val="000000"/>
          <w:sz w:val="24"/>
          <w:szCs w:val="24"/>
        </w:rPr>
        <w:t>para ello. Si por razones especiales se tiene que dejar en otro sitio, se tendrá especial cuidado en que éstas no se</w:t>
      </w:r>
      <w:r w:rsidR="0099692E">
        <w:rPr>
          <w:rFonts w:ascii="Arial" w:hAnsi="Arial" w:cs="Arial"/>
          <w:color w:val="000000"/>
          <w:sz w:val="24"/>
          <w:szCs w:val="24"/>
        </w:rPr>
        <w:t xml:space="preserve"> </w:t>
      </w:r>
      <w:r w:rsidRPr="00863342">
        <w:rPr>
          <w:rFonts w:ascii="Arial" w:hAnsi="Arial" w:cs="Arial"/>
          <w:color w:val="000000"/>
          <w:sz w:val="24"/>
          <w:szCs w:val="24"/>
        </w:rPr>
        <w:t>dañen o puedan provocar accidente.</w:t>
      </w:r>
    </w:p>
    <w:p w14:paraId="7EBB2E2F" w14:textId="77777777" w:rsidR="0099692E" w:rsidRPr="00863342" w:rsidRDefault="0099692E" w:rsidP="00CB175E">
      <w:pPr>
        <w:autoSpaceDE w:val="0"/>
        <w:autoSpaceDN w:val="0"/>
        <w:adjustRightInd w:val="0"/>
        <w:spacing w:after="0" w:line="240" w:lineRule="auto"/>
        <w:jc w:val="both"/>
        <w:rPr>
          <w:rFonts w:ascii="Arial" w:hAnsi="Arial" w:cs="Arial"/>
          <w:color w:val="000000"/>
          <w:sz w:val="24"/>
          <w:szCs w:val="24"/>
        </w:rPr>
      </w:pPr>
    </w:p>
    <w:p w14:paraId="6DE7CFA9" w14:textId="1CAD09F2" w:rsidR="00F01086" w:rsidRDefault="00334A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13</w:t>
      </w:r>
      <w:ins w:id="871" w:author="Mondaca Vergara Angelo Rodolfo (Codelco-Chuquicamata)" w:date="2025-09-14T23:54:00Z" w16du:dateUtc="2025-09-15T02:54:00Z">
        <w:r w:rsidR="00B846F5">
          <w:rPr>
            <w:rFonts w:ascii="Arial" w:hAnsi="Arial" w:cs="Arial"/>
            <w:b/>
            <w:bCs/>
            <w:color w:val="000000"/>
            <w:sz w:val="24"/>
            <w:szCs w:val="24"/>
          </w:rPr>
          <w:t>6</w:t>
        </w:r>
      </w:ins>
      <w:ins w:id="872" w:author="Angelo Mondaca Vergara" w:date="2020-02-21T16:51:00Z">
        <w:del w:id="873" w:author="Mondaca Vergara Angelo Rodolfo (Codelco-Chuquicamata)" w:date="2025-09-14T23:54:00Z" w16du:dateUtc="2025-09-15T02:54:00Z">
          <w:r w:rsidR="009D7F22" w:rsidDel="00B846F5">
            <w:rPr>
              <w:rFonts w:ascii="Arial" w:hAnsi="Arial" w:cs="Arial"/>
              <w:b/>
              <w:bCs/>
              <w:color w:val="000000"/>
              <w:sz w:val="24"/>
              <w:szCs w:val="24"/>
            </w:rPr>
            <w:delText>7</w:delText>
          </w:r>
        </w:del>
      </w:ins>
      <w:del w:id="874" w:author="Angelo Mondaca Vergara" w:date="2020-02-21T11:09:00Z">
        <w:r w:rsidDel="00FD5C65">
          <w:rPr>
            <w:rFonts w:ascii="Arial" w:hAnsi="Arial" w:cs="Arial"/>
            <w:b/>
            <w:bCs/>
            <w:color w:val="000000"/>
            <w:sz w:val="24"/>
            <w:szCs w:val="24"/>
          </w:rPr>
          <w:delText>7</w:delText>
        </w:r>
      </w:del>
    </w:p>
    <w:p w14:paraId="711679B5"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06480394"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herramientas defectuosas o desgastadas por el uso, deben ser apiladas en el lugar asignado para ello y</w:t>
      </w:r>
      <w:r w:rsidR="0099692E">
        <w:rPr>
          <w:rFonts w:ascii="Arial" w:hAnsi="Arial" w:cs="Arial"/>
          <w:color w:val="000000"/>
          <w:sz w:val="24"/>
          <w:szCs w:val="24"/>
        </w:rPr>
        <w:t xml:space="preserve"> </w:t>
      </w:r>
      <w:r w:rsidRPr="00863342">
        <w:rPr>
          <w:rFonts w:ascii="Arial" w:hAnsi="Arial" w:cs="Arial"/>
          <w:color w:val="000000"/>
          <w:sz w:val="24"/>
          <w:szCs w:val="24"/>
        </w:rPr>
        <w:t>proceder oportunamente a su reparación o recambio.</w:t>
      </w:r>
    </w:p>
    <w:p w14:paraId="13BDEAC2" w14:textId="77777777" w:rsidR="0099692E" w:rsidRPr="00863342" w:rsidRDefault="0099692E" w:rsidP="00CB175E">
      <w:pPr>
        <w:autoSpaceDE w:val="0"/>
        <w:autoSpaceDN w:val="0"/>
        <w:adjustRightInd w:val="0"/>
        <w:spacing w:after="0" w:line="240" w:lineRule="auto"/>
        <w:jc w:val="both"/>
        <w:rPr>
          <w:rFonts w:ascii="Arial" w:hAnsi="Arial" w:cs="Arial"/>
          <w:color w:val="000000"/>
          <w:sz w:val="24"/>
          <w:szCs w:val="24"/>
        </w:rPr>
      </w:pPr>
    </w:p>
    <w:p w14:paraId="77E3CB79" w14:textId="0A19DA47" w:rsidR="00F01086" w:rsidRDefault="00334A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13</w:t>
      </w:r>
      <w:ins w:id="875" w:author="Mondaca Vergara Angelo Rodolfo (Codelco-Chuquicamata)" w:date="2025-09-14T23:54:00Z" w16du:dateUtc="2025-09-15T02:54:00Z">
        <w:r w:rsidR="00B846F5">
          <w:rPr>
            <w:rFonts w:ascii="Arial" w:hAnsi="Arial" w:cs="Arial"/>
            <w:b/>
            <w:bCs/>
            <w:color w:val="000000"/>
            <w:sz w:val="24"/>
            <w:szCs w:val="24"/>
          </w:rPr>
          <w:t>7</w:t>
        </w:r>
      </w:ins>
      <w:ins w:id="876" w:author="Angelo Mondaca Vergara" w:date="2020-02-21T16:51:00Z">
        <w:del w:id="877" w:author="Mondaca Vergara Angelo Rodolfo (Codelco-Chuquicamata)" w:date="2025-09-14T23:54:00Z" w16du:dateUtc="2025-09-15T02:54:00Z">
          <w:r w:rsidR="009D7F22" w:rsidDel="00B846F5">
            <w:rPr>
              <w:rFonts w:ascii="Arial" w:hAnsi="Arial" w:cs="Arial"/>
              <w:b/>
              <w:bCs/>
              <w:color w:val="000000"/>
              <w:sz w:val="24"/>
              <w:szCs w:val="24"/>
            </w:rPr>
            <w:delText>8</w:delText>
          </w:r>
        </w:del>
      </w:ins>
      <w:del w:id="878" w:author="Angelo Mondaca Vergara" w:date="2020-02-21T11:09:00Z">
        <w:r w:rsidDel="00FD5C65">
          <w:rPr>
            <w:rFonts w:ascii="Arial" w:hAnsi="Arial" w:cs="Arial"/>
            <w:b/>
            <w:bCs/>
            <w:color w:val="000000"/>
            <w:sz w:val="24"/>
            <w:szCs w:val="24"/>
          </w:rPr>
          <w:delText>8</w:delText>
        </w:r>
      </w:del>
    </w:p>
    <w:p w14:paraId="7901C73B" w14:textId="77777777" w:rsidR="00334A2D" w:rsidRPr="00863342" w:rsidRDefault="00334A2D" w:rsidP="00CB175E">
      <w:pPr>
        <w:autoSpaceDE w:val="0"/>
        <w:autoSpaceDN w:val="0"/>
        <w:adjustRightInd w:val="0"/>
        <w:spacing w:after="0" w:line="240" w:lineRule="auto"/>
        <w:jc w:val="both"/>
        <w:rPr>
          <w:rFonts w:ascii="Arial" w:hAnsi="Arial" w:cs="Arial"/>
          <w:b/>
          <w:bCs/>
          <w:color w:val="000000"/>
          <w:sz w:val="24"/>
          <w:szCs w:val="24"/>
        </w:rPr>
      </w:pPr>
    </w:p>
    <w:p w14:paraId="54452063" w14:textId="229BCDD1"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Para la limpieza de herramientas no se debe</w:t>
      </w:r>
      <w:r w:rsidR="00334A2D">
        <w:rPr>
          <w:rFonts w:ascii="Arial" w:hAnsi="Arial" w:cs="Arial"/>
          <w:color w:val="000000"/>
          <w:sz w:val="24"/>
          <w:szCs w:val="24"/>
        </w:rPr>
        <w:t xml:space="preserve"> usar gasolina, parafina</w:t>
      </w:r>
      <w:r w:rsidRPr="00863342">
        <w:rPr>
          <w:rFonts w:ascii="Arial" w:hAnsi="Arial" w:cs="Arial"/>
          <w:color w:val="000000"/>
          <w:sz w:val="24"/>
          <w:szCs w:val="24"/>
        </w:rPr>
        <w:t xml:space="preserve"> o cualquier otro solvente cuyo uso libere</w:t>
      </w:r>
      <w:r w:rsidR="0099692E">
        <w:rPr>
          <w:rFonts w:ascii="Arial" w:hAnsi="Arial" w:cs="Arial"/>
          <w:color w:val="000000"/>
          <w:sz w:val="24"/>
          <w:szCs w:val="24"/>
        </w:rPr>
        <w:t xml:space="preserve"> </w:t>
      </w:r>
      <w:r w:rsidRPr="00863342">
        <w:rPr>
          <w:rFonts w:ascii="Arial" w:hAnsi="Arial" w:cs="Arial"/>
          <w:color w:val="000000"/>
          <w:sz w:val="24"/>
          <w:szCs w:val="24"/>
        </w:rPr>
        <w:t>vapores tóxicos o inflamables.</w:t>
      </w:r>
      <w:ins w:id="879" w:author="Mondaca Vergara Angelo Rodolfo (Codelco-Chuquicamata)" w:date="2025-09-14T23:54:00Z" w16du:dateUtc="2025-09-15T02:54:00Z">
        <w:r w:rsidR="00B846F5">
          <w:rPr>
            <w:rFonts w:ascii="Arial" w:hAnsi="Arial" w:cs="Arial"/>
            <w:color w:val="000000"/>
            <w:sz w:val="24"/>
            <w:szCs w:val="24"/>
          </w:rPr>
          <w:t xml:space="preserve"> </w:t>
        </w:r>
        <w:r w:rsidR="00B846F5" w:rsidRPr="00B846F5">
          <w:rPr>
            <w:rFonts w:ascii="Arial" w:hAnsi="Arial" w:cs="Arial"/>
            <w:b/>
            <w:bCs/>
            <w:color w:val="000000"/>
            <w:sz w:val="24"/>
            <w:szCs w:val="24"/>
            <w:rPrChange w:id="880" w:author="Mondaca Vergara Angelo Rodolfo (Codelco-Chuquicamata)" w:date="2025-09-14T23:55:00Z" w16du:dateUtc="2025-09-15T02:55:00Z">
              <w:rPr>
                <w:rFonts w:ascii="Arial" w:hAnsi="Arial" w:cs="Arial"/>
                <w:color w:val="000000"/>
                <w:sz w:val="24"/>
                <w:szCs w:val="24"/>
              </w:rPr>
            </w:rPrChange>
          </w:rPr>
          <w:t>Además, estos productos son INCOMPATIBLES con el oxígeno y su uso para estos fines esta PROHIBID</w:t>
        </w:r>
      </w:ins>
      <w:ins w:id="881" w:author="Mondaca Vergara Angelo Rodolfo (Codelco-Chuquicamata)" w:date="2025-09-14T23:55:00Z" w16du:dateUtc="2025-09-15T02:55:00Z">
        <w:r w:rsidR="00B846F5" w:rsidRPr="00B846F5">
          <w:rPr>
            <w:rFonts w:ascii="Arial" w:hAnsi="Arial" w:cs="Arial"/>
            <w:b/>
            <w:bCs/>
            <w:color w:val="000000"/>
            <w:sz w:val="24"/>
            <w:szCs w:val="24"/>
            <w:rPrChange w:id="882" w:author="Mondaca Vergara Angelo Rodolfo (Codelco-Chuquicamata)" w:date="2025-09-14T23:55:00Z" w16du:dateUtc="2025-09-15T02:55:00Z">
              <w:rPr>
                <w:rFonts w:ascii="Arial" w:hAnsi="Arial" w:cs="Arial"/>
                <w:color w:val="000000"/>
                <w:sz w:val="24"/>
                <w:szCs w:val="24"/>
              </w:rPr>
            </w:rPrChange>
          </w:rPr>
          <w:t>O</w:t>
        </w:r>
        <w:r w:rsidR="00B846F5">
          <w:rPr>
            <w:rFonts w:ascii="Arial" w:hAnsi="Arial" w:cs="Arial"/>
            <w:color w:val="000000"/>
            <w:sz w:val="24"/>
            <w:szCs w:val="24"/>
          </w:rPr>
          <w:t>.</w:t>
        </w:r>
      </w:ins>
    </w:p>
    <w:p w14:paraId="7AF85CD7" w14:textId="77777777" w:rsidR="0099692E" w:rsidRPr="00863342" w:rsidRDefault="0099692E" w:rsidP="00CB175E">
      <w:pPr>
        <w:autoSpaceDE w:val="0"/>
        <w:autoSpaceDN w:val="0"/>
        <w:adjustRightInd w:val="0"/>
        <w:spacing w:after="0" w:line="240" w:lineRule="auto"/>
        <w:jc w:val="both"/>
        <w:rPr>
          <w:rFonts w:ascii="Arial" w:hAnsi="Arial" w:cs="Arial"/>
          <w:color w:val="000000"/>
          <w:sz w:val="24"/>
          <w:szCs w:val="24"/>
        </w:rPr>
      </w:pPr>
    </w:p>
    <w:p w14:paraId="250E8D02" w14:textId="6F407757" w:rsidR="00F01086" w:rsidRDefault="00334A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13</w:t>
      </w:r>
      <w:ins w:id="883" w:author="Mondaca Vergara Angelo Rodolfo (Codelco-Chuquicamata)" w:date="2025-09-14T23:54:00Z" w16du:dateUtc="2025-09-15T02:54:00Z">
        <w:r w:rsidR="00B846F5">
          <w:rPr>
            <w:rFonts w:ascii="Arial" w:hAnsi="Arial" w:cs="Arial"/>
            <w:b/>
            <w:bCs/>
            <w:color w:val="000000"/>
            <w:sz w:val="24"/>
            <w:szCs w:val="24"/>
          </w:rPr>
          <w:t>8</w:t>
        </w:r>
      </w:ins>
      <w:ins w:id="884" w:author="Angelo Mondaca Vergara" w:date="2020-02-21T16:52:00Z">
        <w:del w:id="885" w:author="Mondaca Vergara Angelo Rodolfo (Codelco-Chuquicamata)" w:date="2025-09-14T23:54:00Z" w16du:dateUtc="2025-09-15T02:54:00Z">
          <w:r w:rsidR="009D7F22" w:rsidDel="00B846F5">
            <w:rPr>
              <w:rFonts w:ascii="Arial" w:hAnsi="Arial" w:cs="Arial"/>
              <w:b/>
              <w:bCs/>
              <w:color w:val="000000"/>
              <w:sz w:val="24"/>
              <w:szCs w:val="24"/>
            </w:rPr>
            <w:delText>9</w:delText>
          </w:r>
        </w:del>
      </w:ins>
      <w:del w:id="886" w:author="Angelo Mondaca Vergara" w:date="2020-02-21T11:09:00Z">
        <w:r w:rsidDel="00FD5C65">
          <w:rPr>
            <w:rFonts w:ascii="Arial" w:hAnsi="Arial" w:cs="Arial"/>
            <w:b/>
            <w:bCs/>
            <w:color w:val="000000"/>
            <w:sz w:val="24"/>
            <w:szCs w:val="24"/>
          </w:rPr>
          <w:delText>9</w:delText>
        </w:r>
      </w:del>
    </w:p>
    <w:p w14:paraId="3A444498"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68083DE7" w14:textId="77777777" w:rsidR="00F01086" w:rsidRDefault="00334A2D"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Los equipos contra incendio después de ser usados en ejercicios u otras actividades deben ser guardados en forma adecuada en sus respectivos gabinetes, verificando además, que no falten elementos.</w:t>
      </w:r>
    </w:p>
    <w:p w14:paraId="1F3BBA16" w14:textId="77777777" w:rsidR="00334A2D" w:rsidRDefault="00334A2D" w:rsidP="00CB175E">
      <w:pPr>
        <w:autoSpaceDE w:val="0"/>
        <w:autoSpaceDN w:val="0"/>
        <w:adjustRightInd w:val="0"/>
        <w:spacing w:after="0" w:line="240" w:lineRule="auto"/>
        <w:jc w:val="both"/>
        <w:rPr>
          <w:rFonts w:ascii="Arial" w:hAnsi="Arial" w:cs="Arial"/>
          <w:color w:val="000000"/>
          <w:sz w:val="24"/>
          <w:szCs w:val="24"/>
        </w:rPr>
      </w:pPr>
    </w:p>
    <w:p w14:paraId="515E986F" w14:textId="77777777" w:rsidR="0099692E" w:rsidRDefault="0099692E" w:rsidP="00CB175E">
      <w:pPr>
        <w:autoSpaceDE w:val="0"/>
        <w:autoSpaceDN w:val="0"/>
        <w:adjustRightInd w:val="0"/>
        <w:spacing w:after="0" w:line="240" w:lineRule="auto"/>
        <w:jc w:val="both"/>
        <w:rPr>
          <w:ins w:id="887" w:author="Mondaca Vergara Angelo Rodolfo (Codelco-Chuquicamata)" w:date="2025-09-14T06:13:00Z" w16du:dateUtc="2025-09-14T09:13:00Z"/>
          <w:rFonts w:ascii="Arial" w:hAnsi="Arial" w:cs="Arial"/>
          <w:color w:val="000000"/>
          <w:sz w:val="24"/>
          <w:szCs w:val="24"/>
        </w:rPr>
      </w:pPr>
    </w:p>
    <w:p w14:paraId="76BB1EEB" w14:textId="77777777" w:rsidR="00F4317A" w:rsidRDefault="00F4317A" w:rsidP="00CB175E">
      <w:pPr>
        <w:autoSpaceDE w:val="0"/>
        <w:autoSpaceDN w:val="0"/>
        <w:adjustRightInd w:val="0"/>
        <w:spacing w:after="0" w:line="240" w:lineRule="auto"/>
        <w:jc w:val="both"/>
        <w:rPr>
          <w:ins w:id="888" w:author="Mondaca Vergara Angelo Rodolfo (Codelco-Chuquicamata)" w:date="2025-09-14T06:13:00Z" w16du:dateUtc="2025-09-14T09:13:00Z"/>
          <w:rFonts w:ascii="Arial" w:hAnsi="Arial" w:cs="Arial"/>
          <w:color w:val="000000"/>
          <w:sz w:val="24"/>
          <w:szCs w:val="24"/>
        </w:rPr>
      </w:pPr>
    </w:p>
    <w:p w14:paraId="1FEF4ACB" w14:textId="77777777" w:rsidR="00F4317A" w:rsidRDefault="00F4317A" w:rsidP="00CB175E">
      <w:pPr>
        <w:autoSpaceDE w:val="0"/>
        <w:autoSpaceDN w:val="0"/>
        <w:adjustRightInd w:val="0"/>
        <w:spacing w:after="0" w:line="240" w:lineRule="auto"/>
        <w:jc w:val="both"/>
        <w:rPr>
          <w:ins w:id="889" w:author="Mondaca Vergara Angelo Rodolfo (Codelco-Chuquicamata)" w:date="2025-09-14T06:13:00Z" w16du:dateUtc="2025-09-14T09:13:00Z"/>
          <w:rFonts w:ascii="Arial" w:hAnsi="Arial" w:cs="Arial"/>
          <w:color w:val="000000"/>
          <w:sz w:val="24"/>
          <w:szCs w:val="24"/>
        </w:rPr>
      </w:pPr>
    </w:p>
    <w:p w14:paraId="328F07C5" w14:textId="77777777" w:rsidR="00F4317A" w:rsidRDefault="00F4317A" w:rsidP="00CB175E">
      <w:pPr>
        <w:autoSpaceDE w:val="0"/>
        <w:autoSpaceDN w:val="0"/>
        <w:adjustRightInd w:val="0"/>
        <w:spacing w:after="0" w:line="240" w:lineRule="auto"/>
        <w:jc w:val="both"/>
        <w:rPr>
          <w:ins w:id="890" w:author="Mondaca Vergara Angelo Rodolfo (Codelco-Chuquicamata)" w:date="2025-09-14T06:13:00Z" w16du:dateUtc="2025-09-14T09:13:00Z"/>
          <w:rFonts w:ascii="Arial" w:hAnsi="Arial" w:cs="Arial"/>
          <w:color w:val="000000"/>
          <w:sz w:val="24"/>
          <w:szCs w:val="24"/>
        </w:rPr>
      </w:pPr>
    </w:p>
    <w:p w14:paraId="7ACCD304" w14:textId="77777777" w:rsidR="00F4317A" w:rsidRDefault="00F4317A" w:rsidP="00CB175E">
      <w:pPr>
        <w:autoSpaceDE w:val="0"/>
        <w:autoSpaceDN w:val="0"/>
        <w:adjustRightInd w:val="0"/>
        <w:spacing w:after="0" w:line="240" w:lineRule="auto"/>
        <w:jc w:val="both"/>
        <w:rPr>
          <w:ins w:id="891" w:author="Mondaca Vergara Angelo Rodolfo (Codelco-Chuquicamata)" w:date="2025-09-14T06:13:00Z" w16du:dateUtc="2025-09-14T09:13:00Z"/>
          <w:rFonts w:ascii="Arial" w:hAnsi="Arial" w:cs="Arial"/>
          <w:color w:val="000000"/>
          <w:sz w:val="24"/>
          <w:szCs w:val="24"/>
        </w:rPr>
      </w:pPr>
    </w:p>
    <w:p w14:paraId="358440CE" w14:textId="16855911" w:rsidR="00F4317A" w:rsidDel="00B846F5" w:rsidRDefault="00F4317A" w:rsidP="00CB175E">
      <w:pPr>
        <w:autoSpaceDE w:val="0"/>
        <w:autoSpaceDN w:val="0"/>
        <w:adjustRightInd w:val="0"/>
        <w:spacing w:after="0" w:line="240" w:lineRule="auto"/>
        <w:jc w:val="both"/>
        <w:rPr>
          <w:ins w:id="892" w:author="Angelo Mondaca Vergara" w:date="2020-02-21T11:09:00Z"/>
          <w:del w:id="893" w:author="Mondaca Vergara Angelo Rodolfo (Codelco-Chuquicamata)" w:date="2025-09-14T23:55:00Z" w16du:dateUtc="2025-09-15T02:55:00Z"/>
          <w:rFonts w:ascii="Arial" w:hAnsi="Arial" w:cs="Arial"/>
          <w:color w:val="000000"/>
          <w:sz w:val="24"/>
          <w:szCs w:val="24"/>
        </w:rPr>
      </w:pPr>
    </w:p>
    <w:p w14:paraId="350ACE3D" w14:textId="77777777" w:rsidR="00FD5C65" w:rsidRPr="00863342" w:rsidDel="004D3D2D" w:rsidRDefault="00FD5C65" w:rsidP="00CB175E">
      <w:pPr>
        <w:autoSpaceDE w:val="0"/>
        <w:autoSpaceDN w:val="0"/>
        <w:adjustRightInd w:val="0"/>
        <w:spacing w:after="0" w:line="240" w:lineRule="auto"/>
        <w:jc w:val="both"/>
        <w:rPr>
          <w:del w:id="894" w:author="Angelo Mondaca Vergara" w:date="2020-02-21T14:34:00Z"/>
          <w:rFonts w:ascii="Arial" w:hAnsi="Arial" w:cs="Arial"/>
          <w:color w:val="000000"/>
          <w:sz w:val="24"/>
          <w:szCs w:val="24"/>
        </w:rPr>
      </w:pPr>
    </w:p>
    <w:p w14:paraId="7A96D3EC" w14:textId="77777777" w:rsidR="00F01086" w:rsidRPr="00863342" w:rsidRDefault="00F01086" w:rsidP="0099692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Tercero</w:t>
      </w:r>
    </w:p>
    <w:p w14:paraId="074CF5CE" w14:textId="77777777" w:rsidR="00F01086" w:rsidRDefault="00F01086" w:rsidP="0099692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Situaciones de Emergencia</w:t>
      </w:r>
    </w:p>
    <w:p w14:paraId="2E7E970F" w14:textId="77777777" w:rsidR="0099692E" w:rsidRPr="00863342" w:rsidRDefault="0099692E" w:rsidP="0099692E">
      <w:pPr>
        <w:autoSpaceDE w:val="0"/>
        <w:autoSpaceDN w:val="0"/>
        <w:adjustRightInd w:val="0"/>
        <w:spacing w:after="0" w:line="240" w:lineRule="auto"/>
        <w:jc w:val="center"/>
        <w:rPr>
          <w:rFonts w:ascii="Arial" w:hAnsi="Arial" w:cs="Arial"/>
          <w:b/>
          <w:bCs/>
          <w:color w:val="000000"/>
          <w:sz w:val="24"/>
          <w:szCs w:val="24"/>
        </w:rPr>
      </w:pPr>
    </w:p>
    <w:p w14:paraId="4975EF45" w14:textId="17E60878" w:rsidR="00F01086" w:rsidRDefault="007F5D45"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895" w:author="Mondaca Vergara Angelo Rodolfo (Codelco-Chuquicamata)" w:date="2025-09-14T23:55:00Z" w16du:dateUtc="2025-09-15T02:55:00Z">
        <w:r w:rsidR="00B846F5">
          <w:rPr>
            <w:rFonts w:ascii="Arial" w:hAnsi="Arial" w:cs="Arial"/>
            <w:b/>
            <w:bCs/>
            <w:color w:val="000000"/>
            <w:sz w:val="24"/>
            <w:szCs w:val="24"/>
          </w:rPr>
          <w:t>39</w:t>
        </w:r>
      </w:ins>
      <w:ins w:id="896" w:author="Angelo Mondaca Vergara" w:date="2020-02-21T16:52:00Z">
        <w:del w:id="897" w:author="Mondaca Vergara Angelo Rodolfo (Codelco-Chuquicamata)" w:date="2025-09-14T23:55:00Z" w16du:dateUtc="2025-09-15T02:55:00Z">
          <w:r w:rsidR="009D7F22" w:rsidDel="00B846F5">
            <w:rPr>
              <w:rFonts w:ascii="Arial" w:hAnsi="Arial" w:cs="Arial"/>
              <w:b/>
              <w:bCs/>
              <w:color w:val="000000"/>
              <w:sz w:val="24"/>
              <w:szCs w:val="24"/>
            </w:rPr>
            <w:delText>40</w:delText>
          </w:r>
        </w:del>
      </w:ins>
      <w:del w:id="898" w:author="Angelo Mondaca Vergara" w:date="2020-02-21T11:10:00Z">
        <w:r w:rsidDel="00FD5C65">
          <w:rPr>
            <w:rFonts w:ascii="Arial" w:hAnsi="Arial" w:cs="Arial"/>
            <w:b/>
            <w:bCs/>
            <w:color w:val="000000"/>
            <w:sz w:val="24"/>
            <w:szCs w:val="24"/>
          </w:rPr>
          <w:delText>40</w:delText>
        </w:r>
      </w:del>
    </w:p>
    <w:p w14:paraId="4C68F538"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7194464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del w:id="899" w:author="Angelo Mondaca Vergara" w:date="2020-02-10T15:27:00Z">
        <w:r w:rsidRPr="00863342" w:rsidDel="00157813">
          <w:rPr>
            <w:rFonts w:ascii="Arial" w:hAnsi="Arial" w:cs="Arial"/>
            <w:color w:val="000000"/>
            <w:sz w:val="24"/>
            <w:szCs w:val="24"/>
          </w:rPr>
          <w:delText>La Unidad</w:delText>
        </w:r>
      </w:del>
      <w:ins w:id="900" w:author="Angelo Mondaca Vergara" w:date="2020-02-10T15:27:00Z">
        <w:r w:rsidR="00157813">
          <w:rPr>
            <w:rFonts w:ascii="Arial" w:hAnsi="Arial" w:cs="Arial"/>
            <w:color w:val="000000"/>
            <w:sz w:val="24"/>
            <w:szCs w:val="24"/>
          </w:rPr>
          <w:t xml:space="preserve">El área </w:t>
        </w:r>
      </w:ins>
      <w:del w:id="901" w:author="Angelo Mondaca Vergara" w:date="2020-02-21T11:10:00Z">
        <w:r w:rsidRPr="00863342" w:rsidDel="00FD5C65">
          <w:rPr>
            <w:rFonts w:ascii="Arial" w:hAnsi="Arial" w:cs="Arial"/>
            <w:color w:val="000000"/>
            <w:sz w:val="24"/>
            <w:szCs w:val="24"/>
          </w:rPr>
          <w:delText xml:space="preserve"> </w:delText>
        </w:r>
      </w:del>
      <w:r w:rsidRPr="00863342">
        <w:rPr>
          <w:rFonts w:ascii="Arial" w:hAnsi="Arial" w:cs="Arial"/>
          <w:color w:val="000000"/>
          <w:sz w:val="24"/>
          <w:szCs w:val="24"/>
        </w:rPr>
        <w:t xml:space="preserve">Plantas de Oxígeno, deberá mantener vigente y en proceso continuo de revisión el Plan Local de </w:t>
      </w:r>
      <w:r w:rsidR="0099692E">
        <w:rPr>
          <w:rFonts w:ascii="Arial" w:hAnsi="Arial" w:cs="Arial"/>
          <w:color w:val="000000"/>
          <w:sz w:val="24"/>
          <w:szCs w:val="24"/>
        </w:rPr>
        <w:t>Emerg</w:t>
      </w:r>
      <w:r w:rsidRPr="00863342">
        <w:rPr>
          <w:rFonts w:ascii="Arial" w:hAnsi="Arial" w:cs="Arial"/>
          <w:color w:val="000000"/>
          <w:sz w:val="24"/>
          <w:szCs w:val="24"/>
        </w:rPr>
        <w:t>encia, que especifique los procedimientos de respuesta a emergencia, con el propósito de prevenir el riesgo de</w:t>
      </w:r>
      <w:r w:rsidR="0099692E">
        <w:rPr>
          <w:rFonts w:ascii="Arial" w:hAnsi="Arial" w:cs="Arial"/>
          <w:color w:val="000000"/>
          <w:sz w:val="24"/>
          <w:szCs w:val="24"/>
        </w:rPr>
        <w:t xml:space="preserve"> </w:t>
      </w:r>
      <w:r w:rsidRPr="00863342">
        <w:rPr>
          <w:rFonts w:ascii="Arial" w:hAnsi="Arial" w:cs="Arial"/>
          <w:color w:val="000000"/>
          <w:sz w:val="24"/>
          <w:szCs w:val="24"/>
        </w:rPr>
        <w:t>lesiones a los trabajadores y evitar o reducir los daños a equipos, instalaciones, edificios en caso de producirse una</w:t>
      </w:r>
      <w:r w:rsidR="0099692E">
        <w:rPr>
          <w:rFonts w:ascii="Arial" w:hAnsi="Arial" w:cs="Arial"/>
          <w:color w:val="000000"/>
          <w:sz w:val="24"/>
          <w:szCs w:val="24"/>
        </w:rPr>
        <w:t xml:space="preserve"> </w:t>
      </w:r>
      <w:r w:rsidRPr="00863342">
        <w:rPr>
          <w:rFonts w:ascii="Arial" w:hAnsi="Arial" w:cs="Arial"/>
          <w:color w:val="000000"/>
          <w:sz w:val="24"/>
          <w:szCs w:val="24"/>
        </w:rPr>
        <w:t>emergencia.</w:t>
      </w:r>
    </w:p>
    <w:p w14:paraId="6059D375" w14:textId="011FC4A6" w:rsidR="0099692E" w:rsidDel="00F4317A" w:rsidRDefault="0099692E" w:rsidP="00CB175E">
      <w:pPr>
        <w:autoSpaceDE w:val="0"/>
        <w:autoSpaceDN w:val="0"/>
        <w:adjustRightInd w:val="0"/>
        <w:spacing w:after="0" w:line="240" w:lineRule="auto"/>
        <w:jc w:val="both"/>
        <w:rPr>
          <w:ins w:id="902" w:author="Angelo Mondaca Vergara" w:date="2020-02-21T14:34:00Z"/>
          <w:del w:id="903" w:author="Mondaca Vergara Angelo Rodolfo (Codelco-Chuquicamata)" w:date="2025-09-14T06:13:00Z" w16du:dateUtc="2025-09-14T09:13:00Z"/>
          <w:rFonts w:ascii="Arial" w:hAnsi="Arial" w:cs="Arial"/>
          <w:color w:val="000000"/>
          <w:sz w:val="24"/>
          <w:szCs w:val="24"/>
        </w:rPr>
      </w:pPr>
    </w:p>
    <w:p w14:paraId="71122776" w14:textId="72F85B7A" w:rsidR="004D3D2D" w:rsidDel="00F4317A" w:rsidRDefault="004D3D2D" w:rsidP="00CB175E">
      <w:pPr>
        <w:autoSpaceDE w:val="0"/>
        <w:autoSpaceDN w:val="0"/>
        <w:adjustRightInd w:val="0"/>
        <w:spacing w:after="0" w:line="240" w:lineRule="auto"/>
        <w:jc w:val="both"/>
        <w:rPr>
          <w:ins w:id="904" w:author="Angelo Mondaca Vergara" w:date="2020-02-21T14:34:00Z"/>
          <w:del w:id="905" w:author="Mondaca Vergara Angelo Rodolfo (Codelco-Chuquicamata)" w:date="2025-09-14T06:13:00Z" w16du:dateUtc="2025-09-14T09:13:00Z"/>
          <w:rFonts w:ascii="Arial" w:hAnsi="Arial" w:cs="Arial"/>
          <w:color w:val="000000"/>
          <w:sz w:val="24"/>
          <w:szCs w:val="24"/>
        </w:rPr>
      </w:pPr>
    </w:p>
    <w:p w14:paraId="6080D2A6" w14:textId="77777777" w:rsidR="004D3D2D" w:rsidRPr="00863342" w:rsidRDefault="004D3D2D" w:rsidP="00CB175E">
      <w:pPr>
        <w:autoSpaceDE w:val="0"/>
        <w:autoSpaceDN w:val="0"/>
        <w:adjustRightInd w:val="0"/>
        <w:spacing w:after="0" w:line="240" w:lineRule="auto"/>
        <w:jc w:val="both"/>
        <w:rPr>
          <w:rFonts w:ascii="Arial" w:hAnsi="Arial" w:cs="Arial"/>
          <w:color w:val="000000"/>
          <w:sz w:val="24"/>
          <w:szCs w:val="24"/>
        </w:rPr>
      </w:pPr>
    </w:p>
    <w:p w14:paraId="491E2304" w14:textId="64DB072B" w:rsidR="00F01086" w:rsidRDefault="007F5D45"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906" w:author="Angelo Mondaca Vergara" w:date="2020-02-21T16:52:00Z">
        <w:r w:rsidR="009D7F22">
          <w:rPr>
            <w:rFonts w:ascii="Arial" w:hAnsi="Arial" w:cs="Arial"/>
            <w:b/>
            <w:bCs/>
            <w:color w:val="000000"/>
            <w:sz w:val="24"/>
            <w:szCs w:val="24"/>
          </w:rPr>
          <w:t>4</w:t>
        </w:r>
      </w:ins>
      <w:ins w:id="907" w:author="Mondaca Vergara Angelo Rodolfo (Codelco-Chuquicamata)" w:date="2025-09-14T23:55:00Z" w16du:dateUtc="2025-09-15T02:55:00Z">
        <w:r w:rsidR="00B846F5">
          <w:rPr>
            <w:rFonts w:ascii="Arial" w:hAnsi="Arial" w:cs="Arial"/>
            <w:b/>
            <w:bCs/>
            <w:color w:val="000000"/>
            <w:sz w:val="24"/>
            <w:szCs w:val="24"/>
          </w:rPr>
          <w:t>0</w:t>
        </w:r>
      </w:ins>
      <w:ins w:id="908" w:author="Angelo Mondaca Vergara" w:date="2020-02-21T16:52:00Z">
        <w:del w:id="909" w:author="Mondaca Vergara Angelo Rodolfo (Codelco-Chuquicamata)" w:date="2025-09-14T23:55:00Z" w16du:dateUtc="2025-09-15T02:55:00Z">
          <w:r w:rsidR="009D7F22" w:rsidDel="00B846F5">
            <w:rPr>
              <w:rFonts w:ascii="Arial" w:hAnsi="Arial" w:cs="Arial"/>
              <w:b/>
              <w:bCs/>
              <w:color w:val="000000"/>
              <w:sz w:val="24"/>
              <w:szCs w:val="24"/>
            </w:rPr>
            <w:delText>1</w:delText>
          </w:r>
        </w:del>
      </w:ins>
      <w:del w:id="910" w:author="Angelo Mondaca Vergara" w:date="2020-02-21T11:10:00Z">
        <w:r w:rsidDel="00FD5C65">
          <w:rPr>
            <w:rFonts w:ascii="Arial" w:hAnsi="Arial" w:cs="Arial"/>
            <w:b/>
            <w:bCs/>
            <w:color w:val="000000"/>
            <w:sz w:val="24"/>
            <w:szCs w:val="24"/>
          </w:rPr>
          <w:delText>41</w:delText>
        </w:r>
      </w:del>
    </w:p>
    <w:p w14:paraId="24321BD5"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316289E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Durante las veinticuatro horas del día debe haber una Brigada </w:t>
      </w:r>
      <w:del w:id="911" w:author="Angelo Mondaca Vergara" w:date="2020-02-21T14:10:00Z">
        <w:r w:rsidRPr="00863342" w:rsidDel="009D52D9">
          <w:rPr>
            <w:rFonts w:ascii="Arial" w:hAnsi="Arial" w:cs="Arial"/>
            <w:color w:val="000000"/>
            <w:sz w:val="24"/>
            <w:szCs w:val="24"/>
          </w:rPr>
          <w:delText xml:space="preserve">Local </w:delText>
        </w:r>
      </w:del>
      <w:r w:rsidRPr="00863342">
        <w:rPr>
          <w:rFonts w:ascii="Arial" w:hAnsi="Arial" w:cs="Arial"/>
          <w:color w:val="000000"/>
          <w:sz w:val="24"/>
          <w:szCs w:val="24"/>
        </w:rPr>
        <w:t>de Emergencia en la faena, capacitada y</w:t>
      </w:r>
      <w:r w:rsidR="0099692E">
        <w:rPr>
          <w:rFonts w:ascii="Arial" w:hAnsi="Arial" w:cs="Arial"/>
          <w:color w:val="000000"/>
          <w:sz w:val="24"/>
          <w:szCs w:val="24"/>
        </w:rPr>
        <w:t xml:space="preserve"> </w:t>
      </w:r>
      <w:r w:rsidRPr="00863342">
        <w:rPr>
          <w:rFonts w:ascii="Arial" w:hAnsi="Arial" w:cs="Arial"/>
          <w:color w:val="000000"/>
          <w:sz w:val="24"/>
          <w:szCs w:val="24"/>
        </w:rPr>
        <w:t>entrenada en los procedimientos para afrontar las distintas situaciones de emergencia que pudieran producirse,</w:t>
      </w:r>
      <w:r w:rsidR="0099692E">
        <w:rPr>
          <w:rFonts w:ascii="Arial" w:hAnsi="Arial" w:cs="Arial"/>
          <w:color w:val="000000"/>
          <w:sz w:val="24"/>
          <w:szCs w:val="24"/>
        </w:rPr>
        <w:t xml:space="preserve"> </w:t>
      </w:r>
      <w:r w:rsidRPr="00863342">
        <w:rPr>
          <w:rFonts w:ascii="Arial" w:hAnsi="Arial" w:cs="Arial"/>
          <w:color w:val="000000"/>
          <w:sz w:val="24"/>
          <w:szCs w:val="24"/>
        </w:rPr>
        <w:t>tales como accidentes,  incendios, cortes de energía, derrame de líquidos peligrosos, emanaciones,</w:t>
      </w:r>
      <w:r w:rsidR="0099692E">
        <w:rPr>
          <w:rFonts w:ascii="Arial" w:hAnsi="Arial" w:cs="Arial"/>
          <w:color w:val="000000"/>
          <w:sz w:val="24"/>
          <w:szCs w:val="24"/>
        </w:rPr>
        <w:t xml:space="preserve"> </w:t>
      </w:r>
      <w:r w:rsidRPr="00863342">
        <w:rPr>
          <w:rFonts w:ascii="Arial" w:hAnsi="Arial" w:cs="Arial"/>
          <w:color w:val="000000"/>
          <w:sz w:val="24"/>
          <w:szCs w:val="24"/>
        </w:rPr>
        <w:t>inundaciones o eventos similares.</w:t>
      </w:r>
    </w:p>
    <w:p w14:paraId="2C504BDD" w14:textId="77777777" w:rsidR="0099692E" w:rsidRPr="00863342" w:rsidRDefault="0099692E" w:rsidP="00CB175E">
      <w:pPr>
        <w:autoSpaceDE w:val="0"/>
        <w:autoSpaceDN w:val="0"/>
        <w:adjustRightInd w:val="0"/>
        <w:spacing w:after="0" w:line="240" w:lineRule="auto"/>
        <w:jc w:val="both"/>
        <w:rPr>
          <w:rFonts w:ascii="Arial" w:hAnsi="Arial" w:cs="Arial"/>
          <w:color w:val="000000"/>
          <w:sz w:val="24"/>
          <w:szCs w:val="24"/>
        </w:rPr>
      </w:pPr>
    </w:p>
    <w:p w14:paraId="1F7B2FEF" w14:textId="7BAD04C4" w:rsidR="00F01086" w:rsidRDefault="007F5D45"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14</w:t>
      </w:r>
      <w:ins w:id="912" w:author="Mondaca Vergara Angelo Rodolfo (Codelco-Chuquicamata)" w:date="2025-09-14T23:55:00Z" w16du:dateUtc="2025-09-15T02:55:00Z">
        <w:r w:rsidR="00B846F5">
          <w:rPr>
            <w:rFonts w:ascii="Arial" w:hAnsi="Arial" w:cs="Arial"/>
            <w:b/>
            <w:bCs/>
            <w:color w:val="000000"/>
            <w:sz w:val="24"/>
            <w:szCs w:val="24"/>
          </w:rPr>
          <w:t>1</w:t>
        </w:r>
      </w:ins>
      <w:ins w:id="913" w:author="Angelo Mondaca Vergara" w:date="2020-02-21T16:52:00Z">
        <w:del w:id="914" w:author="Mondaca Vergara Angelo Rodolfo (Codelco-Chuquicamata)" w:date="2025-09-14T23:55:00Z" w16du:dateUtc="2025-09-15T02:55:00Z">
          <w:r w:rsidR="009D7F22" w:rsidDel="00B846F5">
            <w:rPr>
              <w:rFonts w:ascii="Arial" w:hAnsi="Arial" w:cs="Arial"/>
              <w:b/>
              <w:bCs/>
              <w:color w:val="000000"/>
              <w:sz w:val="24"/>
              <w:szCs w:val="24"/>
            </w:rPr>
            <w:delText>2</w:delText>
          </w:r>
        </w:del>
      </w:ins>
      <w:del w:id="915" w:author="Angelo Mondaca Vergara" w:date="2020-02-21T11:11:00Z">
        <w:r w:rsidDel="00C94439">
          <w:rPr>
            <w:rFonts w:ascii="Arial" w:hAnsi="Arial" w:cs="Arial"/>
            <w:b/>
            <w:bCs/>
            <w:color w:val="000000"/>
            <w:sz w:val="24"/>
            <w:szCs w:val="24"/>
          </w:rPr>
          <w:delText>2</w:delText>
        </w:r>
      </w:del>
    </w:p>
    <w:p w14:paraId="53EAA4B6"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6BBDBF7E" w14:textId="77777777" w:rsidR="00F01086" w:rsidRDefault="00F01086" w:rsidP="00CB175E">
      <w:pPr>
        <w:autoSpaceDE w:val="0"/>
        <w:autoSpaceDN w:val="0"/>
        <w:adjustRightInd w:val="0"/>
        <w:spacing w:after="0" w:line="240" w:lineRule="auto"/>
        <w:jc w:val="both"/>
        <w:rPr>
          <w:ins w:id="916" w:author="Angelo Mondaca Vergara" w:date="2020-02-21T11:10:00Z"/>
          <w:rFonts w:ascii="Arial" w:hAnsi="Arial" w:cs="Arial"/>
          <w:color w:val="000000"/>
          <w:sz w:val="24"/>
          <w:szCs w:val="24"/>
        </w:rPr>
      </w:pPr>
      <w:r w:rsidRPr="00863342">
        <w:rPr>
          <w:rFonts w:ascii="Arial" w:hAnsi="Arial" w:cs="Arial"/>
          <w:color w:val="000000"/>
          <w:sz w:val="24"/>
          <w:szCs w:val="24"/>
        </w:rPr>
        <w:t>Todo trabajador debe informar oportunamente cualquiera situación anormal que pueda afectar el correcto funcionamiento</w:t>
      </w:r>
      <w:r w:rsidR="0099692E">
        <w:rPr>
          <w:rFonts w:ascii="Arial" w:hAnsi="Arial" w:cs="Arial"/>
          <w:color w:val="000000"/>
          <w:sz w:val="24"/>
          <w:szCs w:val="24"/>
        </w:rPr>
        <w:t xml:space="preserve"> </w:t>
      </w:r>
      <w:r w:rsidRPr="00863342">
        <w:rPr>
          <w:rFonts w:ascii="Arial" w:hAnsi="Arial" w:cs="Arial"/>
          <w:color w:val="000000"/>
          <w:sz w:val="24"/>
          <w:szCs w:val="24"/>
        </w:rPr>
        <w:t>de su área o contra la seguridad de las personas o instalaciones.</w:t>
      </w:r>
    </w:p>
    <w:p w14:paraId="69683BC2" w14:textId="77777777" w:rsidR="00C94439" w:rsidRDefault="00C94439" w:rsidP="00CB175E">
      <w:pPr>
        <w:autoSpaceDE w:val="0"/>
        <w:autoSpaceDN w:val="0"/>
        <w:adjustRightInd w:val="0"/>
        <w:spacing w:after="0" w:line="240" w:lineRule="auto"/>
        <w:jc w:val="both"/>
        <w:rPr>
          <w:rFonts w:ascii="Arial" w:hAnsi="Arial" w:cs="Arial"/>
          <w:color w:val="000000"/>
          <w:sz w:val="24"/>
          <w:szCs w:val="24"/>
        </w:rPr>
      </w:pPr>
    </w:p>
    <w:p w14:paraId="5EC96C66" w14:textId="2A110065" w:rsidR="00F01086" w:rsidRDefault="00AD2F5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14</w:t>
      </w:r>
      <w:ins w:id="917" w:author="Mondaca Vergara Angelo Rodolfo (Codelco-Chuquicamata)" w:date="2025-09-14T23:55:00Z" w16du:dateUtc="2025-09-15T02:55:00Z">
        <w:r w:rsidR="00B846F5">
          <w:rPr>
            <w:rFonts w:ascii="Arial" w:hAnsi="Arial" w:cs="Arial"/>
            <w:b/>
            <w:bCs/>
            <w:color w:val="000000"/>
            <w:sz w:val="24"/>
            <w:szCs w:val="24"/>
          </w:rPr>
          <w:t>2</w:t>
        </w:r>
      </w:ins>
      <w:ins w:id="918" w:author="Angelo Mondaca Vergara" w:date="2020-02-21T16:52:00Z">
        <w:del w:id="919" w:author="Mondaca Vergara Angelo Rodolfo (Codelco-Chuquicamata)" w:date="2025-09-14T23:55:00Z" w16du:dateUtc="2025-09-15T02:55:00Z">
          <w:r w:rsidR="009D7F22" w:rsidDel="00B846F5">
            <w:rPr>
              <w:rFonts w:ascii="Arial" w:hAnsi="Arial" w:cs="Arial"/>
              <w:b/>
              <w:bCs/>
              <w:color w:val="000000"/>
              <w:sz w:val="24"/>
              <w:szCs w:val="24"/>
            </w:rPr>
            <w:delText>3</w:delText>
          </w:r>
        </w:del>
      </w:ins>
      <w:del w:id="920" w:author="Angelo Mondaca Vergara" w:date="2020-02-21T11:11:00Z">
        <w:r w:rsidDel="00C94439">
          <w:rPr>
            <w:rFonts w:ascii="Arial" w:hAnsi="Arial" w:cs="Arial"/>
            <w:b/>
            <w:bCs/>
            <w:color w:val="000000"/>
            <w:sz w:val="24"/>
            <w:szCs w:val="24"/>
          </w:rPr>
          <w:delText>3</w:delText>
        </w:r>
      </w:del>
    </w:p>
    <w:p w14:paraId="7050669C" w14:textId="77777777" w:rsidR="0099692E" w:rsidRPr="00863342" w:rsidRDefault="0099692E" w:rsidP="00CB175E">
      <w:pPr>
        <w:autoSpaceDE w:val="0"/>
        <w:autoSpaceDN w:val="0"/>
        <w:adjustRightInd w:val="0"/>
        <w:spacing w:after="0" w:line="240" w:lineRule="auto"/>
        <w:jc w:val="both"/>
        <w:rPr>
          <w:rFonts w:ascii="Arial" w:hAnsi="Arial" w:cs="Arial"/>
          <w:b/>
          <w:bCs/>
          <w:color w:val="000000"/>
          <w:sz w:val="24"/>
          <w:szCs w:val="24"/>
        </w:rPr>
      </w:pPr>
    </w:p>
    <w:p w14:paraId="577D5B8B" w14:textId="29CA33DF"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Todo trabajador que sufra un accidente dentro de su turno, aunque sea leve, deberá dar cuenta de inmediato a su</w:t>
      </w:r>
      <w:r w:rsidR="00277938">
        <w:rPr>
          <w:rFonts w:ascii="Arial" w:hAnsi="Arial" w:cs="Arial"/>
          <w:color w:val="000000"/>
          <w:sz w:val="24"/>
          <w:szCs w:val="24"/>
        </w:rPr>
        <w:t xml:space="preserve"> </w:t>
      </w:r>
      <w:del w:id="921" w:author="Angelo Mondaca Vergara" w:date="2020-02-21T11:17:00Z">
        <w:r w:rsidRPr="00863342" w:rsidDel="0026209B">
          <w:rPr>
            <w:rFonts w:ascii="Arial" w:hAnsi="Arial" w:cs="Arial"/>
            <w:color w:val="000000"/>
            <w:sz w:val="24"/>
            <w:szCs w:val="24"/>
          </w:rPr>
          <w:delText>jefe</w:delText>
        </w:r>
      </w:del>
      <w:ins w:id="922" w:author="Angelo Mondaca Vergara" w:date="2020-02-21T11:17:00Z">
        <w:del w:id="923" w:author="Mondaca Vergara Angelo Rodolfo (Codelco-Chuquicamata)" w:date="2025-09-14T06:21:00Z" w16du:dateUtc="2025-09-14T09:21:00Z">
          <w:r w:rsidR="0026209B" w:rsidDel="008F7396">
            <w:rPr>
              <w:rFonts w:ascii="Arial" w:hAnsi="Arial" w:cs="Arial"/>
              <w:color w:val="000000"/>
              <w:sz w:val="24"/>
              <w:szCs w:val="24"/>
            </w:rPr>
            <w:delText>Ingeniero</w:delText>
          </w:r>
        </w:del>
      </w:ins>
      <w:ins w:id="924" w:author="Mondaca Vergara Angelo Rodolfo (Codelco-Chuquicamata)" w:date="2025-09-14T06:21:00Z" w16du:dateUtc="2025-09-14T09:21:00Z">
        <w:r w:rsidR="008F7396">
          <w:rPr>
            <w:rFonts w:ascii="Arial" w:hAnsi="Arial" w:cs="Arial"/>
            <w:color w:val="000000"/>
            <w:sz w:val="24"/>
            <w:szCs w:val="24"/>
          </w:rPr>
          <w:t>Supervisor</w:t>
        </w:r>
      </w:ins>
      <w:r w:rsidRPr="00863342">
        <w:rPr>
          <w:rFonts w:ascii="Arial" w:hAnsi="Arial" w:cs="Arial"/>
          <w:color w:val="000000"/>
          <w:sz w:val="24"/>
          <w:szCs w:val="24"/>
        </w:rPr>
        <w:t xml:space="preserve"> directo, rigiéndose por las disposiciones contempladas en el Reglamento Interno de Seguridad e Higiene del</w:t>
      </w:r>
      <w:r w:rsidR="0099692E">
        <w:rPr>
          <w:rFonts w:ascii="Arial" w:hAnsi="Arial" w:cs="Arial"/>
          <w:color w:val="000000"/>
          <w:sz w:val="24"/>
          <w:szCs w:val="24"/>
        </w:rPr>
        <w:t xml:space="preserve"> </w:t>
      </w:r>
      <w:r w:rsidRPr="00863342">
        <w:rPr>
          <w:rFonts w:ascii="Arial" w:hAnsi="Arial" w:cs="Arial"/>
          <w:color w:val="000000"/>
          <w:sz w:val="24"/>
          <w:szCs w:val="24"/>
        </w:rPr>
        <w:t>Trabajo vigente de la División.</w:t>
      </w:r>
    </w:p>
    <w:p w14:paraId="7F2DBA7C" w14:textId="77777777" w:rsidR="0099692E" w:rsidRDefault="0099692E" w:rsidP="00CB175E">
      <w:pPr>
        <w:autoSpaceDE w:val="0"/>
        <w:autoSpaceDN w:val="0"/>
        <w:adjustRightInd w:val="0"/>
        <w:spacing w:after="0" w:line="240" w:lineRule="auto"/>
        <w:jc w:val="both"/>
        <w:rPr>
          <w:rFonts w:ascii="Arial" w:hAnsi="Arial" w:cs="Arial"/>
          <w:color w:val="000000"/>
          <w:sz w:val="24"/>
          <w:szCs w:val="24"/>
        </w:rPr>
      </w:pPr>
    </w:p>
    <w:p w14:paraId="185822D5" w14:textId="77777777" w:rsidR="0099692E" w:rsidRDefault="0099692E" w:rsidP="00CB175E">
      <w:pPr>
        <w:autoSpaceDE w:val="0"/>
        <w:autoSpaceDN w:val="0"/>
        <w:adjustRightInd w:val="0"/>
        <w:spacing w:after="0" w:line="240" w:lineRule="auto"/>
        <w:jc w:val="both"/>
        <w:rPr>
          <w:rFonts w:ascii="Arial" w:hAnsi="Arial" w:cs="Arial"/>
          <w:color w:val="000000"/>
          <w:sz w:val="24"/>
          <w:szCs w:val="24"/>
        </w:rPr>
      </w:pPr>
    </w:p>
    <w:p w14:paraId="083CFB8E" w14:textId="77777777" w:rsidR="00F01086" w:rsidRPr="00863342" w:rsidRDefault="00F01086" w:rsidP="0099692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Cuarto</w:t>
      </w:r>
    </w:p>
    <w:p w14:paraId="268B3694" w14:textId="77777777" w:rsidR="00F01086" w:rsidRPr="00863342" w:rsidRDefault="00F01086" w:rsidP="0099692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Sistema de Bloqueo con Candado y Tarjeta en</w:t>
      </w:r>
    </w:p>
    <w:p w14:paraId="45B983E3" w14:textId="77777777" w:rsidR="00F01086" w:rsidRDefault="00F01086" w:rsidP="0099692E">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la Intervención de Equipos e Instalaciones</w:t>
      </w:r>
    </w:p>
    <w:p w14:paraId="7905772D" w14:textId="77777777" w:rsidR="00277938" w:rsidRPr="00863342" w:rsidRDefault="00277938" w:rsidP="0099692E">
      <w:pPr>
        <w:autoSpaceDE w:val="0"/>
        <w:autoSpaceDN w:val="0"/>
        <w:adjustRightInd w:val="0"/>
        <w:spacing w:after="0" w:line="240" w:lineRule="auto"/>
        <w:jc w:val="center"/>
        <w:rPr>
          <w:rFonts w:ascii="Arial" w:hAnsi="Arial" w:cs="Arial"/>
          <w:b/>
          <w:bCs/>
          <w:color w:val="000000"/>
          <w:sz w:val="24"/>
          <w:szCs w:val="24"/>
        </w:rPr>
      </w:pPr>
    </w:p>
    <w:p w14:paraId="61B9DFC6" w14:textId="01FAB320" w:rsidR="00F01086" w:rsidRDefault="00AD2F5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14</w:t>
      </w:r>
      <w:ins w:id="925" w:author="Mondaca Vergara Angelo Rodolfo (Codelco-Chuquicamata)" w:date="2025-09-14T23:56:00Z" w16du:dateUtc="2025-09-15T02:56:00Z">
        <w:r w:rsidR="00B846F5">
          <w:rPr>
            <w:rFonts w:ascii="Arial" w:hAnsi="Arial" w:cs="Arial"/>
            <w:b/>
            <w:bCs/>
            <w:color w:val="000000"/>
            <w:sz w:val="24"/>
            <w:szCs w:val="24"/>
          </w:rPr>
          <w:t>3</w:t>
        </w:r>
      </w:ins>
      <w:ins w:id="926" w:author="Angelo Mondaca Vergara" w:date="2020-02-21T16:52:00Z">
        <w:del w:id="927" w:author="Mondaca Vergara Angelo Rodolfo (Codelco-Chuquicamata)" w:date="2025-09-14T23:55:00Z" w16du:dateUtc="2025-09-15T02:55:00Z">
          <w:r w:rsidR="009D7F22" w:rsidDel="00B846F5">
            <w:rPr>
              <w:rFonts w:ascii="Arial" w:hAnsi="Arial" w:cs="Arial"/>
              <w:b/>
              <w:bCs/>
              <w:color w:val="000000"/>
              <w:sz w:val="24"/>
              <w:szCs w:val="24"/>
            </w:rPr>
            <w:delText>4</w:delText>
          </w:r>
        </w:del>
      </w:ins>
      <w:del w:id="928" w:author="Angelo Mondaca Vergara" w:date="2020-02-21T11:11:00Z">
        <w:r w:rsidDel="00C94439">
          <w:rPr>
            <w:rFonts w:ascii="Arial" w:hAnsi="Arial" w:cs="Arial"/>
            <w:b/>
            <w:bCs/>
            <w:color w:val="000000"/>
            <w:sz w:val="24"/>
            <w:szCs w:val="24"/>
          </w:rPr>
          <w:delText>4</w:delText>
        </w:r>
      </w:del>
    </w:p>
    <w:p w14:paraId="32CA9475"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20AE2B11" w14:textId="69A3067D"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Cuando se deba efectuar mantención de un equipo o esté detenido por cualquier otro motivo, se deberá usar un</w:t>
      </w:r>
      <w:r w:rsidR="00277938">
        <w:rPr>
          <w:rFonts w:ascii="Arial" w:hAnsi="Arial" w:cs="Arial"/>
          <w:color w:val="000000"/>
          <w:sz w:val="24"/>
          <w:szCs w:val="24"/>
        </w:rPr>
        <w:t xml:space="preserve"> </w:t>
      </w:r>
      <w:r w:rsidRPr="00863342">
        <w:rPr>
          <w:rFonts w:ascii="Arial" w:hAnsi="Arial" w:cs="Arial"/>
          <w:color w:val="000000"/>
          <w:sz w:val="24"/>
          <w:szCs w:val="24"/>
        </w:rPr>
        <w:t xml:space="preserve">sistema de bloqueo, </w:t>
      </w:r>
      <w:del w:id="929" w:author="Mondaca Vergara Angelo Rodolfo (Codelco-Chuquicamata)" w:date="2025-09-15T00:00:00Z" w16du:dateUtc="2025-09-15T03:00:00Z">
        <w:r w:rsidRPr="00863342" w:rsidDel="00B846F5">
          <w:rPr>
            <w:rFonts w:ascii="Arial" w:hAnsi="Arial" w:cs="Arial"/>
            <w:color w:val="000000"/>
            <w:sz w:val="24"/>
            <w:szCs w:val="24"/>
          </w:rPr>
          <w:delText>Norma Interna NEO 4</w:delText>
        </w:r>
      </w:del>
      <w:ins w:id="930" w:author="Mondaca Vergara Angelo Rodolfo (Codelco-Chuquicamata)" w:date="2025-09-15T00:00:00Z" w16du:dateUtc="2025-09-15T03:00:00Z">
        <w:r w:rsidR="00B846F5">
          <w:rPr>
            <w:rFonts w:ascii="Arial" w:hAnsi="Arial" w:cs="Arial"/>
            <w:color w:val="000000"/>
            <w:sz w:val="24"/>
            <w:szCs w:val="24"/>
          </w:rPr>
          <w:t>Reglamento Interno para Personal Electricista de la División Chuquicamata, R-008</w:t>
        </w:r>
      </w:ins>
      <w:r w:rsidRPr="00863342">
        <w:rPr>
          <w:rFonts w:ascii="Arial" w:hAnsi="Arial" w:cs="Arial"/>
          <w:color w:val="000000"/>
          <w:sz w:val="24"/>
          <w:szCs w:val="24"/>
        </w:rPr>
        <w:t>, que garantice que éste no será activado inoportunamente. Dicho</w:t>
      </w:r>
      <w:r w:rsidR="00277938">
        <w:rPr>
          <w:rFonts w:ascii="Arial" w:hAnsi="Arial" w:cs="Arial"/>
          <w:color w:val="000000"/>
          <w:sz w:val="24"/>
          <w:szCs w:val="24"/>
        </w:rPr>
        <w:t xml:space="preserve"> </w:t>
      </w:r>
      <w:r w:rsidRPr="00863342">
        <w:rPr>
          <w:rFonts w:ascii="Arial" w:hAnsi="Arial" w:cs="Arial"/>
          <w:color w:val="000000"/>
          <w:sz w:val="24"/>
          <w:szCs w:val="24"/>
        </w:rPr>
        <w:t>bloqueo debe ser protegido por candado y tarjeta de advertencia.</w:t>
      </w:r>
    </w:p>
    <w:p w14:paraId="54B6E77E" w14:textId="77777777" w:rsidR="00277938" w:rsidRPr="00863342" w:rsidRDefault="00277938" w:rsidP="00CB175E">
      <w:pPr>
        <w:autoSpaceDE w:val="0"/>
        <w:autoSpaceDN w:val="0"/>
        <w:adjustRightInd w:val="0"/>
        <w:spacing w:after="0" w:line="240" w:lineRule="auto"/>
        <w:jc w:val="both"/>
        <w:rPr>
          <w:rFonts w:ascii="Arial" w:hAnsi="Arial" w:cs="Arial"/>
          <w:color w:val="000000"/>
          <w:sz w:val="24"/>
          <w:szCs w:val="24"/>
        </w:rPr>
      </w:pPr>
    </w:p>
    <w:p w14:paraId="07DBAF15" w14:textId="42E8A001" w:rsidR="00F01086" w:rsidRDefault="00AD2F5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14</w:t>
      </w:r>
      <w:ins w:id="931" w:author="Mondaca Vergara Angelo Rodolfo (Codelco-Chuquicamata)" w:date="2025-09-14T23:56:00Z" w16du:dateUtc="2025-09-15T02:56:00Z">
        <w:r w:rsidR="00B846F5">
          <w:rPr>
            <w:rFonts w:ascii="Arial" w:hAnsi="Arial" w:cs="Arial"/>
            <w:b/>
            <w:bCs/>
            <w:color w:val="000000"/>
            <w:sz w:val="24"/>
            <w:szCs w:val="24"/>
          </w:rPr>
          <w:t>4</w:t>
        </w:r>
      </w:ins>
      <w:ins w:id="932" w:author="Angelo Mondaca Vergara" w:date="2020-02-21T16:52:00Z">
        <w:del w:id="933" w:author="Mondaca Vergara Angelo Rodolfo (Codelco-Chuquicamata)" w:date="2025-09-14T23:56:00Z" w16du:dateUtc="2025-09-15T02:56:00Z">
          <w:r w:rsidR="009D7F22" w:rsidDel="00B846F5">
            <w:rPr>
              <w:rFonts w:ascii="Arial" w:hAnsi="Arial" w:cs="Arial"/>
              <w:b/>
              <w:bCs/>
              <w:color w:val="000000"/>
              <w:sz w:val="24"/>
              <w:szCs w:val="24"/>
            </w:rPr>
            <w:delText>5</w:delText>
          </w:r>
        </w:del>
      </w:ins>
      <w:del w:id="934" w:author="Angelo Mondaca Vergara" w:date="2020-02-21T11:11:00Z">
        <w:r w:rsidDel="00C94439">
          <w:rPr>
            <w:rFonts w:ascii="Arial" w:hAnsi="Arial" w:cs="Arial"/>
            <w:b/>
            <w:bCs/>
            <w:color w:val="000000"/>
            <w:sz w:val="24"/>
            <w:szCs w:val="24"/>
          </w:rPr>
          <w:delText>5</w:delText>
        </w:r>
      </w:del>
    </w:p>
    <w:p w14:paraId="11D87819"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388404CA"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control de energías peligrosas con sistemas de bloqueo con candado y tarjeta, debe regirse por el Reglamento</w:t>
      </w:r>
      <w:r w:rsidR="00277938">
        <w:rPr>
          <w:rFonts w:ascii="Arial" w:hAnsi="Arial" w:cs="Arial"/>
          <w:color w:val="000000"/>
          <w:sz w:val="24"/>
          <w:szCs w:val="24"/>
        </w:rPr>
        <w:t xml:space="preserve"> </w:t>
      </w:r>
      <w:r w:rsidRPr="00863342">
        <w:rPr>
          <w:rFonts w:ascii="Arial" w:hAnsi="Arial" w:cs="Arial"/>
          <w:color w:val="000000"/>
          <w:sz w:val="24"/>
          <w:szCs w:val="24"/>
        </w:rPr>
        <w:t xml:space="preserve">Interno </w:t>
      </w:r>
      <w:r w:rsidR="00AD2F51">
        <w:rPr>
          <w:rFonts w:ascii="Arial" w:hAnsi="Arial" w:cs="Arial"/>
          <w:color w:val="000000"/>
          <w:sz w:val="24"/>
          <w:szCs w:val="24"/>
        </w:rPr>
        <w:t xml:space="preserve">Especifico de Minería </w:t>
      </w:r>
      <w:r w:rsidRPr="00863342">
        <w:rPr>
          <w:rFonts w:ascii="Arial" w:hAnsi="Arial" w:cs="Arial"/>
          <w:color w:val="000000"/>
          <w:sz w:val="24"/>
          <w:szCs w:val="24"/>
        </w:rPr>
        <w:t xml:space="preserve">R-008, </w:t>
      </w:r>
      <w:r w:rsidR="00AD2F51">
        <w:rPr>
          <w:rFonts w:ascii="Arial" w:hAnsi="Arial" w:cs="Arial"/>
          <w:color w:val="000000"/>
          <w:sz w:val="24"/>
          <w:szCs w:val="24"/>
        </w:rPr>
        <w:t>-“</w:t>
      </w:r>
      <w:r w:rsidRPr="00863342">
        <w:rPr>
          <w:rFonts w:ascii="Arial" w:hAnsi="Arial" w:cs="Arial"/>
          <w:color w:val="000000"/>
          <w:sz w:val="24"/>
          <w:szCs w:val="24"/>
        </w:rPr>
        <w:t xml:space="preserve">Control de Fuentes de </w:t>
      </w:r>
      <w:r w:rsidRPr="00863342">
        <w:rPr>
          <w:rFonts w:ascii="Arial" w:hAnsi="Arial" w:cs="Arial"/>
          <w:color w:val="000000"/>
          <w:sz w:val="24"/>
          <w:szCs w:val="24"/>
        </w:rPr>
        <w:lastRenderedPageBreak/>
        <w:t>Energías Peligrosas con Sistemas de Bloqueo con Candado y Tarjeta</w:t>
      </w:r>
      <w:r w:rsidR="00AD2F51">
        <w:rPr>
          <w:rFonts w:ascii="Arial" w:hAnsi="Arial" w:cs="Arial"/>
          <w:color w:val="000000"/>
          <w:sz w:val="24"/>
          <w:szCs w:val="24"/>
        </w:rPr>
        <w:t xml:space="preserve"> de Advertencia en Equipos e Instalaciones”.</w:t>
      </w:r>
    </w:p>
    <w:p w14:paraId="3BB88B94" w14:textId="77777777" w:rsidR="00277938" w:rsidRPr="00863342" w:rsidRDefault="00277938" w:rsidP="00CB175E">
      <w:pPr>
        <w:autoSpaceDE w:val="0"/>
        <w:autoSpaceDN w:val="0"/>
        <w:adjustRightInd w:val="0"/>
        <w:spacing w:after="0" w:line="240" w:lineRule="auto"/>
        <w:jc w:val="both"/>
        <w:rPr>
          <w:rFonts w:ascii="Arial" w:hAnsi="Arial" w:cs="Arial"/>
          <w:color w:val="000000"/>
          <w:sz w:val="24"/>
          <w:szCs w:val="24"/>
        </w:rPr>
      </w:pPr>
    </w:p>
    <w:p w14:paraId="31CF9092" w14:textId="4053CE27" w:rsidR="00F01086" w:rsidRDefault="00AD2F5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14</w:t>
      </w:r>
      <w:ins w:id="935" w:author="Mondaca Vergara Angelo Rodolfo (Codelco-Chuquicamata)" w:date="2025-09-14T23:56:00Z" w16du:dateUtc="2025-09-15T02:56:00Z">
        <w:r w:rsidR="00B846F5">
          <w:rPr>
            <w:rFonts w:ascii="Arial" w:hAnsi="Arial" w:cs="Arial"/>
            <w:b/>
            <w:bCs/>
            <w:color w:val="000000"/>
            <w:sz w:val="24"/>
            <w:szCs w:val="24"/>
          </w:rPr>
          <w:t>5</w:t>
        </w:r>
      </w:ins>
      <w:ins w:id="936" w:author="Angelo Mondaca Vergara" w:date="2020-02-21T16:52:00Z">
        <w:del w:id="937" w:author="Mondaca Vergara Angelo Rodolfo (Codelco-Chuquicamata)" w:date="2025-09-14T23:56:00Z" w16du:dateUtc="2025-09-15T02:56:00Z">
          <w:r w:rsidR="009D7F22" w:rsidDel="00B846F5">
            <w:rPr>
              <w:rFonts w:ascii="Arial" w:hAnsi="Arial" w:cs="Arial"/>
              <w:b/>
              <w:bCs/>
              <w:color w:val="000000"/>
              <w:sz w:val="24"/>
              <w:szCs w:val="24"/>
            </w:rPr>
            <w:delText>6</w:delText>
          </w:r>
        </w:del>
      </w:ins>
      <w:del w:id="938" w:author="Angelo Mondaca Vergara" w:date="2020-02-21T11:11:00Z">
        <w:r w:rsidDel="00C94439">
          <w:rPr>
            <w:rFonts w:ascii="Arial" w:hAnsi="Arial" w:cs="Arial"/>
            <w:b/>
            <w:bCs/>
            <w:color w:val="000000"/>
            <w:sz w:val="24"/>
            <w:szCs w:val="24"/>
          </w:rPr>
          <w:delText>6</w:delText>
        </w:r>
      </w:del>
    </w:p>
    <w:p w14:paraId="02EA08C9"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675FAF07"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Si por exigencias del trabajo, un operario realiza la mantención de una máquina, la maquinaria deberá estar</w:t>
      </w:r>
      <w:r w:rsidR="00277938">
        <w:rPr>
          <w:rFonts w:ascii="Arial" w:hAnsi="Arial" w:cs="Arial"/>
          <w:color w:val="000000"/>
          <w:sz w:val="24"/>
          <w:szCs w:val="24"/>
        </w:rPr>
        <w:t xml:space="preserve"> </w:t>
      </w:r>
      <w:r w:rsidRPr="00863342">
        <w:rPr>
          <w:rFonts w:ascii="Arial" w:hAnsi="Arial" w:cs="Arial"/>
          <w:color w:val="000000"/>
          <w:sz w:val="24"/>
          <w:szCs w:val="24"/>
        </w:rPr>
        <w:t>completamente desenergizada e inmóvil y este estado deberá garantizarse por un sistema de bloqueo con candado</w:t>
      </w:r>
      <w:r w:rsidR="00277938">
        <w:rPr>
          <w:rFonts w:ascii="Arial" w:hAnsi="Arial" w:cs="Arial"/>
          <w:color w:val="000000"/>
          <w:sz w:val="24"/>
          <w:szCs w:val="24"/>
        </w:rPr>
        <w:t xml:space="preserve"> </w:t>
      </w:r>
      <w:r w:rsidRPr="00863342">
        <w:rPr>
          <w:rFonts w:ascii="Arial" w:hAnsi="Arial" w:cs="Arial"/>
          <w:color w:val="000000"/>
          <w:sz w:val="24"/>
          <w:szCs w:val="24"/>
        </w:rPr>
        <w:t>y tarjeta de advertencia, diseñado de tal manera que solamente la persona introducida en la maquinaria pueda</w:t>
      </w:r>
      <w:r w:rsidR="00277938">
        <w:rPr>
          <w:rFonts w:ascii="Arial" w:hAnsi="Arial" w:cs="Arial"/>
          <w:color w:val="000000"/>
          <w:sz w:val="24"/>
          <w:szCs w:val="24"/>
        </w:rPr>
        <w:t xml:space="preserve"> </w:t>
      </w:r>
      <w:r w:rsidRPr="00863342">
        <w:rPr>
          <w:rFonts w:ascii="Arial" w:hAnsi="Arial" w:cs="Arial"/>
          <w:color w:val="000000"/>
          <w:sz w:val="24"/>
          <w:szCs w:val="24"/>
        </w:rPr>
        <w:t>desenclavarla y que para hacerlo tenga que salir de ella.</w:t>
      </w:r>
    </w:p>
    <w:p w14:paraId="5CCA9F99" w14:textId="77777777" w:rsidR="00041F0F" w:rsidRPr="00863342" w:rsidRDefault="00041F0F" w:rsidP="00CB175E">
      <w:pPr>
        <w:autoSpaceDE w:val="0"/>
        <w:autoSpaceDN w:val="0"/>
        <w:adjustRightInd w:val="0"/>
        <w:spacing w:after="0" w:line="240" w:lineRule="auto"/>
        <w:jc w:val="both"/>
        <w:rPr>
          <w:rFonts w:ascii="Arial" w:hAnsi="Arial" w:cs="Arial"/>
          <w:color w:val="000000"/>
          <w:sz w:val="24"/>
          <w:szCs w:val="24"/>
        </w:rPr>
      </w:pPr>
    </w:p>
    <w:p w14:paraId="64598B5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Si la reparación requiere pruebas o ajustes en la que obligatoriamente se deba mover la máquina, habiendo</w:t>
      </w:r>
      <w:r w:rsidR="00277938">
        <w:rPr>
          <w:rFonts w:ascii="Arial" w:hAnsi="Arial" w:cs="Arial"/>
          <w:color w:val="000000"/>
          <w:sz w:val="24"/>
          <w:szCs w:val="24"/>
        </w:rPr>
        <w:t xml:space="preserve"> </w:t>
      </w:r>
      <w:r w:rsidRPr="00863342">
        <w:rPr>
          <w:rFonts w:ascii="Arial" w:hAnsi="Arial" w:cs="Arial"/>
          <w:color w:val="000000"/>
          <w:sz w:val="24"/>
          <w:szCs w:val="24"/>
        </w:rPr>
        <w:t>personal expuesto, deberá hacerse de acuerdo a un procedimiento seguro de trabajo y en el que todo el personal</w:t>
      </w:r>
      <w:r w:rsidR="00041F0F">
        <w:rPr>
          <w:rFonts w:ascii="Arial" w:hAnsi="Arial" w:cs="Arial"/>
          <w:color w:val="000000"/>
          <w:sz w:val="24"/>
          <w:szCs w:val="24"/>
        </w:rPr>
        <w:t xml:space="preserve"> </w:t>
      </w:r>
      <w:r w:rsidRPr="00863342">
        <w:rPr>
          <w:rFonts w:ascii="Arial" w:hAnsi="Arial" w:cs="Arial"/>
          <w:color w:val="000000"/>
          <w:sz w:val="24"/>
          <w:szCs w:val="24"/>
        </w:rPr>
        <w:t>participante deberá estar instruido (Artículo</w:t>
      </w:r>
      <w:ins w:id="939" w:author="Angelo Mondaca Vergara" w:date="2020-02-21T11:14:00Z">
        <w:r w:rsidR="00C94439">
          <w:rPr>
            <w:rFonts w:ascii="Arial" w:hAnsi="Arial" w:cs="Arial"/>
            <w:color w:val="000000"/>
            <w:sz w:val="24"/>
            <w:szCs w:val="24"/>
          </w:rPr>
          <w:t>s</w:t>
        </w:r>
      </w:ins>
      <w:r w:rsidRPr="00863342">
        <w:rPr>
          <w:rFonts w:ascii="Arial" w:hAnsi="Arial" w:cs="Arial"/>
          <w:color w:val="000000"/>
          <w:sz w:val="24"/>
          <w:szCs w:val="24"/>
        </w:rPr>
        <w:t xml:space="preserve"> Nº </w:t>
      </w:r>
      <w:del w:id="940" w:author="Angelo Mondaca Vergara" w:date="2020-02-21T11:14:00Z">
        <w:r w:rsidRPr="00863342" w:rsidDel="00C94439">
          <w:rPr>
            <w:rFonts w:ascii="Arial" w:hAnsi="Arial" w:cs="Arial"/>
            <w:color w:val="000000"/>
            <w:sz w:val="24"/>
            <w:szCs w:val="24"/>
          </w:rPr>
          <w:delText xml:space="preserve">31 </w:delText>
        </w:r>
      </w:del>
      <w:ins w:id="941" w:author="Angelo Mondaca Vergara" w:date="2020-02-21T11:14:00Z">
        <w:r w:rsidR="00C94439">
          <w:rPr>
            <w:rFonts w:ascii="Arial" w:hAnsi="Arial" w:cs="Arial"/>
            <w:color w:val="000000"/>
            <w:sz w:val="24"/>
            <w:szCs w:val="24"/>
          </w:rPr>
          <w:t>53 y 54</w:t>
        </w:r>
        <w:r w:rsidR="00C94439" w:rsidRPr="00863342">
          <w:rPr>
            <w:rFonts w:ascii="Arial" w:hAnsi="Arial" w:cs="Arial"/>
            <w:color w:val="000000"/>
            <w:sz w:val="24"/>
            <w:szCs w:val="24"/>
          </w:rPr>
          <w:t xml:space="preserve"> </w:t>
        </w:r>
      </w:ins>
      <w:r w:rsidRPr="00863342">
        <w:rPr>
          <w:rFonts w:ascii="Arial" w:hAnsi="Arial" w:cs="Arial"/>
          <w:color w:val="000000"/>
          <w:sz w:val="24"/>
          <w:szCs w:val="24"/>
        </w:rPr>
        <w:t xml:space="preserve">del Decreto Supremo </w:t>
      </w:r>
      <w:del w:id="942" w:author="Angelo Mondaca Vergara" w:date="2020-02-10T15:28:00Z">
        <w:r w:rsidR="00D260C2" w:rsidDel="00A45BAE">
          <w:rPr>
            <w:rFonts w:ascii="Arial" w:hAnsi="Arial" w:cs="Arial"/>
            <w:color w:val="000000"/>
            <w:sz w:val="24"/>
            <w:szCs w:val="24"/>
          </w:rPr>
          <w:delText>Nº 72</w:delText>
        </w:r>
      </w:del>
      <w:ins w:id="943" w:author="Angelo Mondaca Vergara" w:date="2020-02-10T15:28:00Z">
        <w:r w:rsidR="00A45BAE">
          <w:rPr>
            <w:rFonts w:ascii="Arial" w:hAnsi="Arial" w:cs="Arial"/>
            <w:color w:val="000000"/>
            <w:sz w:val="24"/>
            <w:szCs w:val="24"/>
          </w:rPr>
          <w:t>N° 132</w:t>
        </w:r>
      </w:ins>
      <w:r w:rsidRPr="00863342">
        <w:rPr>
          <w:rFonts w:ascii="Arial" w:hAnsi="Arial" w:cs="Arial"/>
          <w:color w:val="000000"/>
          <w:sz w:val="24"/>
          <w:szCs w:val="24"/>
        </w:rPr>
        <w:t>, Reglamento de Seguridad Minera).</w:t>
      </w:r>
    </w:p>
    <w:p w14:paraId="5A42A15A" w14:textId="77777777" w:rsidR="00277938" w:rsidRPr="00863342" w:rsidRDefault="00277938" w:rsidP="00CB175E">
      <w:pPr>
        <w:autoSpaceDE w:val="0"/>
        <w:autoSpaceDN w:val="0"/>
        <w:adjustRightInd w:val="0"/>
        <w:spacing w:after="0" w:line="240" w:lineRule="auto"/>
        <w:jc w:val="both"/>
        <w:rPr>
          <w:rFonts w:ascii="Arial" w:hAnsi="Arial" w:cs="Arial"/>
          <w:color w:val="000000"/>
          <w:sz w:val="24"/>
          <w:szCs w:val="24"/>
        </w:rPr>
      </w:pPr>
    </w:p>
    <w:p w14:paraId="4934EE5C" w14:textId="4FE982F9" w:rsidR="00F01086" w:rsidRDefault="00041F0F"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14</w:t>
      </w:r>
      <w:ins w:id="944" w:author="Mondaca Vergara Angelo Rodolfo (Codelco-Chuquicamata)" w:date="2025-09-14T23:56:00Z" w16du:dateUtc="2025-09-15T02:56:00Z">
        <w:r w:rsidR="00B846F5">
          <w:rPr>
            <w:rFonts w:ascii="Arial" w:hAnsi="Arial" w:cs="Arial"/>
            <w:b/>
            <w:bCs/>
            <w:color w:val="000000"/>
            <w:sz w:val="24"/>
            <w:szCs w:val="24"/>
          </w:rPr>
          <w:t>6</w:t>
        </w:r>
      </w:ins>
      <w:ins w:id="945" w:author="Angelo Mondaca Vergara" w:date="2020-02-21T16:52:00Z">
        <w:del w:id="946" w:author="Mondaca Vergara Angelo Rodolfo (Codelco-Chuquicamata)" w:date="2025-09-14T23:56:00Z" w16du:dateUtc="2025-09-15T02:56:00Z">
          <w:r w:rsidR="009D7F22" w:rsidDel="00B846F5">
            <w:rPr>
              <w:rFonts w:ascii="Arial" w:hAnsi="Arial" w:cs="Arial"/>
              <w:b/>
              <w:bCs/>
              <w:color w:val="000000"/>
              <w:sz w:val="24"/>
              <w:szCs w:val="24"/>
            </w:rPr>
            <w:delText>7</w:delText>
          </w:r>
        </w:del>
      </w:ins>
      <w:del w:id="947" w:author="Angelo Mondaca Vergara" w:date="2020-02-21T11:14:00Z">
        <w:r w:rsidDel="00B90614">
          <w:rPr>
            <w:rFonts w:ascii="Arial" w:hAnsi="Arial" w:cs="Arial"/>
            <w:b/>
            <w:bCs/>
            <w:color w:val="000000"/>
            <w:sz w:val="24"/>
            <w:szCs w:val="24"/>
          </w:rPr>
          <w:delText>7</w:delText>
        </w:r>
      </w:del>
    </w:p>
    <w:p w14:paraId="0EA91225"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0729DD4D" w14:textId="2E3CC8A5"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sistema de bloqueo con candado y tarjeta deberá quedar detallado en el procedimiento de trabajo de cada equipo,</w:t>
      </w:r>
      <w:r w:rsidR="00277938">
        <w:rPr>
          <w:rFonts w:ascii="Arial" w:hAnsi="Arial" w:cs="Arial"/>
          <w:color w:val="000000"/>
          <w:sz w:val="24"/>
          <w:szCs w:val="24"/>
        </w:rPr>
        <w:t xml:space="preserve"> </w:t>
      </w:r>
      <w:r w:rsidRPr="00863342">
        <w:rPr>
          <w:rFonts w:ascii="Arial" w:hAnsi="Arial" w:cs="Arial"/>
          <w:color w:val="000000"/>
          <w:sz w:val="24"/>
          <w:szCs w:val="24"/>
        </w:rPr>
        <w:t xml:space="preserve">el que debe incluir sistemas de aviso, bloqueo, desbloqueo de éste y puesta en marcha, </w:t>
      </w:r>
      <w:del w:id="948" w:author="Mondaca Vergara Angelo Rodolfo (Codelco-Chuquicamata)" w:date="2025-09-15T00:00:00Z" w16du:dateUtc="2025-09-15T03:00:00Z">
        <w:r w:rsidRPr="00863342" w:rsidDel="00B846F5">
          <w:rPr>
            <w:rFonts w:ascii="Arial" w:hAnsi="Arial" w:cs="Arial"/>
            <w:color w:val="000000"/>
            <w:sz w:val="24"/>
            <w:szCs w:val="24"/>
          </w:rPr>
          <w:delText>Norma Interna NEO 4</w:delText>
        </w:r>
      </w:del>
      <w:ins w:id="949" w:author="Mondaca Vergara Angelo Rodolfo (Codelco-Chuquicamata)" w:date="2025-09-15T00:00:00Z" w16du:dateUtc="2025-09-15T03:00:00Z">
        <w:r w:rsidR="00B846F5">
          <w:rPr>
            <w:rFonts w:ascii="Arial" w:hAnsi="Arial" w:cs="Arial"/>
            <w:color w:val="000000"/>
            <w:sz w:val="24"/>
            <w:szCs w:val="24"/>
          </w:rPr>
          <w:t>Reglamento Interno para Personal Electricista de la División Chuquicamata, R-008</w:t>
        </w:r>
      </w:ins>
      <w:r w:rsidRPr="00863342">
        <w:rPr>
          <w:rFonts w:ascii="Arial" w:hAnsi="Arial" w:cs="Arial"/>
          <w:color w:val="000000"/>
          <w:sz w:val="24"/>
          <w:szCs w:val="24"/>
        </w:rPr>
        <w:t>.</w:t>
      </w:r>
    </w:p>
    <w:p w14:paraId="6C1B8DDD" w14:textId="77777777" w:rsidR="00277938" w:rsidRDefault="00277938" w:rsidP="00CB175E">
      <w:pPr>
        <w:autoSpaceDE w:val="0"/>
        <w:autoSpaceDN w:val="0"/>
        <w:adjustRightInd w:val="0"/>
        <w:spacing w:after="0" w:line="240" w:lineRule="auto"/>
        <w:jc w:val="both"/>
        <w:rPr>
          <w:rFonts w:ascii="Arial" w:hAnsi="Arial" w:cs="Arial"/>
          <w:b/>
          <w:bCs/>
          <w:color w:val="000000"/>
          <w:sz w:val="24"/>
          <w:szCs w:val="24"/>
        </w:rPr>
      </w:pPr>
    </w:p>
    <w:p w14:paraId="781E4EA5" w14:textId="50BB5B77" w:rsidR="00F01086" w:rsidRDefault="00041F0F"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14</w:t>
      </w:r>
      <w:ins w:id="950" w:author="Mondaca Vergara Angelo Rodolfo (Codelco-Chuquicamata)" w:date="2025-09-14T23:56:00Z" w16du:dateUtc="2025-09-15T02:56:00Z">
        <w:r w:rsidR="00B846F5">
          <w:rPr>
            <w:rFonts w:ascii="Arial" w:hAnsi="Arial" w:cs="Arial"/>
            <w:b/>
            <w:bCs/>
            <w:color w:val="000000"/>
            <w:sz w:val="24"/>
            <w:szCs w:val="24"/>
          </w:rPr>
          <w:t>7</w:t>
        </w:r>
      </w:ins>
      <w:ins w:id="951" w:author="Angelo Mondaca Vergara" w:date="2020-02-21T16:52:00Z">
        <w:del w:id="952" w:author="Mondaca Vergara Angelo Rodolfo (Codelco-Chuquicamata)" w:date="2025-09-14T23:56:00Z" w16du:dateUtc="2025-09-15T02:56:00Z">
          <w:r w:rsidR="009D7F22" w:rsidDel="00B846F5">
            <w:rPr>
              <w:rFonts w:ascii="Arial" w:hAnsi="Arial" w:cs="Arial"/>
              <w:b/>
              <w:bCs/>
              <w:color w:val="000000"/>
              <w:sz w:val="24"/>
              <w:szCs w:val="24"/>
            </w:rPr>
            <w:delText>8</w:delText>
          </w:r>
        </w:del>
      </w:ins>
      <w:del w:id="953" w:author="Angelo Mondaca Vergara" w:date="2020-02-21T11:14:00Z">
        <w:r w:rsidDel="00B90614">
          <w:rPr>
            <w:rFonts w:ascii="Arial" w:hAnsi="Arial" w:cs="Arial"/>
            <w:b/>
            <w:bCs/>
            <w:color w:val="000000"/>
            <w:sz w:val="24"/>
            <w:szCs w:val="24"/>
          </w:rPr>
          <w:delText>8</w:delText>
        </w:r>
      </w:del>
    </w:p>
    <w:p w14:paraId="3DBBF76B"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6F0F97DD" w14:textId="0BF2CA91"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 tarjeta que se coloca en los comandos, por </w:t>
      </w:r>
      <w:del w:id="954" w:author="Mondaca Vergara Angelo Rodolfo (Codelco-Chuquicamata)" w:date="2025-09-14T06:14:00Z" w16du:dateUtc="2025-09-14T09:14:00Z">
        <w:r w:rsidRPr="00863342" w:rsidDel="00F4317A">
          <w:rPr>
            <w:rFonts w:ascii="Arial" w:hAnsi="Arial" w:cs="Arial"/>
            <w:color w:val="000000"/>
            <w:sz w:val="24"/>
            <w:szCs w:val="24"/>
          </w:rPr>
          <w:delText>si</w:delText>
        </w:r>
      </w:del>
      <w:ins w:id="955" w:author="Mondaca Vergara Angelo Rodolfo (Codelco-Chuquicamata)" w:date="2025-09-14T06:14:00Z" w16du:dateUtc="2025-09-14T09:14:00Z">
        <w:r w:rsidR="00F4317A" w:rsidRPr="00863342">
          <w:rPr>
            <w:rFonts w:ascii="Arial" w:hAnsi="Arial" w:cs="Arial"/>
            <w:color w:val="000000"/>
            <w:sz w:val="24"/>
            <w:szCs w:val="24"/>
          </w:rPr>
          <w:t>sí</w:t>
        </w:r>
      </w:ins>
      <w:r w:rsidRPr="00863342">
        <w:rPr>
          <w:rFonts w:ascii="Arial" w:hAnsi="Arial" w:cs="Arial"/>
          <w:color w:val="000000"/>
          <w:sz w:val="24"/>
          <w:szCs w:val="24"/>
        </w:rPr>
        <w:t xml:space="preserve"> sola no constituye un sistema de bloqueo, se debe considerar sólo</w:t>
      </w:r>
      <w:r w:rsidR="00277938">
        <w:rPr>
          <w:rFonts w:ascii="Arial" w:hAnsi="Arial" w:cs="Arial"/>
          <w:color w:val="000000"/>
          <w:sz w:val="24"/>
          <w:szCs w:val="24"/>
        </w:rPr>
        <w:t xml:space="preserve"> </w:t>
      </w:r>
      <w:r w:rsidRPr="00863342">
        <w:rPr>
          <w:rFonts w:ascii="Arial" w:hAnsi="Arial" w:cs="Arial"/>
          <w:color w:val="000000"/>
          <w:sz w:val="24"/>
          <w:szCs w:val="24"/>
        </w:rPr>
        <w:t xml:space="preserve">como aviso o advertencia. El sistema de bloqueo debe impedir la activación del equipo, </w:t>
      </w:r>
      <w:r w:rsidR="00041F0F" w:rsidRPr="00863342">
        <w:rPr>
          <w:rFonts w:ascii="Arial" w:hAnsi="Arial" w:cs="Arial"/>
          <w:color w:val="000000"/>
          <w:sz w:val="24"/>
          <w:szCs w:val="24"/>
        </w:rPr>
        <w:t>aun</w:t>
      </w:r>
      <w:r w:rsidRPr="00863342">
        <w:rPr>
          <w:rFonts w:ascii="Arial" w:hAnsi="Arial" w:cs="Arial"/>
          <w:color w:val="000000"/>
          <w:sz w:val="24"/>
          <w:szCs w:val="24"/>
        </w:rPr>
        <w:t xml:space="preserve"> cuando se manipulen</w:t>
      </w:r>
      <w:r w:rsidR="00277938">
        <w:rPr>
          <w:rFonts w:ascii="Arial" w:hAnsi="Arial" w:cs="Arial"/>
          <w:color w:val="000000"/>
          <w:sz w:val="24"/>
          <w:szCs w:val="24"/>
        </w:rPr>
        <w:t xml:space="preserve"> </w:t>
      </w:r>
      <w:r w:rsidRPr="00863342">
        <w:rPr>
          <w:rFonts w:ascii="Arial" w:hAnsi="Arial" w:cs="Arial"/>
          <w:color w:val="000000"/>
          <w:sz w:val="24"/>
          <w:szCs w:val="24"/>
        </w:rPr>
        <w:t>los comandos, mediante un candado y una tarjeta de advertencia.</w:t>
      </w:r>
    </w:p>
    <w:p w14:paraId="4441EAE0" w14:textId="77777777" w:rsidR="00277938" w:rsidRPr="00863342" w:rsidRDefault="00277938" w:rsidP="00CB175E">
      <w:pPr>
        <w:autoSpaceDE w:val="0"/>
        <w:autoSpaceDN w:val="0"/>
        <w:adjustRightInd w:val="0"/>
        <w:spacing w:after="0" w:line="240" w:lineRule="auto"/>
        <w:jc w:val="both"/>
        <w:rPr>
          <w:rFonts w:ascii="Arial" w:hAnsi="Arial" w:cs="Arial"/>
          <w:color w:val="000000"/>
          <w:sz w:val="24"/>
          <w:szCs w:val="24"/>
        </w:rPr>
      </w:pPr>
    </w:p>
    <w:p w14:paraId="2FDC7B4D" w14:textId="432DD7CC" w:rsidR="00F01086" w:rsidRDefault="00041F0F"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14</w:t>
      </w:r>
      <w:ins w:id="956" w:author="Mondaca Vergara Angelo Rodolfo (Codelco-Chuquicamata)" w:date="2025-09-15T00:01:00Z" w16du:dateUtc="2025-09-15T03:01:00Z">
        <w:r w:rsidR="00203540">
          <w:rPr>
            <w:rFonts w:ascii="Arial" w:hAnsi="Arial" w:cs="Arial"/>
            <w:b/>
            <w:bCs/>
            <w:color w:val="000000"/>
            <w:sz w:val="24"/>
            <w:szCs w:val="24"/>
          </w:rPr>
          <w:t>8</w:t>
        </w:r>
      </w:ins>
      <w:ins w:id="957" w:author="Angelo Mondaca Vergara" w:date="2020-02-21T16:52:00Z">
        <w:del w:id="958" w:author="Mondaca Vergara Angelo Rodolfo (Codelco-Chuquicamata)" w:date="2025-09-15T00:01:00Z" w16du:dateUtc="2025-09-15T03:01:00Z">
          <w:r w:rsidR="009D7F22" w:rsidDel="00203540">
            <w:rPr>
              <w:rFonts w:ascii="Arial" w:hAnsi="Arial" w:cs="Arial"/>
              <w:b/>
              <w:bCs/>
              <w:color w:val="000000"/>
              <w:sz w:val="24"/>
              <w:szCs w:val="24"/>
            </w:rPr>
            <w:delText>9</w:delText>
          </w:r>
        </w:del>
      </w:ins>
      <w:del w:id="959" w:author="Angelo Mondaca Vergara" w:date="2020-02-21T11:14:00Z">
        <w:r w:rsidDel="00B90614">
          <w:rPr>
            <w:rFonts w:ascii="Arial" w:hAnsi="Arial" w:cs="Arial"/>
            <w:b/>
            <w:bCs/>
            <w:color w:val="000000"/>
            <w:sz w:val="24"/>
            <w:szCs w:val="24"/>
          </w:rPr>
          <w:delText>9</w:delText>
        </w:r>
      </w:del>
    </w:p>
    <w:p w14:paraId="38731057"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3146AB8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Después del </w:t>
      </w:r>
      <w:del w:id="960" w:author="Angelo Mondaca Vergara" w:date="2020-02-25T08:16:00Z">
        <w:r w:rsidRPr="00863342" w:rsidDel="00FA7BC1">
          <w:rPr>
            <w:rFonts w:ascii="Arial" w:hAnsi="Arial" w:cs="Arial"/>
            <w:color w:val="000000"/>
            <w:sz w:val="24"/>
            <w:szCs w:val="24"/>
          </w:rPr>
          <w:delText>des</w:delText>
        </w:r>
      </w:del>
      <w:r w:rsidRPr="00863342">
        <w:rPr>
          <w:rFonts w:ascii="Arial" w:hAnsi="Arial" w:cs="Arial"/>
          <w:color w:val="000000"/>
          <w:sz w:val="24"/>
          <w:szCs w:val="24"/>
        </w:rPr>
        <w:t>bloqueo, se debe</w:t>
      </w:r>
      <w:ins w:id="961" w:author="Angelo Mondaca Vergara" w:date="2020-02-21T14:13:00Z">
        <w:r w:rsidR="002C11E7">
          <w:rPr>
            <w:rFonts w:ascii="Arial" w:hAnsi="Arial" w:cs="Arial"/>
            <w:color w:val="000000"/>
            <w:sz w:val="24"/>
            <w:szCs w:val="24"/>
          </w:rPr>
          <w:t xml:space="preserve"> realizar la prueba de “Energía Cero”. Para ello se debe</w:t>
        </w:r>
      </w:ins>
      <w:r w:rsidRPr="00863342">
        <w:rPr>
          <w:rFonts w:ascii="Arial" w:hAnsi="Arial" w:cs="Arial"/>
          <w:color w:val="000000"/>
          <w:sz w:val="24"/>
          <w:szCs w:val="24"/>
        </w:rPr>
        <w:t xml:space="preserve"> </w:t>
      </w:r>
      <w:del w:id="962" w:author="Angelo Mondaca Vergara" w:date="2020-02-21T14:14:00Z">
        <w:r w:rsidRPr="00863342" w:rsidDel="002C11E7">
          <w:rPr>
            <w:rFonts w:ascii="Arial" w:hAnsi="Arial" w:cs="Arial"/>
            <w:color w:val="000000"/>
            <w:sz w:val="24"/>
            <w:szCs w:val="24"/>
          </w:rPr>
          <w:delText xml:space="preserve">activar </w:delText>
        </w:r>
      </w:del>
      <w:ins w:id="963" w:author="Angelo Mondaca Vergara" w:date="2020-02-21T14:14:00Z">
        <w:r w:rsidR="002C11E7">
          <w:rPr>
            <w:rFonts w:ascii="Arial" w:hAnsi="Arial" w:cs="Arial"/>
            <w:color w:val="000000"/>
            <w:sz w:val="24"/>
            <w:szCs w:val="24"/>
          </w:rPr>
          <w:t>poner en servicio</w:t>
        </w:r>
        <w:r w:rsidR="002C11E7" w:rsidRPr="00863342">
          <w:rPr>
            <w:rFonts w:ascii="Arial" w:hAnsi="Arial" w:cs="Arial"/>
            <w:color w:val="000000"/>
            <w:sz w:val="24"/>
            <w:szCs w:val="24"/>
          </w:rPr>
          <w:t xml:space="preserve"> </w:t>
        </w:r>
      </w:ins>
      <w:r w:rsidRPr="00863342">
        <w:rPr>
          <w:rFonts w:ascii="Arial" w:hAnsi="Arial" w:cs="Arial"/>
          <w:color w:val="000000"/>
          <w:sz w:val="24"/>
          <w:szCs w:val="24"/>
        </w:rPr>
        <w:t>el equipo</w:t>
      </w:r>
      <w:del w:id="964" w:author="Angelo Mondaca Vergara" w:date="2020-02-21T14:14:00Z">
        <w:r w:rsidRPr="00863342" w:rsidDel="002C11E7">
          <w:rPr>
            <w:rFonts w:ascii="Arial" w:hAnsi="Arial" w:cs="Arial"/>
            <w:color w:val="000000"/>
            <w:sz w:val="24"/>
            <w:szCs w:val="24"/>
          </w:rPr>
          <w:delText>,</w:delText>
        </w:r>
      </w:del>
      <w:r w:rsidRPr="00863342">
        <w:rPr>
          <w:rFonts w:ascii="Arial" w:hAnsi="Arial" w:cs="Arial"/>
          <w:color w:val="000000"/>
          <w:sz w:val="24"/>
          <w:szCs w:val="24"/>
        </w:rPr>
        <w:t xml:space="preserve"> verificando que no</w:t>
      </w:r>
      <w:ins w:id="965" w:author="Angelo Mondaca Vergara" w:date="2020-02-21T14:14:00Z">
        <w:r w:rsidR="002C11E7">
          <w:rPr>
            <w:rFonts w:ascii="Arial" w:hAnsi="Arial" w:cs="Arial"/>
            <w:color w:val="000000"/>
            <w:sz w:val="24"/>
            <w:szCs w:val="24"/>
          </w:rPr>
          <w:t xml:space="preserve"> entre en servicio. Antes de realizar esta prueba, verificar que</w:t>
        </w:r>
      </w:ins>
      <w:ins w:id="966" w:author="Angelo Mondaca Vergara" w:date="2020-02-25T08:06:00Z">
        <w:r w:rsidR="008008C9">
          <w:rPr>
            <w:rFonts w:ascii="Arial" w:hAnsi="Arial" w:cs="Arial"/>
            <w:color w:val="000000"/>
            <w:sz w:val="24"/>
            <w:szCs w:val="24"/>
          </w:rPr>
          <w:t xml:space="preserve"> </w:t>
        </w:r>
      </w:ins>
      <w:ins w:id="967" w:author="Angelo Mondaca Vergara" w:date="2020-02-25T08:17:00Z">
        <w:r w:rsidR="00FA7BC1">
          <w:rPr>
            <w:rFonts w:ascii="Arial" w:hAnsi="Arial" w:cs="Arial"/>
            <w:color w:val="000000"/>
            <w:sz w:val="24"/>
            <w:szCs w:val="24"/>
          </w:rPr>
          <w:t xml:space="preserve">no exista presencia del </w:t>
        </w:r>
      </w:ins>
      <w:del w:id="968" w:author="Angelo Mondaca Vergara" w:date="2020-02-25T08:06:00Z">
        <w:r w:rsidRPr="00863342" w:rsidDel="008008C9">
          <w:rPr>
            <w:rFonts w:ascii="Arial" w:hAnsi="Arial" w:cs="Arial"/>
            <w:color w:val="000000"/>
            <w:sz w:val="24"/>
            <w:szCs w:val="24"/>
          </w:rPr>
          <w:delText xml:space="preserve"> haya </w:delText>
        </w:r>
      </w:del>
      <w:r w:rsidRPr="00863342">
        <w:rPr>
          <w:rFonts w:ascii="Arial" w:hAnsi="Arial" w:cs="Arial"/>
          <w:color w:val="000000"/>
          <w:sz w:val="24"/>
          <w:szCs w:val="24"/>
        </w:rPr>
        <w:t>person</w:t>
      </w:r>
      <w:ins w:id="969" w:author="Angelo Mondaca Vergara" w:date="2020-02-25T08:13:00Z">
        <w:r w:rsidR="00FA7BC1">
          <w:rPr>
            <w:rFonts w:ascii="Arial" w:hAnsi="Arial" w:cs="Arial"/>
            <w:color w:val="000000"/>
            <w:sz w:val="24"/>
            <w:szCs w:val="24"/>
          </w:rPr>
          <w:t>al</w:t>
        </w:r>
      </w:ins>
      <w:del w:id="970" w:author="Angelo Mondaca Vergara" w:date="2020-02-25T08:13:00Z">
        <w:r w:rsidRPr="00863342" w:rsidDel="00FA7BC1">
          <w:rPr>
            <w:rFonts w:ascii="Arial" w:hAnsi="Arial" w:cs="Arial"/>
            <w:color w:val="000000"/>
            <w:sz w:val="24"/>
            <w:szCs w:val="24"/>
          </w:rPr>
          <w:delText>as</w:delText>
        </w:r>
      </w:del>
      <w:r w:rsidRPr="00863342">
        <w:rPr>
          <w:rFonts w:ascii="Arial" w:hAnsi="Arial" w:cs="Arial"/>
          <w:color w:val="000000"/>
          <w:sz w:val="24"/>
          <w:szCs w:val="24"/>
        </w:rPr>
        <w:t xml:space="preserve"> </w:t>
      </w:r>
      <w:ins w:id="971" w:author="Angelo Mondaca Vergara" w:date="2020-02-25T08:17:00Z">
        <w:r w:rsidR="00FA7BC1">
          <w:rPr>
            <w:rFonts w:ascii="Arial" w:hAnsi="Arial" w:cs="Arial"/>
            <w:color w:val="000000"/>
            <w:sz w:val="24"/>
            <w:szCs w:val="24"/>
          </w:rPr>
          <w:t>en el equipo</w:t>
        </w:r>
      </w:ins>
      <w:del w:id="972" w:author="Angelo Mondaca Vergara" w:date="2020-02-25T08:14:00Z">
        <w:r w:rsidRPr="00863342" w:rsidDel="00FA7BC1">
          <w:rPr>
            <w:rFonts w:ascii="Arial" w:hAnsi="Arial" w:cs="Arial"/>
            <w:color w:val="000000"/>
            <w:sz w:val="24"/>
            <w:szCs w:val="24"/>
          </w:rPr>
          <w:delText>en el equipo</w:delText>
        </w:r>
      </w:del>
      <w:ins w:id="973" w:author="Angelo Mondaca Vergara" w:date="2020-02-25T08:18:00Z">
        <w:r w:rsidR="00FA7BC1">
          <w:rPr>
            <w:rFonts w:ascii="Arial" w:hAnsi="Arial" w:cs="Arial"/>
            <w:color w:val="000000"/>
            <w:sz w:val="24"/>
            <w:szCs w:val="24"/>
          </w:rPr>
          <w:t>.</w:t>
        </w:r>
      </w:ins>
      <w:del w:id="974" w:author="Angelo Mondaca Vergara" w:date="2020-02-25T08:17:00Z">
        <w:r w:rsidRPr="00863342" w:rsidDel="00FA7BC1">
          <w:rPr>
            <w:rFonts w:ascii="Arial" w:hAnsi="Arial" w:cs="Arial"/>
            <w:color w:val="000000"/>
            <w:sz w:val="24"/>
            <w:szCs w:val="24"/>
          </w:rPr>
          <w:delText>.</w:delText>
        </w:r>
      </w:del>
    </w:p>
    <w:p w14:paraId="7F2E3BCA" w14:textId="77777777" w:rsidR="00277938" w:rsidRPr="00863342" w:rsidRDefault="00277938" w:rsidP="00CB175E">
      <w:pPr>
        <w:autoSpaceDE w:val="0"/>
        <w:autoSpaceDN w:val="0"/>
        <w:adjustRightInd w:val="0"/>
        <w:spacing w:after="0" w:line="240" w:lineRule="auto"/>
        <w:jc w:val="both"/>
        <w:rPr>
          <w:rFonts w:ascii="Arial" w:hAnsi="Arial" w:cs="Arial"/>
          <w:color w:val="000000"/>
          <w:sz w:val="24"/>
          <w:szCs w:val="24"/>
        </w:rPr>
      </w:pPr>
    </w:p>
    <w:p w14:paraId="2BB8C2F9" w14:textId="759DC5E0" w:rsidR="00F01086" w:rsidRDefault="00041F0F"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975" w:author="Mondaca Vergara Angelo Rodolfo (Codelco-Chuquicamata)" w:date="2025-09-15T00:01:00Z" w16du:dateUtc="2025-09-15T03:01:00Z">
        <w:r w:rsidR="00203540">
          <w:rPr>
            <w:rFonts w:ascii="Arial" w:hAnsi="Arial" w:cs="Arial"/>
            <w:b/>
            <w:bCs/>
            <w:color w:val="000000"/>
            <w:sz w:val="24"/>
            <w:szCs w:val="24"/>
          </w:rPr>
          <w:t>49</w:t>
        </w:r>
      </w:ins>
      <w:ins w:id="976" w:author="Angelo Mondaca Vergara" w:date="2020-02-21T16:52:00Z">
        <w:del w:id="977" w:author="Mondaca Vergara Angelo Rodolfo (Codelco-Chuquicamata)" w:date="2025-09-15T00:01:00Z" w16du:dateUtc="2025-09-15T03:01:00Z">
          <w:r w:rsidR="009D7F22" w:rsidDel="00203540">
            <w:rPr>
              <w:rFonts w:ascii="Arial" w:hAnsi="Arial" w:cs="Arial"/>
              <w:b/>
              <w:bCs/>
              <w:color w:val="000000"/>
              <w:sz w:val="24"/>
              <w:szCs w:val="24"/>
            </w:rPr>
            <w:delText>50</w:delText>
          </w:r>
        </w:del>
      </w:ins>
      <w:del w:id="978" w:author="Angelo Mondaca Vergara" w:date="2020-02-21T11:14:00Z">
        <w:r w:rsidDel="00B90614">
          <w:rPr>
            <w:rFonts w:ascii="Arial" w:hAnsi="Arial" w:cs="Arial"/>
            <w:b/>
            <w:bCs/>
            <w:color w:val="000000"/>
            <w:sz w:val="24"/>
            <w:szCs w:val="24"/>
          </w:rPr>
          <w:delText>50</w:delText>
        </w:r>
      </w:del>
    </w:p>
    <w:p w14:paraId="6A1C9768"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65E95F86"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El mantenedor que </w:t>
      </w:r>
      <w:ins w:id="979" w:author="Angelo Mondaca Vergara" w:date="2020-02-21T11:14:00Z">
        <w:r w:rsidR="00B90614">
          <w:rPr>
            <w:rFonts w:ascii="Arial" w:hAnsi="Arial" w:cs="Arial"/>
            <w:color w:val="000000"/>
            <w:sz w:val="24"/>
            <w:szCs w:val="24"/>
          </w:rPr>
          <w:t xml:space="preserve">realiza la </w:t>
        </w:r>
      </w:ins>
      <w:del w:id="980" w:author="Angelo Mondaca Vergara" w:date="2020-02-21T11:15:00Z">
        <w:r w:rsidRPr="00863342" w:rsidDel="00B90614">
          <w:rPr>
            <w:rFonts w:ascii="Arial" w:hAnsi="Arial" w:cs="Arial"/>
            <w:color w:val="000000"/>
            <w:sz w:val="24"/>
            <w:szCs w:val="24"/>
          </w:rPr>
          <w:delText>recepcion</w:delText>
        </w:r>
      </w:del>
      <w:ins w:id="981" w:author="Angelo Mondaca Vergara" w:date="2020-02-21T11:15:00Z">
        <w:r w:rsidR="00B90614">
          <w:rPr>
            <w:rFonts w:ascii="Arial" w:hAnsi="Arial" w:cs="Arial"/>
            <w:color w:val="000000"/>
            <w:sz w:val="24"/>
            <w:szCs w:val="24"/>
          </w:rPr>
          <w:t>recepción,</w:t>
        </w:r>
      </w:ins>
      <w:del w:id="982" w:author="Angelo Mondaca Vergara" w:date="2020-02-21T11:15:00Z">
        <w:r w:rsidRPr="00863342" w:rsidDel="00B90614">
          <w:rPr>
            <w:rFonts w:ascii="Arial" w:hAnsi="Arial" w:cs="Arial"/>
            <w:color w:val="000000"/>
            <w:sz w:val="24"/>
            <w:szCs w:val="24"/>
          </w:rPr>
          <w:delText>a</w:delText>
        </w:r>
      </w:del>
      <w:r w:rsidRPr="00863342">
        <w:rPr>
          <w:rFonts w:ascii="Arial" w:hAnsi="Arial" w:cs="Arial"/>
          <w:color w:val="000000"/>
          <w:sz w:val="24"/>
          <w:szCs w:val="24"/>
        </w:rPr>
        <w:t xml:space="preserve"> verifica el cumplimiento de los puntos indicados en la Lista de Verificación y firma el</w:t>
      </w:r>
      <w:r w:rsidR="00277938">
        <w:rPr>
          <w:rFonts w:ascii="Arial" w:hAnsi="Arial" w:cs="Arial"/>
          <w:color w:val="000000"/>
          <w:sz w:val="24"/>
          <w:szCs w:val="24"/>
        </w:rPr>
        <w:t xml:space="preserve"> </w:t>
      </w:r>
      <w:r w:rsidRPr="00863342">
        <w:rPr>
          <w:rFonts w:ascii="Arial" w:hAnsi="Arial" w:cs="Arial"/>
          <w:color w:val="000000"/>
          <w:sz w:val="24"/>
          <w:szCs w:val="24"/>
        </w:rPr>
        <w:t>formulario para recién intervenir. Para intervenir el equipo se debe poner en práctica el procedimiento para su</w:t>
      </w:r>
      <w:r w:rsidR="00277938">
        <w:rPr>
          <w:rFonts w:ascii="Arial" w:hAnsi="Arial" w:cs="Arial"/>
          <w:color w:val="000000"/>
          <w:sz w:val="24"/>
          <w:szCs w:val="24"/>
        </w:rPr>
        <w:t xml:space="preserve"> </w:t>
      </w:r>
      <w:r w:rsidRPr="00863342">
        <w:rPr>
          <w:rFonts w:ascii="Arial" w:hAnsi="Arial" w:cs="Arial"/>
          <w:color w:val="000000"/>
          <w:sz w:val="24"/>
          <w:szCs w:val="24"/>
        </w:rPr>
        <w:t>bloqueo, donde el primer paso es desenergizarlo desde la sala eléctrica.</w:t>
      </w:r>
    </w:p>
    <w:p w14:paraId="4502835A" w14:textId="77777777" w:rsidR="00041F0F" w:rsidRPr="00863342" w:rsidRDefault="00041F0F" w:rsidP="00CB175E">
      <w:pPr>
        <w:autoSpaceDE w:val="0"/>
        <w:autoSpaceDN w:val="0"/>
        <w:adjustRightInd w:val="0"/>
        <w:spacing w:after="0" w:line="240" w:lineRule="auto"/>
        <w:jc w:val="both"/>
        <w:rPr>
          <w:rFonts w:ascii="Arial" w:hAnsi="Arial" w:cs="Arial"/>
          <w:color w:val="000000"/>
          <w:sz w:val="24"/>
          <w:szCs w:val="24"/>
        </w:rPr>
      </w:pPr>
    </w:p>
    <w:p w14:paraId="0C75EE36"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Al hacer entrega del equipo reparado, se debe realizar el mismo protocolo dejando archivado el formulario de</w:t>
      </w:r>
      <w:r w:rsidR="00277938">
        <w:rPr>
          <w:rFonts w:ascii="Arial" w:hAnsi="Arial" w:cs="Arial"/>
          <w:color w:val="000000"/>
          <w:sz w:val="24"/>
          <w:szCs w:val="24"/>
        </w:rPr>
        <w:t xml:space="preserve"> </w:t>
      </w:r>
      <w:r w:rsidRPr="00863342">
        <w:rPr>
          <w:rFonts w:ascii="Arial" w:hAnsi="Arial" w:cs="Arial"/>
          <w:color w:val="000000"/>
          <w:sz w:val="24"/>
          <w:szCs w:val="24"/>
        </w:rPr>
        <w:t>entrega y recepción.</w:t>
      </w:r>
    </w:p>
    <w:p w14:paraId="23405148" w14:textId="77777777" w:rsidR="00277938" w:rsidRDefault="00277938" w:rsidP="00CB175E">
      <w:pPr>
        <w:autoSpaceDE w:val="0"/>
        <w:autoSpaceDN w:val="0"/>
        <w:adjustRightInd w:val="0"/>
        <w:spacing w:after="0" w:line="240" w:lineRule="auto"/>
        <w:jc w:val="both"/>
        <w:rPr>
          <w:ins w:id="983" w:author="Mondaca Vergara Angelo Rodolfo (Codelco-Chuquicamata)" w:date="2025-09-14T06:14:00Z" w16du:dateUtc="2025-09-14T09:14:00Z"/>
          <w:rFonts w:ascii="Arial" w:hAnsi="Arial" w:cs="Arial"/>
          <w:color w:val="000000"/>
          <w:sz w:val="24"/>
          <w:szCs w:val="24"/>
        </w:rPr>
      </w:pPr>
    </w:p>
    <w:p w14:paraId="4FB67116" w14:textId="77777777" w:rsidR="00F4317A" w:rsidRDefault="00F4317A" w:rsidP="00CB175E">
      <w:pPr>
        <w:autoSpaceDE w:val="0"/>
        <w:autoSpaceDN w:val="0"/>
        <w:adjustRightInd w:val="0"/>
        <w:spacing w:after="0" w:line="240" w:lineRule="auto"/>
        <w:jc w:val="both"/>
        <w:rPr>
          <w:ins w:id="984" w:author="Mondaca Vergara Angelo Rodolfo (Codelco-Chuquicamata)" w:date="2025-09-14T06:14:00Z" w16du:dateUtc="2025-09-14T09:14:00Z"/>
          <w:rFonts w:ascii="Arial" w:hAnsi="Arial" w:cs="Arial"/>
          <w:color w:val="000000"/>
          <w:sz w:val="24"/>
          <w:szCs w:val="24"/>
        </w:rPr>
      </w:pPr>
    </w:p>
    <w:p w14:paraId="52ED7335" w14:textId="77777777" w:rsidR="00F4317A" w:rsidRDefault="00F4317A" w:rsidP="00CB175E">
      <w:pPr>
        <w:autoSpaceDE w:val="0"/>
        <w:autoSpaceDN w:val="0"/>
        <w:adjustRightInd w:val="0"/>
        <w:spacing w:after="0" w:line="240" w:lineRule="auto"/>
        <w:jc w:val="both"/>
        <w:rPr>
          <w:ins w:id="985" w:author="Mondaca Vergara Angelo Rodolfo (Codelco-Chuquicamata)" w:date="2025-09-14T06:14:00Z" w16du:dateUtc="2025-09-14T09:14:00Z"/>
          <w:rFonts w:ascii="Arial" w:hAnsi="Arial" w:cs="Arial"/>
          <w:color w:val="000000"/>
          <w:sz w:val="24"/>
          <w:szCs w:val="24"/>
        </w:rPr>
      </w:pPr>
    </w:p>
    <w:p w14:paraId="4BC63FE1" w14:textId="77777777" w:rsidR="00F4317A" w:rsidRDefault="00F4317A" w:rsidP="00CB175E">
      <w:pPr>
        <w:autoSpaceDE w:val="0"/>
        <w:autoSpaceDN w:val="0"/>
        <w:adjustRightInd w:val="0"/>
        <w:spacing w:after="0" w:line="240" w:lineRule="auto"/>
        <w:jc w:val="both"/>
        <w:rPr>
          <w:ins w:id="986" w:author="Angelo Mondaca Vergara" w:date="2020-02-21T14:15:00Z"/>
          <w:rFonts w:ascii="Arial" w:hAnsi="Arial" w:cs="Arial"/>
          <w:color w:val="000000"/>
          <w:sz w:val="24"/>
          <w:szCs w:val="24"/>
        </w:rPr>
      </w:pPr>
    </w:p>
    <w:p w14:paraId="757AEB74" w14:textId="77777777" w:rsidR="002C11E7" w:rsidRPr="00863342" w:rsidDel="004D3D2D" w:rsidRDefault="002C11E7" w:rsidP="00CB175E">
      <w:pPr>
        <w:autoSpaceDE w:val="0"/>
        <w:autoSpaceDN w:val="0"/>
        <w:adjustRightInd w:val="0"/>
        <w:spacing w:after="0" w:line="240" w:lineRule="auto"/>
        <w:jc w:val="both"/>
        <w:rPr>
          <w:del w:id="987" w:author="Angelo Mondaca Vergara" w:date="2020-02-21T14:34:00Z"/>
          <w:rFonts w:ascii="Arial" w:hAnsi="Arial" w:cs="Arial"/>
          <w:color w:val="000000"/>
          <w:sz w:val="24"/>
          <w:szCs w:val="24"/>
        </w:rPr>
      </w:pPr>
    </w:p>
    <w:p w14:paraId="07A7B91B" w14:textId="22FC5185" w:rsidR="00F01086" w:rsidRDefault="00041F0F"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988" w:author="Angelo Mondaca Vergara" w:date="2020-02-21T16:52:00Z">
        <w:r w:rsidR="009D7F22">
          <w:rPr>
            <w:rFonts w:ascii="Arial" w:hAnsi="Arial" w:cs="Arial"/>
            <w:b/>
            <w:bCs/>
            <w:color w:val="000000"/>
            <w:sz w:val="24"/>
            <w:szCs w:val="24"/>
          </w:rPr>
          <w:t>5</w:t>
        </w:r>
      </w:ins>
      <w:ins w:id="989" w:author="Mondaca Vergara Angelo Rodolfo (Codelco-Chuquicamata)" w:date="2025-09-15T00:01:00Z" w16du:dateUtc="2025-09-15T03:01:00Z">
        <w:r w:rsidR="00203540">
          <w:rPr>
            <w:rFonts w:ascii="Arial" w:hAnsi="Arial" w:cs="Arial"/>
            <w:b/>
            <w:bCs/>
            <w:color w:val="000000"/>
            <w:sz w:val="24"/>
            <w:szCs w:val="24"/>
          </w:rPr>
          <w:t>0</w:t>
        </w:r>
      </w:ins>
      <w:ins w:id="990" w:author="Angelo Mondaca Vergara" w:date="2020-02-21T16:52:00Z">
        <w:del w:id="991" w:author="Mondaca Vergara Angelo Rodolfo (Codelco-Chuquicamata)" w:date="2025-09-15T00:01:00Z" w16du:dateUtc="2025-09-15T03:01:00Z">
          <w:r w:rsidR="009D7F22" w:rsidDel="00203540">
            <w:rPr>
              <w:rFonts w:ascii="Arial" w:hAnsi="Arial" w:cs="Arial"/>
              <w:b/>
              <w:bCs/>
              <w:color w:val="000000"/>
              <w:sz w:val="24"/>
              <w:szCs w:val="24"/>
            </w:rPr>
            <w:delText>1</w:delText>
          </w:r>
        </w:del>
      </w:ins>
      <w:del w:id="992" w:author="Angelo Mondaca Vergara" w:date="2020-02-21T11:15:00Z">
        <w:r w:rsidDel="00B90614">
          <w:rPr>
            <w:rFonts w:ascii="Arial" w:hAnsi="Arial" w:cs="Arial"/>
            <w:b/>
            <w:bCs/>
            <w:color w:val="000000"/>
            <w:sz w:val="24"/>
            <w:szCs w:val="24"/>
          </w:rPr>
          <w:delText>51</w:delText>
        </w:r>
      </w:del>
    </w:p>
    <w:p w14:paraId="4874ECF1"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48B2B2DD" w14:textId="77777777" w:rsidR="00F01086" w:rsidRDefault="00F01086" w:rsidP="00CB175E">
      <w:pPr>
        <w:autoSpaceDE w:val="0"/>
        <w:autoSpaceDN w:val="0"/>
        <w:adjustRightInd w:val="0"/>
        <w:spacing w:after="0" w:line="240" w:lineRule="auto"/>
        <w:jc w:val="both"/>
        <w:rPr>
          <w:ins w:id="993" w:author="Angelo Mondaca Vergara" w:date="2020-02-21T14:15:00Z"/>
          <w:rFonts w:ascii="Arial" w:hAnsi="Arial" w:cs="Arial"/>
          <w:color w:val="000000"/>
          <w:sz w:val="24"/>
          <w:szCs w:val="24"/>
        </w:rPr>
      </w:pPr>
      <w:r w:rsidRPr="00863342">
        <w:rPr>
          <w:rFonts w:ascii="Arial" w:hAnsi="Arial" w:cs="Arial"/>
          <w:color w:val="000000"/>
          <w:sz w:val="24"/>
          <w:szCs w:val="24"/>
        </w:rPr>
        <w:t>Para proceder a la reparación de los equipos e instalaciones, se debe hacer de acuerdo al procedimiento específico</w:t>
      </w:r>
      <w:r w:rsidR="00277938">
        <w:rPr>
          <w:rFonts w:ascii="Arial" w:hAnsi="Arial" w:cs="Arial"/>
          <w:color w:val="000000"/>
          <w:sz w:val="24"/>
          <w:szCs w:val="24"/>
        </w:rPr>
        <w:t xml:space="preserve"> </w:t>
      </w:r>
      <w:r w:rsidRPr="00863342">
        <w:rPr>
          <w:rFonts w:ascii="Arial" w:hAnsi="Arial" w:cs="Arial"/>
          <w:color w:val="000000"/>
          <w:sz w:val="24"/>
          <w:szCs w:val="24"/>
        </w:rPr>
        <w:t>correspondiente, establecido en el área.</w:t>
      </w:r>
    </w:p>
    <w:p w14:paraId="0A84B5E9" w14:textId="77777777" w:rsidR="002C11E7" w:rsidRDefault="002C11E7" w:rsidP="00CB175E">
      <w:pPr>
        <w:autoSpaceDE w:val="0"/>
        <w:autoSpaceDN w:val="0"/>
        <w:adjustRightInd w:val="0"/>
        <w:spacing w:after="0" w:line="240" w:lineRule="auto"/>
        <w:jc w:val="both"/>
        <w:rPr>
          <w:ins w:id="994" w:author="Angelo Mondaca Vergara" w:date="2020-02-21T14:15:00Z"/>
          <w:rFonts w:ascii="Arial" w:hAnsi="Arial" w:cs="Arial"/>
          <w:color w:val="000000"/>
          <w:sz w:val="24"/>
          <w:szCs w:val="24"/>
        </w:rPr>
      </w:pPr>
    </w:p>
    <w:p w14:paraId="20435528" w14:textId="65DF88A1" w:rsidR="002C11E7" w:rsidDel="00F4317A" w:rsidRDefault="002C11E7" w:rsidP="00CB175E">
      <w:pPr>
        <w:autoSpaceDE w:val="0"/>
        <w:autoSpaceDN w:val="0"/>
        <w:adjustRightInd w:val="0"/>
        <w:spacing w:after="0" w:line="240" w:lineRule="auto"/>
        <w:jc w:val="both"/>
        <w:rPr>
          <w:ins w:id="995" w:author="Angelo Mondaca Vergara" w:date="2020-02-21T14:34:00Z"/>
          <w:del w:id="996" w:author="Mondaca Vergara Angelo Rodolfo (Codelco-Chuquicamata)" w:date="2025-09-14T06:14:00Z" w16du:dateUtc="2025-09-14T09:14:00Z"/>
          <w:rFonts w:ascii="Arial" w:hAnsi="Arial" w:cs="Arial"/>
          <w:color w:val="000000"/>
          <w:sz w:val="24"/>
          <w:szCs w:val="24"/>
        </w:rPr>
      </w:pPr>
    </w:p>
    <w:p w14:paraId="5226AB22" w14:textId="1817341F" w:rsidR="004D3D2D" w:rsidDel="00F4317A" w:rsidRDefault="004D3D2D" w:rsidP="00CB175E">
      <w:pPr>
        <w:autoSpaceDE w:val="0"/>
        <w:autoSpaceDN w:val="0"/>
        <w:adjustRightInd w:val="0"/>
        <w:spacing w:after="0" w:line="240" w:lineRule="auto"/>
        <w:jc w:val="both"/>
        <w:rPr>
          <w:ins w:id="997" w:author="Angelo Mondaca Vergara" w:date="2020-02-21T14:34:00Z"/>
          <w:del w:id="998" w:author="Mondaca Vergara Angelo Rodolfo (Codelco-Chuquicamata)" w:date="2025-09-14T06:14:00Z" w16du:dateUtc="2025-09-14T09:14:00Z"/>
          <w:rFonts w:ascii="Arial" w:hAnsi="Arial" w:cs="Arial"/>
          <w:color w:val="000000"/>
          <w:sz w:val="24"/>
          <w:szCs w:val="24"/>
        </w:rPr>
      </w:pPr>
    </w:p>
    <w:p w14:paraId="30801BC2" w14:textId="44690C6C" w:rsidR="004D3D2D" w:rsidDel="00F4317A" w:rsidRDefault="004D3D2D" w:rsidP="00CB175E">
      <w:pPr>
        <w:autoSpaceDE w:val="0"/>
        <w:autoSpaceDN w:val="0"/>
        <w:adjustRightInd w:val="0"/>
        <w:spacing w:after="0" w:line="240" w:lineRule="auto"/>
        <w:jc w:val="both"/>
        <w:rPr>
          <w:ins w:id="999" w:author="Angelo Mondaca Vergara" w:date="2020-02-21T14:35:00Z"/>
          <w:del w:id="1000" w:author="Mondaca Vergara Angelo Rodolfo (Codelco-Chuquicamata)" w:date="2025-09-14T06:14:00Z" w16du:dateUtc="2025-09-14T09:14:00Z"/>
          <w:rFonts w:ascii="Arial" w:hAnsi="Arial" w:cs="Arial"/>
          <w:color w:val="000000"/>
          <w:sz w:val="24"/>
          <w:szCs w:val="24"/>
        </w:rPr>
      </w:pPr>
    </w:p>
    <w:p w14:paraId="3DB5A43D" w14:textId="0A9D64E1" w:rsidR="004D3D2D" w:rsidDel="00F4317A" w:rsidRDefault="004D3D2D" w:rsidP="00CB175E">
      <w:pPr>
        <w:autoSpaceDE w:val="0"/>
        <w:autoSpaceDN w:val="0"/>
        <w:adjustRightInd w:val="0"/>
        <w:spacing w:after="0" w:line="240" w:lineRule="auto"/>
        <w:jc w:val="both"/>
        <w:rPr>
          <w:ins w:id="1001" w:author="Angelo Mondaca Vergara" w:date="2020-02-21T14:35:00Z"/>
          <w:del w:id="1002" w:author="Mondaca Vergara Angelo Rodolfo (Codelco-Chuquicamata)" w:date="2025-09-14T06:14:00Z" w16du:dateUtc="2025-09-14T09:14:00Z"/>
          <w:rFonts w:ascii="Arial" w:hAnsi="Arial" w:cs="Arial"/>
          <w:color w:val="000000"/>
          <w:sz w:val="24"/>
          <w:szCs w:val="24"/>
        </w:rPr>
      </w:pPr>
    </w:p>
    <w:p w14:paraId="7C6A8BED" w14:textId="3B82489A" w:rsidR="004D3D2D" w:rsidDel="00F4317A" w:rsidRDefault="004D3D2D" w:rsidP="00CB175E">
      <w:pPr>
        <w:autoSpaceDE w:val="0"/>
        <w:autoSpaceDN w:val="0"/>
        <w:adjustRightInd w:val="0"/>
        <w:spacing w:after="0" w:line="240" w:lineRule="auto"/>
        <w:jc w:val="both"/>
        <w:rPr>
          <w:ins w:id="1003" w:author="Angelo Mondaca Vergara" w:date="2020-02-21T14:35:00Z"/>
          <w:del w:id="1004" w:author="Mondaca Vergara Angelo Rodolfo (Codelco-Chuquicamata)" w:date="2025-09-14T06:14:00Z" w16du:dateUtc="2025-09-14T09:14:00Z"/>
          <w:rFonts w:ascii="Arial" w:hAnsi="Arial" w:cs="Arial"/>
          <w:color w:val="000000"/>
          <w:sz w:val="24"/>
          <w:szCs w:val="24"/>
        </w:rPr>
      </w:pPr>
    </w:p>
    <w:p w14:paraId="1E870626" w14:textId="008677C1" w:rsidR="004D3D2D" w:rsidDel="00F4317A" w:rsidRDefault="004D3D2D" w:rsidP="00CB175E">
      <w:pPr>
        <w:autoSpaceDE w:val="0"/>
        <w:autoSpaceDN w:val="0"/>
        <w:adjustRightInd w:val="0"/>
        <w:spacing w:after="0" w:line="240" w:lineRule="auto"/>
        <w:jc w:val="both"/>
        <w:rPr>
          <w:ins w:id="1005" w:author="Angelo Mondaca Vergara" w:date="2020-02-21T14:35:00Z"/>
          <w:del w:id="1006" w:author="Mondaca Vergara Angelo Rodolfo (Codelco-Chuquicamata)" w:date="2025-09-14T06:14:00Z" w16du:dateUtc="2025-09-14T09:14:00Z"/>
          <w:rFonts w:ascii="Arial" w:hAnsi="Arial" w:cs="Arial"/>
          <w:color w:val="000000"/>
          <w:sz w:val="24"/>
          <w:szCs w:val="24"/>
        </w:rPr>
      </w:pPr>
    </w:p>
    <w:p w14:paraId="3D03ADCE" w14:textId="573F83F1" w:rsidR="004D3D2D" w:rsidDel="00F4317A" w:rsidRDefault="004D3D2D" w:rsidP="00CB175E">
      <w:pPr>
        <w:autoSpaceDE w:val="0"/>
        <w:autoSpaceDN w:val="0"/>
        <w:adjustRightInd w:val="0"/>
        <w:spacing w:after="0" w:line="240" w:lineRule="auto"/>
        <w:jc w:val="both"/>
        <w:rPr>
          <w:ins w:id="1007" w:author="Angelo Mondaca Vergara" w:date="2020-02-21T14:35:00Z"/>
          <w:del w:id="1008" w:author="Mondaca Vergara Angelo Rodolfo (Codelco-Chuquicamata)" w:date="2025-09-14T06:14:00Z" w16du:dateUtc="2025-09-14T09:14:00Z"/>
          <w:rFonts w:ascii="Arial" w:hAnsi="Arial" w:cs="Arial"/>
          <w:color w:val="000000"/>
          <w:sz w:val="24"/>
          <w:szCs w:val="24"/>
        </w:rPr>
      </w:pPr>
    </w:p>
    <w:p w14:paraId="512F950C" w14:textId="41341128" w:rsidR="004D3D2D" w:rsidDel="00F4317A" w:rsidRDefault="004D3D2D" w:rsidP="00CB175E">
      <w:pPr>
        <w:autoSpaceDE w:val="0"/>
        <w:autoSpaceDN w:val="0"/>
        <w:adjustRightInd w:val="0"/>
        <w:spacing w:after="0" w:line="240" w:lineRule="auto"/>
        <w:jc w:val="both"/>
        <w:rPr>
          <w:ins w:id="1009" w:author="Angelo Mondaca Vergara" w:date="2020-02-21T14:35:00Z"/>
          <w:del w:id="1010" w:author="Mondaca Vergara Angelo Rodolfo (Codelco-Chuquicamata)" w:date="2025-09-14T06:14:00Z" w16du:dateUtc="2025-09-14T09:14:00Z"/>
          <w:rFonts w:ascii="Arial" w:hAnsi="Arial" w:cs="Arial"/>
          <w:color w:val="000000"/>
          <w:sz w:val="24"/>
          <w:szCs w:val="24"/>
        </w:rPr>
      </w:pPr>
    </w:p>
    <w:p w14:paraId="2975C5B4" w14:textId="77777777" w:rsidR="004D3D2D" w:rsidRDefault="004D3D2D" w:rsidP="00CB175E">
      <w:pPr>
        <w:autoSpaceDE w:val="0"/>
        <w:autoSpaceDN w:val="0"/>
        <w:adjustRightInd w:val="0"/>
        <w:spacing w:after="0" w:line="240" w:lineRule="auto"/>
        <w:jc w:val="both"/>
        <w:rPr>
          <w:rFonts w:ascii="Arial" w:hAnsi="Arial" w:cs="Arial"/>
          <w:color w:val="000000"/>
          <w:sz w:val="24"/>
          <w:szCs w:val="24"/>
        </w:rPr>
      </w:pPr>
    </w:p>
    <w:p w14:paraId="262E43CA" w14:textId="77777777" w:rsidR="00041F0F" w:rsidDel="00B90614" w:rsidRDefault="00041F0F" w:rsidP="00CB175E">
      <w:pPr>
        <w:autoSpaceDE w:val="0"/>
        <w:autoSpaceDN w:val="0"/>
        <w:adjustRightInd w:val="0"/>
        <w:spacing w:after="0" w:line="240" w:lineRule="auto"/>
        <w:jc w:val="both"/>
        <w:rPr>
          <w:del w:id="1011" w:author="Angelo Mondaca Vergara" w:date="2020-02-21T11:15:00Z"/>
          <w:rFonts w:ascii="Arial" w:hAnsi="Arial" w:cs="Arial"/>
          <w:color w:val="000000"/>
          <w:sz w:val="24"/>
          <w:szCs w:val="24"/>
        </w:rPr>
      </w:pPr>
    </w:p>
    <w:p w14:paraId="57EB551A" w14:textId="77777777" w:rsidR="00277938" w:rsidRPr="00863342" w:rsidDel="00B90614" w:rsidRDefault="00277938" w:rsidP="00CB175E">
      <w:pPr>
        <w:autoSpaceDE w:val="0"/>
        <w:autoSpaceDN w:val="0"/>
        <w:adjustRightInd w:val="0"/>
        <w:spacing w:after="0" w:line="240" w:lineRule="auto"/>
        <w:jc w:val="both"/>
        <w:rPr>
          <w:del w:id="1012" w:author="Angelo Mondaca Vergara" w:date="2020-02-21T11:15:00Z"/>
          <w:rFonts w:ascii="Arial" w:hAnsi="Arial" w:cs="Arial"/>
          <w:color w:val="000000"/>
          <w:sz w:val="24"/>
          <w:szCs w:val="24"/>
        </w:rPr>
      </w:pPr>
    </w:p>
    <w:p w14:paraId="7A2CB38A" w14:textId="77777777" w:rsidR="00F01086" w:rsidRPr="00863342" w:rsidRDefault="00F01086" w:rsidP="00277938">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TITULO IV</w:t>
      </w:r>
    </w:p>
    <w:p w14:paraId="1FF0A0F5" w14:textId="77777777" w:rsidR="00041F0F" w:rsidRDefault="00F01086" w:rsidP="00277938">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 xml:space="preserve">MEDIDAS </w:t>
      </w:r>
      <w:r w:rsidR="00041F0F">
        <w:rPr>
          <w:rFonts w:ascii="Arial" w:hAnsi="Arial" w:cs="Arial"/>
          <w:b/>
          <w:bCs/>
          <w:color w:val="000000"/>
          <w:sz w:val="24"/>
          <w:szCs w:val="24"/>
        </w:rPr>
        <w:t>DE SEGURIDAD EN LAS OPERACIONES</w:t>
      </w:r>
    </w:p>
    <w:p w14:paraId="6D5B992A" w14:textId="77777777" w:rsidR="00F01086" w:rsidRDefault="00F01086" w:rsidP="00277938">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PLANTAS DE OXÍGENO</w:t>
      </w:r>
    </w:p>
    <w:p w14:paraId="6E0FC901" w14:textId="77777777" w:rsidR="00277938" w:rsidRPr="00863342" w:rsidRDefault="00277938" w:rsidP="00277938">
      <w:pPr>
        <w:autoSpaceDE w:val="0"/>
        <w:autoSpaceDN w:val="0"/>
        <w:adjustRightInd w:val="0"/>
        <w:spacing w:after="0" w:line="240" w:lineRule="auto"/>
        <w:jc w:val="center"/>
        <w:rPr>
          <w:rFonts w:ascii="Arial" w:hAnsi="Arial" w:cs="Arial"/>
          <w:b/>
          <w:bCs/>
          <w:color w:val="000000"/>
          <w:sz w:val="24"/>
          <w:szCs w:val="24"/>
        </w:rPr>
      </w:pPr>
    </w:p>
    <w:p w14:paraId="6E9F292A" w14:textId="77777777" w:rsidR="00F01086" w:rsidRPr="00863342" w:rsidRDefault="00F01086" w:rsidP="00277938">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Primero</w:t>
      </w:r>
    </w:p>
    <w:p w14:paraId="6AFB2F8F" w14:textId="77777777" w:rsidR="00F01086" w:rsidRDefault="00F01086" w:rsidP="00277938">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de Seguridad de Aplicación General</w:t>
      </w:r>
    </w:p>
    <w:p w14:paraId="415C722B" w14:textId="77777777" w:rsidR="00277938" w:rsidRPr="00863342" w:rsidRDefault="00277938" w:rsidP="00277938">
      <w:pPr>
        <w:autoSpaceDE w:val="0"/>
        <w:autoSpaceDN w:val="0"/>
        <w:adjustRightInd w:val="0"/>
        <w:spacing w:after="0" w:line="240" w:lineRule="auto"/>
        <w:jc w:val="center"/>
        <w:rPr>
          <w:rFonts w:ascii="Arial" w:hAnsi="Arial" w:cs="Arial"/>
          <w:b/>
          <w:bCs/>
          <w:color w:val="000000"/>
          <w:sz w:val="24"/>
          <w:szCs w:val="24"/>
        </w:rPr>
      </w:pPr>
    </w:p>
    <w:p w14:paraId="1294A0C8" w14:textId="1CDE042F" w:rsidR="00F01086" w:rsidRDefault="00041F0F"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15</w:t>
      </w:r>
      <w:ins w:id="1013" w:author="Mondaca Vergara Angelo Rodolfo (Codelco-Chuquicamata)" w:date="2025-09-15T00:01:00Z" w16du:dateUtc="2025-09-15T03:01:00Z">
        <w:r w:rsidR="00203540">
          <w:rPr>
            <w:rFonts w:ascii="Arial" w:hAnsi="Arial" w:cs="Arial"/>
            <w:b/>
            <w:bCs/>
            <w:color w:val="000000"/>
            <w:sz w:val="24"/>
            <w:szCs w:val="24"/>
          </w:rPr>
          <w:t>1</w:t>
        </w:r>
      </w:ins>
      <w:ins w:id="1014" w:author="Angelo Mondaca Vergara" w:date="2020-02-21T16:52:00Z">
        <w:del w:id="1015" w:author="Mondaca Vergara Angelo Rodolfo (Codelco-Chuquicamata)" w:date="2025-09-15T00:01:00Z" w16du:dateUtc="2025-09-15T03:01:00Z">
          <w:r w:rsidR="009D7F22" w:rsidDel="00203540">
            <w:rPr>
              <w:rFonts w:ascii="Arial" w:hAnsi="Arial" w:cs="Arial"/>
              <w:b/>
              <w:bCs/>
              <w:color w:val="000000"/>
              <w:sz w:val="24"/>
              <w:szCs w:val="24"/>
            </w:rPr>
            <w:delText>2</w:delText>
          </w:r>
        </w:del>
      </w:ins>
      <w:del w:id="1016" w:author="Angelo Mondaca Vergara" w:date="2020-02-21T11:16:00Z">
        <w:r w:rsidDel="0026209B">
          <w:rPr>
            <w:rFonts w:ascii="Arial" w:hAnsi="Arial" w:cs="Arial"/>
            <w:b/>
            <w:bCs/>
            <w:color w:val="000000"/>
            <w:sz w:val="24"/>
            <w:szCs w:val="24"/>
          </w:rPr>
          <w:delText>2</w:delText>
        </w:r>
      </w:del>
    </w:p>
    <w:p w14:paraId="6AE8E53B"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03AEFAB4" w14:textId="1C6039CC"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Por sus características, la manipulación de oxígeno y/o nitrógeno tiene una serie de riesgos asociados, por lo que</w:t>
      </w:r>
      <w:r w:rsidR="00277938">
        <w:rPr>
          <w:rFonts w:ascii="Arial" w:hAnsi="Arial" w:cs="Arial"/>
          <w:color w:val="000000"/>
          <w:sz w:val="24"/>
          <w:szCs w:val="24"/>
        </w:rPr>
        <w:t xml:space="preserve"> </w:t>
      </w:r>
      <w:r w:rsidRPr="00863342">
        <w:rPr>
          <w:rFonts w:ascii="Arial" w:hAnsi="Arial" w:cs="Arial"/>
          <w:color w:val="000000"/>
          <w:sz w:val="24"/>
          <w:szCs w:val="24"/>
        </w:rPr>
        <w:t xml:space="preserve">las operaciones deben realizarse </w:t>
      </w:r>
      <w:del w:id="1017" w:author="Mondaca Vergara Angelo Rodolfo (Codelco-Chuquicamata)" w:date="2025-09-15T00:01:00Z" w16du:dateUtc="2025-09-15T03:01:00Z">
        <w:r w:rsidRPr="00863342" w:rsidDel="00203540">
          <w:rPr>
            <w:rFonts w:ascii="Arial" w:hAnsi="Arial" w:cs="Arial"/>
            <w:color w:val="000000"/>
            <w:sz w:val="24"/>
            <w:szCs w:val="24"/>
          </w:rPr>
          <w:delText>de acuerdo a</w:delText>
        </w:r>
      </w:del>
      <w:ins w:id="1018" w:author="Mondaca Vergara Angelo Rodolfo (Codelco-Chuquicamata)" w:date="2025-09-15T00:01:00Z" w16du:dateUtc="2025-09-15T03:01:00Z">
        <w:r w:rsidR="00203540" w:rsidRPr="00863342">
          <w:rPr>
            <w:rFonts w:ascii="Arial" w:hAnsi="Arial" w:cs="Arial"/>
            <w:color w:val="000000"/>
            <w:sz w:val="24"/>
            <w:szCs w:val="24"/>
          </w:rPr>
          <w:t>de acuerdo con</w:t>
        </w:r>
      </w:ins>
      <w:r w:rsidRPr="00863342">
        <w:rPr>
          <w:rFonts w:ascii="Arial" w:hAnsi="Arial" w:cs="Arial"/>
          <w:color w:val="000000"/>
          <w:sz w:val="24"/>
          <w:szCs w:val="24"/>
        </w:rPr>
        <w:t xml:space="preserve"> los procedimientos establecidos y aceptados.</w:t>
      </w:r>
    </w:p>
    <w:p w14:paraId="6AD47F04" w14:textId="77777777" w:rsidR="00277938" w:rsidRPr="00863342" w:rsidRDefault="00277938" w:rsidP="00CB175E">
      <w:pPr>
        <w:autoSpaceDE w:val="0"/>
        <w:autoSpaceDN w:val="0"/>
        <w:adjustRightInd w:val="0"/>
        <w:spacing w:after="0" w:line="240" w:lineRule="auto"/>
        <w:jc w:val="both"/>
        <w:rPr>
          <w:rFonts w:ascii="Arial" w:hAnsi="Arial" w:cs="Arial"/>
          <w:color w:val="000000"/>
          <w:sz w:val="24"/>
          <w:szCs w:val="24"/>
        </w:rPr>
      </w:pPr>
    </w:p>
    <w:p w14:paraId="75199C0F" w14:textId="7371611E" w:rsidR="00F01086" w:rsidRDefault="00041F0F"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15</w:t>
      </w:r>
      <w:ins w:id="1019" w:author="Mondaca Vergara Angelo Rodolfo (Codelco-Chuquicamata)" w:date="2025-09-15T00:01:00Z" w16du:dateUtc="2025-09-15T03:01:00Z">
        <w:r w:rsidR="00203540">
          <w:rPr>
            <w:rFonts w:ascii="Arial" w:hAnsi="Arial" w:cs="Arial"/>
            <w:b/>
            <w:bCs/>
            <w:color w:val="000000"/>
            <w:sz w:val="24"/>
            <w:szCs w:val="24"/>
          </w:rPr>
          <w:t>2</w:t>
        </w:r>
      </w:ins>
      <w:ins w:id="1020" w:author="Angelo Mondaca Vergara" w:date="2020-02-21T16:52:00Z">
        <w:del w:id="1021" w:author="Mondaca Vergara Angelo Rodolfo (Codelco-Chuquicamata)" w:date="2025-09-15T00:01:00Z" w16du:dateUtc="2025-09-15T03:01:00Z">
          <w:r w:rsidR="009D7F22" w:rsidDel="00203540">
            <w:rPr>
              <w:rFonts w:ascii="Arial" w:hAnsi="Arial" w:cs="Arial"/>
              <w:b/>
              <w:bCs/>
              <w:color w:val="000000"/>
              <w:sz w:val="24"/>
              <w:szCs w:val="24"/>
            </w:rPr>
            <w:delText>3</w:delText>
          </w:r>
        </w:del>
      </w:ins>
      <w:del w:id="1022" w:author="Angelo Mondaca Vergara" w:date="2020-02-21T11:16:00Z">
        <w:r w:rsidDel="0026209B">
          <w:rPr>
            <w:rFonts w:ascii="Arial" w:hAnsi="Arial" w:cs="Arial"/>
            <w:b/>
            <w:bCs/>
            <w:color w:val="000000"/>
            <w:sz w:val="24"/>
            <w:szCs w:val="24"/>
          </w:rPr>
          <w:delText>3</w:delText>
        </w:r>
      </w:del>
    </w:p>
    <w:p w14:paraId="7284E2F5"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6F03C66A" w14:textId="0BF2C445"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nitrógeno desplaza al oxígeno, por lo que todo el personal que realice algún trabajo en áreas con riesgos</w:t>
      </w:r>
      <w:r w:rsidR="00277938">
        <w:rPr>
          <w:rFonts w:ascii="Arial" w:hAnsi="Arial" w:cs="Arial"/>
          <w:color w:val="000000"/>
          <w:sz w:val="24"/>
          <w:szCs w:val="24"/>
        </w:rPr>
        <w:t xml:space="preserve"> </w:t>
      </w:r>
      <w:r w:rsidRPr="00863342">
        <w:rPr>
          <w:rFonts w:ascii="Arial" w:hAnsi="Arial" w:cs="Arial"/>
          <w:color w:val="000000"/>
          <w:sz w:val="24"/>
          <w:szCs w:val="24"/>
        </w:rPr>
        <w:t xml:space="preserve">asociados al </w:t>
      </w:r>
      <w:del w:id="1023" w:author="Mondaca Vergara Angelo Rodolfo (Codelco-Chuquicamata)" w:date="2025-09-15T01:40:00Z" w16du:dateUtc="2025-09-15T04:40:00Z">
        <w:r w:rsidRPr="00863342" w:rsidDel="00065F9F">
          <w:rPr>
            <w:rFonts w:ascii="Arial" w:hAnsi="Arial" w:cs="Arial"/>
            <w:color w:val="000000"/>
            <w:sz w:val="24"/>
            <w:szCs w:val="24"/>
          </w:rPr>
          <w:delText>nitrógeno,</w:delText>
        </w:r>
      </w:del>
      <w:ins w:id="1024" w:author="Mondaca Vergara Angelo Rodolfo (Codelco-Chuquicamata)" w:date="2025-09-15T01:40:00Z" w16du:dateUtc="2025-09-15T04:40:00Z">
        <w:r w:rsidR="00065F9F" w:rsidRPr="00863342">
          <w:rPr>
            <w:rFonts w:ascii="Arial" w:hAnsi="Arial" w:cs="Arial"/>
            <w:color w:val="000000"/>
            <w:sz w:val="24"/>
            <w:szCs w:val="24"/>
          </w:rPr>
          <w:t>nitrógeno</w:t>
        </w:r>
      </w:ins>
      <w:r w:rsidRPr="00863342">
        <w:rPr>
          <w:rFonts w:ascii="Arial" w:hAnsi="Arial" w:cs="Arial"/>
          <w:color w:val="000000"/>
          <w:sz w:val="24"/>
          <w:szCs w:val="24"/>
        </w:rPr>
        <w:t xml:space="preserve"> deberá contar con un analizador de oxígeno</w:t>
      </w:r>
      <w:ins w:id="1025" w:author="Mondaca Vergara Angelo Rodolfo (Codelco-Chuquicamata)" w:date="2025-09-15T00:01:00Z" w16du:dateUtc="2025-09-15T03:01:00Z">
        <w:r w:rsidR="00203540">
          <w:rPr>
            <w:rFonts w:ascii="Arial" w:hAnsi="Arial" w:cs="Arial"/>
            <w:color w:val="000000"/>
            <w:sz w:val="24"/>
            <w:szCs w:val="24"/>
          </w:rPr>
          <w:t xml:space="preserve"> (Oxímetro)</w:t>
        </w:r>
      </w:ins>
      <w:r w:rsidRPr="00863342">
        <w:rPr>
          <w:rFonts w:ascii="Arial" w:hAnsi="Arial" w:cs="Arial"/>
          <w:color w:val="000000"/>
          <w:sz w:val="24"/>
          <w:szCs w:val="24"/>
        </w:rPr>
        <w:t xml:space="preserve"> y los elementos de protección personal adecuado</w:t>
      </w:r>
      <w:r w:rsidR="00041F0F">
        <w:rPr>
          <w:rFonts w:ascii="Arial" w:hAnsi="Arial" w:cs="Arial"/>
          <w:color w:val="000000"/>
          <w:sz w:val="24"/>
          <w:szCs w:val="24"/>
        </w:rPr>
        <w:t>s</w:t>
      </w:r>
      <w:r w:rsidR="00277938">
        <w:rPr>
          <w:rFonts w:ascii="Arial" w:hAnsi="Arial" w:cs="Arial"/>
          <w:color w:val="000000"/>
          <w:sz w:val="24"/>
          <w:szCs w:val="24"/>
        </w:rPr>
        <w:t xml:space="preserve"> </w:t>
      </w:r>
      <w:r w:rsidRPr="00863342">
        <w:rPr>
          <w:rFonts w:ascii="Arial" w:hAnsi="Arial" w:cs="Arial"/>
          <w:color w:val="000000"/>
          <w:sz w:val="24"/>
          <w:szCs w:val="24"/>
        </w:rPr>
        <w:t xml:space="preserve">y autorización del </w:t>
      </w:r>
      <w:del w:id="1026" w:author="Angelo Mondaca Vergara" w:date="2020-02-21T11:17:00Z">
        <w:r w:rsidRPr="00863342" w:rsidDel="0026209B">
          <w:rPr>
            <w:rFonts w:ascii="Arial" w:hAnsi="Arial" w:cs="Arial"/>
            <w:color w:val="000000"/>
            <w:sz w:val="24"/>
            <w:szCs w:val="24"/>
          </w:rPr>
          <w:delText>Jefe</w:delText>
        </w:r>
      </w:del>
      <w:ins w:id="1027" w:author="Angelo Mondaca Vergara" w:date="2020-02-21T11:17:00Z">
        <w:r w:rsidR="0026209B">
          <w:rPr>
            <w:rFonts w:ascii="Arial" w:hAnsi="Arial" w:cs="Arial"/>
            <w:color w:val="000000"/>
            <w:sz w:val="24"/>
            <w:szCs w:val="24"/>
          </w:rPr>
          <w:t>Ingeniero</w:t>
        </w:r>
      </w:ins>
      <w:r w:rsidRPr="00863342">
        <w:rPr>
          <w:rFonts w:ascii="Arial" w:hAnsi="Arial" w:cs="Arial"/>
          <w:color w:val="000000"/>
          <w:sz w:val="24"/>
          <w:szCs w:val="24"/>
        </w:rPr>
        <w:t xml:space="preserve"> de operaciones.</w:t>
      </w:r>
      <w:r w:rsidR="00041F0F">
        <w:rPr>
          <w:rFonts w:ascii="Arial" w:hAnsi="Arial" w:cs="Arial"/>
          <w:color w:val="000000"/>
          <w:sz w:val="24"/>
          <w:szCs w:val="24"/>
        </w:rPr>
        <w:t xml:space="preserve"> Si la concentración de oxígeno en el ambiente es menor a 19</w:t>
      </w:r>
      <w:del w:id="1028" w:author="Angelo Mondaca Vergara" w:date="2020-02-21T14:17:00Z">
        <w:r w:rsidR="00041F0F" w:rsidDel="002C11E7">
          <w:rPr>
            <w:rFonts w:ascii="Arial" w:hAnsi="Arial" w:cs="Arial"/>
            <w:color w:val="000000"/>
            <w:sz w:val="24"/>
            <w:szCs w:val="24"/>
          </w:rPr>
          <w:delText>,5</w:delText>
        </w:r>
      </w:del>
      <w:r w:rsidR="00041F0F">
        <w:rPr>
          <w:rFonts w:ascii="Arial" w:hAnsi="Arial" w:cs="Arial"/>
          <w:color w:val="000000"/>
          <w:sz w:val="24"/>
          <w:szCs w:val="24"/>
        </w:rPr>
        <w:t xml:space="preserve">% se deberá detener de inmediato la actividad, dando aviso a la jefatura correspondiente y al </w:t>
      </w:r>
      <w:del w:id="1029" w:author="Angelo Mondaca Vergara" w:date="2020-02-21T11:17:00Z">
        <w:r w:rsidR="00041F0F" w:rsidDel="0026209B">
          <w:rPr>
            <w:rFonts w:ascii="Arial" w:hAnsi="Arial" w:cs="Arial"/>
            <w:color w:val="000000"/>
            <w:sz w:val="24"/>
            <w:szCs w:val="24"/>
          </w:rPr>
          <w:delText>jefe</w:delText>
        </w:r>
      </w:del>
      <w:ins w:id="1030" w:author="Angelo Mondaca Vergara" w:date="2020-02-21T11:17:00Z">
        <w:r w:rsidR="0026209B">
          <w:rPr>
            <w:rFonts w:ascii="Arial" w:hAnsi="Arial" w:cs="Arial"/>
            <w:color w:val="000000"/>
            <w:sz w:val="24"/>
            <w:szCs w:val="24"/>
          </w:rPr>
          <w:t>Ingeniero</w:t>
        </w:r>
      </w:ins>
      <w:r w:rsidR="00041F0F">
        <w:rPr>
          <w:rFonts w:ascii="Arial" w:hAnsi="Arial" w:cs="Arial"/>
          <w:color w:val="000000"/>
          <w:sz w:val="24"/>
          <w:szCs w:val="24"/>
        </w:rPr>
        <w:t xml:space="preserve"> de Operaciones para que se revisen las condiciones de la actividad y se tomen las medidas de seguridad necesarias.</w:t>
      </w:r>
    </w:p>
    <w:p w14:paraId="7EDFC29F" w14:textId="77777777" w:rsidR="00041F0F" w:rsidRDefault="00041F0F" w:rsidP="00CB175E">
      <w:pPr>
        <w:autoSpaceDE w:val="0"/>
        <w:autoSpaceDN w:val="0"/>
        <w:adjustRightInd w:val="0"/>
        <w:spacing w:after="0" w:line="240" w:lineRule="auto"/>
        <w:jc w:val="both"/>
        <w:rPr>
          <w:rFonts w:ascii="Arial" w:hAnsi="Arial" w:cs="Arial"/>
          <w:color w:val="000000"/>
          <w:sz w:val="24"/>
          <w:szCs w:val="24"/>
        </w:rPr>
      </w:pPr>
    </w:p>
    <w:p w14:paraId="693A402D" w14:textId="77777777" w:rsidR="00277938" w:rsidRPr="00863342" w:rsidDel="0026209B" w:rsidRDefault="00277938" w:rsidP="00CB175E">
      <w:pPr>
        <w:autoSpaceDE w:val="0"/>
        <w:autoSpaceDN w:val="0"/>
        <w:adjustRightInd w:val="0"/>
        <w:spacing w:after="0" w:line="240" w:lineRule="auto"/>
        <w:jc w:val="both"/>
        <w:rPr>
          <w:del w:id="1031" w:author="Angelo Mondaca Vergara" w:date="2020-02-21T11:17:00Z"/>
          <w:rFonts w:ascii="Arial" w:hAnsi="Arial" w:cs="Arial"/>
          <w:color w:val="000000"/>
          <w:sz w:val="24"/>
          <w:szCs w:val="24"/>
        </w:rPr>
      </w:pPr>
    </w:p>
    <w:p w14:paraId="7ABCE645" w14:textId="228F3164"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 xml:space="preserve">Artículo </w:t>
      </w:r>
      <w:r w:rsidR="00041F0F">
        <w:rPr>
          <w:rFonts w:ascii="Arial" w:hAnsi="Arial" w:cs="Arial"/>
          <w:b/>
          <w:bCs/>
          <w:color w:val="000000"/>
          <w:sz w:val="24"/>
          <w:szCs w:val="24"/>
        </w:rPr>
        <w:t>15</w:t>
      </w:r>
      <w:ins w:id="1032" w:author="Mondaca Vergara Angelo Rodolfo (Codelco-Chuquicamata)" w:date="2025-09-15T00:02:00Z" w16du:dateUtc="2025-09-15T03:02:00Z">
        <w:r w:rsidR="00203540">
          <w:rPr>
            <w:rFonts w:ascii="Arial" w:hAnsi="Arial" w:cs="Arial"/>
            <w:b/>
            <w:bCs/>
            <w:color w:val="000000"/>
            <w:sz w:val="24"/>
            <w:szCs w:val="24"/>
          </w:rPr>
          <w:t>3</w:t>
        </w:r>
      </w:ins>
      <w:ins w:id="1033" w:author="Angelo Mondaca Vergara" w:date="2020-02-21T16:52:00Z">
        <w:del w:id="1034" w:author="Mondaca Vergara Angelo Rodolfo (Codelco-Chuquicamata)" w:date="2025-09-15T00:02:00Z" w16du:dateUtc="2025-09-15T03:02:00Z">
          <w:r w:rsidR="009D7F22" w:rsidDel="00203540">
            <w:rPr>
              <w:rFonts w:ascii="Arial" w:hAnsi="Arial" w:cs="Arial"/>
              <w:b/>
              <w:bCs/>
              <w:color w:val="000000"/>
              <w:sz w:val="24"/>
              <w:szCs w:val="24"/>
            </w:rPr>
            <w:delText>4</w:delText>
          </w:r>
        </w:del>
      </w:ins>
      <w:del w:id="1035" w:author="Angelo Mondaca Vergara" w:date="2020-02-21T11:17:00Z">
        <w:r w:rsidR="00041F0F" w:rsidDel="0026209B">
          <w:rPr>
            <w:rFonts w:ascii="Arial" w:hAnsi="Arial" w:cs="Arial"/>
            <w:b/>
            <w:bCs/>
            <w:color w:val="000000"/>
            <w:sz w:val="24"/>
            <w:szCs w:val="24"/>
          </w:rPr>
          <w:delText>4</w:delText>
        </w:r>
      </w:del>
    </w:p>
    <w:p w14:paraId="3BDAE2CC" w14:textId="77777777" w:rsidR="00277938" w:rsidRPr="00863342" w:rsidRDefault="00277938" w:rsidP="00CB175E">
      <w:pPr>
        <w:autoSpaceDE w:val="0"/>
        <w:autoSpaceDN w:val="0"/>
        <w:adjustRightInd w:val="0"/>
        <w:spacing w:after="0" w:line="240" w:lineRule="auto"/>
        <w:jc w:val="both"/>
        <w:rPr>
          <w:rFonts w:ascii="Arial" w:hAnsi="Arial" w:cs="Arial"/>
          <w:b/>
          <w:bCs/>
          <w:color w:val="000000"/>
          <w:sz w:val="24"/>
          <w:szCs w:val="24"/>
        </w:rPr>
      </w:pPr>
    </w:p>
    <w:p w14:paraId="573B7E28" w14:textId="0AC85994"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oxígeno reacciona violentamente con sustancias orgánicas, por lo que todo el personal que realice algún trabajo</w:t>
      </w:r>
      <w:r w:rsidR="00277938">
        <w:rPr>
          <w:rFonts w:ascii="Arial" w:hAnsi="Arial" w:cs="Arial"/>
          <w:color w:val="000000"/>
          <w:sz w:val="24"/>
          <w:szCs w:val="24"/>
        </w:rPr>
        <w:t xml:space="preserve"> </w:t>
      </w:r>
      <w:r w:rsidRPr="00863342">
        <w:rPr>
          <w:rFonts w:ascii="Arial" w:hAnsi="Arial" w:cs="Arial"/>
          <w:color w:val="000000"/>
          <w:sz w:val="24"/>
          <w:szCs w:val="24"/>
        </w:rPr>
        <w:t xml:space="preserve">en áreas con riesgos asociados al </w:t>
      </w:r>
      <w:del w:id="1036" w:author="Mondaca Vergara Angelo Rodolfo (Codelco-Chuquicamata)" w:date="2025-09-15T01:22:00Z" w16du:dateUtc="2025-09-15T04:22:00Z">
        <w:r w:rsidRPr="00863342" w:rsidDel="003F377E">
          <w:rPr>
            <w:rFonts w:ascii="Arial" w:hAnsi="Arial" w:cs="Arial"/>
            <w:color w:val="000000"/>
            <w:sz w:val="24"/>
            <w:szCs w:val="24"/>
          </w:rPr>
          <w:delText>oxígeno,</w:delText>
        </w:r>
      </w:del>
      <w:ins w:id="1037" w:author="Mondaca Vergara Angelo Rodolfo (Codelco-Chuquicamata)" w:date="2025-09-15T01:22:00Z" w16du:dateUtc="2025-09-15T04:22:00Z">
        <w:r w:rsidR="003F377E" w:rsidRPr="00863342">
          <w:rPr>
            <w:rFonts w:ascii="Arial" w:hAnsi="Arial" w:cs="Arial"/>
            <w:color w:val="000000"/>
            <w:sz w:val="24"/>
            <w:szCs w:val="24"/>
          </w:rPr>
          <w:t>oxígeno</w:t>
        </w:r>
      </w:ins>
      <w:r w:rsidRPr="00863342">
        <w:rPr>
          <w:rFonts w:ascii="Arial" w:hAnsi="Arial" w:cs="Arial"/>
          <w:color w:val="000000"/>
          <w:sz w:val="24"/>
          <w:szCs w:val="24"/>
        </w:rPr>
        <w:t xml:space="preserve"> deberá contar con un analizador de oxígeno</w:t>
      </w:r>
      <w:ins w:id="1038" w:author="Mondaca Vergara Angelo Rodolfo (Codelco-Chuquicamata)" w:date="2025-09-15T01:22:00Z" w16du:dateUtc="2025-09-15T04:22:00Z">
        <w:r w:rsidR="003F377E">
          <w:rPr>
            <w:rFonts w:ascii="Arial" w:hAnsi="Arial" w:cs="Arial"/>
            <w:color w:val="000000"/>
            <w:sz w:val="24"/>
            <w:szCs w:val="24"/>
          </w:rPr>
          <w:t xml:space="preserve"> (Oxímetro)</w:t>
        </w:r>
      </w:ins>
      <w:del w:id="1039" w:author="Mondaca Vergara Angelo Rodolfo (Codelco-Chuquicamata)" w:date="2025-09-15T01:22:00Z" w16du:dateUtc="2025-09-15T04:22:00Z">
        <w:r w:rsidRPr="00863342" w:rsidDel="003F377E">
          <w:rPr>
            <w:rFonts w:ascii="Arial" w:hAnsi="Arial" w:cs="Arial"/>
            <w:color w:val="000000"/>
            <w:sz w:val="24"/>
            <w:szCs w:val="24"/>
          </w:rPr>
          <w:delText xml:space="preserve"> y los</w:delText>
        </w:r>
      </w:del>
      <w:ins w:id="1040" w:author="Mondaca Vergara Angelo Rodolfo (Codelco-Chuquicamata)" w:date="2025-09-15T01:22:00Z" w16du:dateUtc="2025-09-15T04:22:00Z">
        <w:r w:rsidR="003F377E">
          <w:rPr>
            <w:rFonts w:ascii="Arial" w:hAnsi="Arial" w:cs="Arial"/>
            <w:color w:val="000000"/>
            <w:sz w:val="24"/>
            <w:szCs w:val="24"/>
          </w:rPr>
          <w:t>,</w:t>
        </w:r>
      </w:ins>
      <w:r w:rsidRPr="00863342">
        <w:rPr>
          <w:rFonts w:ascii="Arial" w:hAnsi="Arial" w:cs="Arial"/>
          <w:color w:val="000000"/>
          <w:sz w:val="24"/>
          <w:szCs w:val="24"/>
        </w:rPr>
        <w:t xml:space="preserve"> elementos de protección</w:t>
      </w:r>
      <w:r w:rsidR="00277938">
        <w:rPr>
          <w:rFonts w:ascii="Arial" w:hAnsi="Arial" w:cs="Arial"/>
          <w:color w:val="000000"/>
          <w:sz w:val="24"/>
          <w:szCs w:val="24"/>
        </w:rPr>
        <w:t xml:space="preserve"> </w:t>
      </w:r>
      <w:r w:rsidRPr="00863342">
        <w:rPr>
          <w:rFonts w:ascii="Arial" w:hAnsi="Arial" w:cs="Arial"/>
          <w:color w:val="000000"/>
          <w:sz w:val="24"/>
          <w:szCs w:val="24"/>
        </w:rPr>
        <w:t>personal adecuado</w:t>
      </w:r>
      <w:r w:rsidR="00041F0F">
        <w:rPr>
          <w:rFonts w:ascii="Arial" w:hAnsi="Arial" w:cs="Arial"/>
          <w:color w:val="000000"/>
          <w:sz w:val="24"/>
          <w:szCs w:val="24"/>
        </w:rPr>
        <w:t>s</w:t>
      </w:r>
      <w:r w:rsidRPr="00863342">
        <w:rPr>
          <w:rFonts w:ascii="Arial" w:hAnsi="Arial" w:cs="Arial"/>
          <w:color w:val="000000"/>
          <w:sz w:val="24"/>
          <w:szCs w:val="24"/>
        </w:rPr>
        <w:t xml:space="preserve"> y autorización del </w:t>
      </w:r>
      <w:del w:id="1041" w:author="Angelo Mondaca Vergara" w:date="2020-02-21T11:17:00Z">
        <w:r w:rsidRPr="00863342" w:rsidDel="0026209B">
          <w:rPr>
            <w:rFonts w:ascii="Arial" w:hAnsi="Arial" w:cs="Arial"/>
            <w:color w:val="000000"/>
            <w:sz w:val="24"/>
            <w:szCs w:val="24"/>
          </w:rPr>
          <w:delText>Jefe</w:delText>
        </w:r>
      </w:del>
      <w:ins w:id="1042" w:author="Angelo Mondaca Vergara" w:date="2020-02-21T11:17:00Z">
        <w:r w:rsidR="0026209B">
          <w:rPr>
            <w:rFonts w:ascii="Arial" w:hAnsi="Arial" w:cs="Arial"/>
            <w:color w:val="000000"/>
            <w:sz w:val="24"/>
            <w:szCs w:val="24"/>
          </w:rPr>
          <w:t>Ingeniero</w:t>
        </w:r>
      </w:ins>
      <w:r w:rsidRPr="00863342">
        <w:rPr>
          <w:rFonts w:ascii="Arial" w:hAnsi="Arial" w:cs="Arial"/>
          <w:color w:val="000000"/>
          <w:sz w:val="24"/>
          <w:szCs w:val="24"/>
        </w:rPr>
        <w:t xml:space="preserve"> de Operaciones.</w:t>
      </w:r>
    </w:p>
    <w:p w14:paraId="20639A67" w14:textId="77777777" w:rsidR="00041F0F" w:rsidRDefault="00041F0F" w:rsidP="00CB175E">
      <w:pPr>
        <w:autoSpaceDE w:val="0"/>
        <w:autoSpaceDN w:val="0"/>
        <w:adjustRightInd w:val="0"/>
        <w:spacing w:after="0" w:line="240" w:lineRule="auto"/>
        <w:jc w:val="both"/>
        <w:rPr>
          <w:rFonts w:ascii="Arial" w:hAnsi="Arial" w:cs="Arial"/>
          <w:color w:val="000000"/>
          <w:sz w:val="24"/>
          <w:szCs w:val="24"/>
        </w:rPr>
      </w:pPr>
    </w:p>
    <w:p w14:paraId="28271B0A" w14:textId="3798CFF0" w:rsidR="00041F0F" w:rsidRDefault="00041F0F"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Si durante algún trabajo se detecta que la concentración de oxígeno en el ambiente es mayor a 22,5% se deberá detener de inmediato la actividad</w:t>
      </w:r>
      <w:del w:id="1043" w:author="Mondaca Vergara Angelo Rodolfo (Codelco-Chuquicamata)" w:date="2025-09-15T01:22:00Z" w16du:dateUtc="2025-09-15T04:22:00Z">
        <w:r w:rsidDel="003F377E">
          <w:rPr>
            <w:rFonts w:ascii="Arial" w:hAnsi="Arial" w:cs="Arial"/>
            <w:color w:val="000000"/>
            <w:sz w:val="24"/>
            <w:szCs w:val="24"/>
          </w:rPr>
          <w:delText>,</w:delText>
        </w:r>
      </w:del>
      <w:r>
        <w:rPr>
          <w:rFonts w:ascii="Arial" w:hAnsi="Arial" w:cs="Arial"/>
          <w:color w:val="000000"/>
          <w:sz w:val="24"/>
          <w:szCs w:val="24"/>
        </w:rPr>
        <w:t xml:space="preserve"> apagando cualquier fuente de ignición</w:t>
      </w:r>
      <w:ins w:id="1044" w:author="Mondaca Vergara Angelo Rodolfo (Codelco-Chuquicamata)" w:date="2025-09-15T01:23:00Z" w16du:dateUtc="2025-09-15T04:23:00Z">
        <w:r w:rsidR="003F377E">
          <w:rPr>
            <w:rFonts w:ascii="Arial" w:hAnsi="Arial" w:cs="Arial"/>
            <w:color w:val="000000"/>
            <w:sz w:val="24"/>
            <w:szCs w:val="24"/>
          </w:rPr>
          <w:t>, avisar</w:t>
        </w:r>
      </w:ins>
      <w:del w:id="1045" w:author="Mondaca Vergara Angelo Rodolfo (Codelco-Chuquicamata)" w:date="2025-09-15T01:23:00Z" w16du:dateUtc="2025-09-15T04:23:00Z">
        <w:r w:rsidDel="003F377E">
          <w:rPr>
            <w:rFonts w:ascii="Arial" w:hAnsi="Arial" w:cs="Arial"/>
            <w:color w:val="000000"/>
            <w:sz w:val="24"/>
            <w:szCs w:val="24"/>
          </w:rPr>
          <w:delText xml:space="preserve"> y </w:delText>
        </w:r>
      </w:del>
      <w:del w:id="1046" w:author="Mondaca Vergara Angelo Rodolfo (Codelco-Chuquicamata)" w:date="2025-09-15T01:22:00Z" w16du:dateUtc="2025-09-15T04:22:00Z">
        <w:r w:rsidDel="003F377E">
          <w:rPr>
            <w:rFonts w:ascii="Arial" w:hAnsi="Arial" w:cs="Arial"/>
            <w:color w:val="000000"/>
            <w:sz w:val="24"/>
            <w:szCs w:val="24"/>
          </w:rPr>
          <w:delText>dando aviso</w:delText>
        </w:r>
      </w:del>
      <w:r>
        <w:rPr>
          <w:rFonts w:ascii="Arial" w:hAnsi="Arial" w:cs="Arial"/>
          <w:color w:val="000000"/>
          <w:sz w:val="24"/>
          <w:szCs w:val="24"/>
        </w:rPr>
        <w:t xml:space="preserve"> a la jefatura correspondiente y al </w:t>
      </w:r>
      <w:del w:id="1047" w:author="Angelo Mondaca Vergara" w:date="2020-02-21T11:17:00Z">
        <w:r w:rsidDel="0026209B">
          <w:rPr>
            <w:rFonts w:ascii="Arial" w:hAnsi="Arial" w:cs="Arial"/>
            <w:color w:val="000000"/>
            <w:sz w:val="24"/>
            <w:szCs w:val="24"/>
          </w:rPr>
          <w:delText>jefe</w:delText>
        </w:r>
      </w:del>
      <w:ins w:id="1048" w:author="Angelo Mondaca Vergara" w:date="2020-02-21T11:17:00Z">
        <w:r w:rsidR="0026209B">
          <w:rPr>
            <w:rFonts w:ascii="Arial" w:hAnsi="Arial" w:cs="Arial"/>
            <w:color w:val="000000"/>
            <w:sz w:val="24"/>
            <w:szCs w:val="24"/>
          </w:rPr>
          <w:t>Ingeniero</w:t>
        </w:r>
      </w:ins>
      <w:r>
        <w:rPr>
          <w:rFonts w:ascii="Arial" w:hAnsi="Arial" w:cs="Arial"/>
          <w:color w:val="000000"/>
          <w:sz w:val="24"/>
          <w:szCs w:val="24"/>
        </w:rPr>
        <w:t xml:space="preserve"> de Operaciones para que se revisen las condiciones de la actividad y se tomen las medidas de seguridad necesarias.</w:t>
      </w:r>
    </w:p>
    <w:p w14:paraId="7F451C41" w14:textId="77777777" w:rsidR="00277938" w:rsidRPr="00863342" w:rsidRDefault="00277938" w:rsidP="00CB175E">
      <w:pPr>
        <w:autoSpaceDE w:val="0"/>
        <w:autoSpaceDN w:val="0"/>
        <w:adjustRightInd w:val="0"/>
        <w:spacing w:after="0" w:line="240" w:lineRule="auto"/>
        <w:jc w:val="both"/>
        <w:rPr>
          <w:rFonts w:ascii="Arial" w:hAnsi="Arial" w:cs="Arial"/>
          <w:color w:val="000000"/>
          <w:sz w:val="24"/>
          <w:szCs w:val="24"/>
        </w:rPr>
      </w:pPr>
    </w:p>
    <w:p w14:paraId="1959F0B6" w14:textId="5022C3D8" w:rsidR="00F01086" w:rsidRDefault="00F1282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15</w:t>
      </w:r>
      <w:ins w:id="1049" w:author="Mondaca Vergara Angelo Rodolfo (Codelco-Chuquicamata)" w:date="2025-09-15T01:23:00Z" w16du:dateUtc="2025-09-15T04:23:00Z">
        <w:r w:rsidR="003F377E">
          <w:rPr>
            <w:rFonts w:ascii="Arial" w:hAnsi="Arial" w:cs="Arial"/>
            <w:b/>
            <w:bCs/>
            <w:color w:val="000000"/>
            <w:sz w:val="24"/>
            <w:szCs w:val="24"/>
          </w:rPr>
          <w:t>4</w:t>
        </w:r>
      </w:ins>
      <w:ins w:id="1050" w:author="Angelo Mondaca Vergara" w:date="2020-02-21T16:52:00Z">
        <w:del w:id="1051" w:author="Mondaca Vergara Angelo Rodolfo (Codelco-Chuquicamata)" w:date="2025-09-15T01:23:00Z" w16du:dateUtc="2025-09-15T04:23:00Z">
          <w:r w:rsidR="009D7F22" w:rsidDel="003F377E">
            <w:rPr>
              <w:rFonts w:ascii="Arial" w:hAnsi="Arial" w:cs="Arial"/>
              <w:b/>
              <w:bCs/>
              <w:color w:val="000000"/>
              <w:sz w:val="24"/>
              <w:szCs w:val="24"/>
            </w:rPr>
            <w:delText>5</w:delText>
          </w:r>
        </w:del>
      </w:ins>
      <w:del w:id="1052" w:author="Angelo Mondaca Vergara" w:date="2020-02-21T11:18:00Z">
        <w:r w:rsidDel="0026209B">
          <w:rPr>
            <w:rFonts w:ascii="Arial" w:hAnsi="Arial" w:cs="Arial"/>
            <w:b/>
            <w:bCs/>
            <w:color w:val="000000"/>
            <w:sz w:val="24"/>
            <w:szCs w:val="24"/>
          </w:rPr>
          <w:delText>5</w:delText>
        </w:r>
      </w:del>
    </w:p>
    <w:p w14:paraId="2A743CC7"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484C5CC8"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nitrógeno puede generar asfixia, por este motivo se debe hacer un procedimiento para trabajar cerca de éste o</w:t>
      </w:r>
      <w:r w:rsidR="00A56F17">
        <w:rPr>
          <w:rFonts w:ascii="Arial" w:hAnsi="Arial" w:cs="Arial"/>
          <w:color w:val="000000"/>
          <w:sz w:val="24"/>
          <w:szCs w:val="24"/>
        </w:rPr>
        <w:t xml:space="preserve"> </w:t>
      </w:r>
      <w:r w:rsidRPr="00863342">
        <w:rPr>
          <w:rFonts w:ascii="Arial" w:hAnsi="Arial" w:cs="Arial"/>
          <w:color w:val="000000"/>
          <w:sz w:val="24"/>
          <w:szCs w:val="24"/>
        </w:rPr>
        <w:t>para efectuar reparaciones u otros trabajos.</w:t>
      </w:r>
    </w:p>
    <w:p w14:paraId="3490513A" w14:textId="77777777" w:rsidR="00A56F17" w:rsidRDefault="00A56F17" w:rsidP="00CB175E">
      <w:pPr>
        <w:autoSpaceDE w:val="0"/>
        <w:autoSpaceDN w:val="0"/>
        <w:adjustRightInd w:val="0"/>
        <w:spacing w:after="0" w:line="240" w:lineRule="auto"/>
        <w:jc w:val="both"/>
        <w:rPr>
          <w:ins w:id="1053" w:author="Angelo Mondaca Vergara" w:date="2020-02-21T14:16:00Z"/>
          <w:rFonts w:ascii="Arial" w:hAnsi="Arial" w:cs="Arial"/>
          <w:color w:val="000000"/>
          <w:sz w:val="24"/>
          <w:szCs w:val="24"/>
        </w:rPr>
      </w:pPr>
    </w:p>
    <w:p w14:paraId="1F88FF7B" w14:textId="77777777" w:rsidR="002C11E7" w:rsidRDefault="002C11E7" w:rsidP="00CB175E">
      <w:pPr>
        <w:autoSpaceDE w:val="0"/>
        <w:autoSpaceDN w:val="0"/>
        <w:adjustRightInd w:val="0"/>
        <w:spacing w:after="0" w:line="240" w:lineRule="auto"/>
        <w:jc w:val="both"/>
        <w:rPr>
          <w:rFonts w:ascii="Arial" w:hAnsi="Arial" w:cs="Arial"/>
          <w:color w:val="000000"/>
          <w:sz w:val="24"/>
          <w:szCs w:val="24"/>
        </w:rPr>
      </w:pPr>
    </w:p>
    <w:p w14:paraId="65BDCA41" w14:textId="7117B2AF" w:rsidR="00F01086" w:rsidRDefault="00F1282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15</w:t>
      </w:r>
      <w:ins w:id="1054" w:author="Mondaca Vergara Angelo Rodolfo (Codelco-Chuquicamata)" w:date="2025-09-15T01:23:00Z" w16du:dateUtc="2025-09-15T04:23:00Z">
        <w:r w:rsidR="003F377E">
          <w:rPr>
            <w:rFonts w:ascii="Arial" w:hAnsi="Arial" w:cs="Arial"/>
            <w:b/>
            <w:bCs/>
            <w:color w:val="000000"/>
            <w:sz w:val="24"/>
            <w:szCs w:val="24"/>
          </w:rPr>
          <w:t>5</w:t>
        </w:r>
      </w:ins>
      <w:ins w:id="1055" w:author="Angelo Mondaca Vergara" w:date="2020-02-21T16:53:00Z">
        <w:del w:id="1056" w:author="Mondaca Vergara Angelo Rodolfo (Codelco-Chuquicamata)" w:date="2025-09-15T01:23:00Z" w16du:dateUtc="2025-09-15T04:23:00Z">
          <w:r w:rsidR="009D7F22" w:rsidDel="003F377E">
            <w:rPr>
              <w:rFonts w:ascii="Arial" w:hAnsi="Arial" w:cs="Arial"/>
              <w:b/>
              <w:bCs/>
              <w:color w:val="000000"/>
              <w:sz w:val="24"/>
              <w:szCs w:val="24"/>
            </w:rPr>
            <w:delText>6</w:delText>
          </w:r>
        </w:del>
      </w:ins>
      <w:del w:id="1057" w:author="Angelo Mondaca Vergara" w:date="2020-02-21T11:18:00Z">
        <w:r w:rsidDel="0026209B">
          <w:rPr>
            <w:rFonts w:ascii="Arial" w:hAnsi="Arial" w:cs="Arial"/>
            <w:b/>
            <w:bCs/>
            <w:color w:val="000000"/>
            <w:sz w:val="24"/>
            <w:szCs w:val="24"/>
          </w:rPr>
          <w:delText>6</w:delText>
        </w:r>
      </w:del>
    </w:p>
    <w:p w14:paraId="3D04FEC6"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03AEBFA2" w14:textId="77777777" w:rsidR="00F01086" w:rsidRDefault="00F01086" w:rsidP="00CB175E">
      <w:pPr>
        <w:autoSpaceDE w:val="0"/>
        <w:autoSpaceDN w:val="0"/>
        <w:adjustRightInd w:val="0"/>
        <w:spacing w:after="0" w:line="240" w:lineRule="auto"/>
        <w:jc w:val="both"/>
        <w:rPr>
          <w:ins w:id="1058" w:author="Mondaca Vergara Angelo Rodolfo (Codelco-Chuquicamata)" w:date="2025-09-15T01:23:00Z" w16du:dateUtc="2025-09-15T04:23:00Z"/>
          <w:rFonts w:ascii="Arial" w:hAnsi="Arial" w:cs="Arial"/>
          <w:color w:val="000000"/>
          <w:sz w:val="24"/>
          <w:szCs w:val="24"/>
        </w:rPr>
      </w:pPr>
      <w:r w:rsidRPr="00863342">
        <w:rPr>
          <w:rFonts w:ascii="Arial" w:hAnsi="Arial" w:cs="Arial"/>
          <w:color w:val="000000"/>
          <w:sz w:val="24"/>
          <w:szCs w:val="24"/>
        </w:rPr>
        <w:t>El oxígeno reacciona violentamente con muchos materiales orgánicos, particularmente en concentraciones sobre</w:t>
      </w:r>
      <w:r w:rsidR="00A56F17">
        <w:rPr>
          <w:rFonts w:ascii="Arial" w:hAnsi="Arial" w:cs="Arial"/>
          <w:color w:val="000000"/>
          <w:sz w:val="24"/>
          <w:szCs w:val="24"/>
        </w:rPr>
        <w:t xml:space="preserve"> </w:t>
      </w:r>
      <w:r w:rsidRPr="00863342">
        <w:rPr>
          <w:rFonts w:ascii="Arial" w:hAnsi="Arial" w:cs="Arial"/>
          <w:color w:val="000000"/>
          <w:sz w:val="24"/>
          <w:szCs w:val="24"/>
        </w:rPr>
        <w:t>28% en volumen, es un gas altamente inflamable y explosivo, por lo que los materiales para su uso, manipulación</w:t>
      </w:r>
      <w:r w:rsidR="00A56F17">
        <w:rPr>
          <w:rFonts w:ascii="Arial" w:hAnsi="Arial" w:cs="Arial"/>
          <w:color w:val="000000"/>
          <w:sz w:val="24"/>
          <w:szCs w:val="24"/>
        </w:rPr>
        <w:t xml:space="preserve"> </w:t>
      </w:r>
      <w:r w:rsidRPr="00863342">
        <w:rPr>
          <w:rFonts w:ascii="Arial" w:hAnsi="Arial" w:cs="Arial"/>
          <w:color w:val="000000"/>
          <w:sz w:val="24"/>
          <w:szCs w:val="24"/>
        </w:rPr>
        <w:t>y transporte deben ser debidamente autorizados.</w:t>
      </w:r>
    </w:p>
    <w:p w14:paraId="058943EB" w14:textId="77777777" w:rsidR="003F377E" w:rsidRDefault="003F377E" w:rsidP="00CB175E">
      <w:pPr>
        <w:autoSpaceDE w:val="0"/>
        <w:autoSpaceDN w:val="0"/>
        <w:adjustRightInd w:val="0"/>
        <w:spacing w:after="0" w:line="240" w:lineRule="auto"/>
        <w:jc w:val="both"/>
        <w:rPr>
          <w:rFonts w:ascii="Arial" w:hAnsi="Arial" w:cs="Arial"/>
          <w:color w:val="000000"/>
          <w:sz w:val="24"/>
          <w:szCs w:val="24"/>
        </w:rPr>
      </w:pPr>
    </w:p>
    <w:p w14:paraId="61FA6B30" w14:textId="77777777" w:rsidR="00A56F17" w:rsidRPr="00863342" w:rsidDel="004D3D2D" w:rsidRDefault="00A56F17" w:rsidP="00CB175E">
      <w:pPr>
        <w:autoSpaceDE w:val="0"/>
        <w:autoSpaceDN w:val="0"/>
        <w:adjustRightInd w:val="0"/>
        <w:spacing w:after="0" w:line="240" w:lineRule="auto"/>
        <w:jc w:val="both"/>
        <w:rPr>
          <w:del w:id="1059" w:author="Angelo Mondaca Vergara" w:date="2020-02-21T14:35:00Z"/>
          <w:rFonts w:ascii="Arial" w:hAnsi="Arial" w:cs="Arial"/>
          <w:color w:val="000000"/>
          <w:sz w:val="24"/>
          <w:szCs w:val="24"/>
        </w:rPr>
      </w:pPr>
    </w:p>
    <w:p w14:paraId="5EEEF943" w14:textId="5DFA2315" w:rsidR="00F01086" w:rsidRDefault="00F1282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15</w:t>
      </w:r>
      <w:ins w:id="1060" w:author="Mondaca Vergara Angelo Rodolfo (Codelco-Chuquicamata)" w:date="2025-09-15T01:24:00Z" w16du:dateUtc="2025-09-15T04:24:00Z">
        <w:r w:rsidR="003F377E">
          <w:rPr>
            <w:rFonts w:ascii="Arial" w:hAnsi="Arial" w:cs="Arial"/>
            <w:b/>
            <w:bCs/>
            <w:color w:val="000000"/>
            <w:sz w:val="24"/>
            <w:szCs w:val="24"/>
          </w:rPr>
          <w:t>6</w:t>
        </w:r>
      </w:ins>
      <w:ins w:id="1061" w:author="Angelo Mondaca Vergara" w:date="2020-02-21T16:53:00Z">
        <w:del w:id="1062" w:author="Mondaca Vergara Angelo Rodolfo (Codelco-Chuquicamata)" w:date="2025-09-15T01:24:00Z" w16du:dateUtc="2025-09-15T04:24:00Z">
          <w:r w:rsidR="009D7F22" w:rsidDel="003F377E">
            <w:rPr>
              <w:rFonts w:ascii="Arial" w:hAnsi="Arial" w:cs="Arial"/>
              <w:b/>
              <w:bCs/>
              <w:color w:val="000000"/>
              <w:sz w:val="24"/>
              <w:szCs w:val="24"/>
            </w:rPr>
            <w:delText>7</w:delText>
          </w:r>
        </w:del>
      </w:ins>
      <w:del w:id="1063" w:author="Angelo Mondaca Vergara" w:date="2020-02-21T11:18:00Z">
        <w:r w:rsidDel="0026209B">
          <w:rPr>
            <w:rFonts w:ascii="Arial" w:hAnsi="Arial" w:cs="Arial"/>
            <w:b/>
            <w:bCs/>
            <w:color w:val="000000"/>
            <w:sz w:val="24"/>
            <w:szCs w:val="24"/>
          </w:rPr>
          <w:delText>7</w:delText>
        </w:r>
      </w:del>
    </w:p>
    <w:p w14:paraId="10DD5D9A"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 xml:space="preserve"> </w:t>
      </w:r>
    </w:p>
    <w:p w14:paraId="175CA3C1" w14:textId="323882FA"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El oxígeno por </w:t>
      </w:r>
      <w:del w:id="1064" w:author="Mondaca Vergara Angelo Rodolfo (Codelco-Chuquicamata)" w:date="2025-09-14T06:14:00Z" w16du:dateUtc="2025-09-14T09:14:00Z">
        <w:r w:rsidRPr="00863342" w:rsidDel="00F4317A">
          <w:rPr>
            <w:rFonts w:ascii="Arial" w:hAnsi="Arial" w:cs="Arial"/>
            <w:color w:val="000000"/>
            <w:sz w:val="24"/>
            <w:szCs w:val="24"/>
          </w:rPr>
          <w:delText>si</w:delText>
        </w:r>
      </w:del>
      <w:ins w:id="1065" w:author="Mondaca Vergara Angelo Rodolfo (Codelco-Chuquicamata)" w:date="2025-09-14T06:14:00Z" w16du:dateUtc="2025-09-14T09:14:00Z">
        <w:r w:rsidR="00F4317A" w:rsidRPr="00863342">
          <w:rPr>
            <w:rFonts w:ascii="Arial" w:hAnsi="Arial" w:cs="Arial"/>
            <w:color w:val="000000"/>
            <w:sz w:val="24"/>
            <w:szCs w:val="24"/>
          </w:rPr>
          <w:t>sí</w:t>
        </w:r>
      </w:ins>
      <w:r w:rsidRPr="00863342">
        <w:rPr>
          <w:rFonts w:ascii="Arial" w:hAnsi="Arial" w:cs="Arial"/>
          <w:color w:val="000000"/>
          <w:sz w:val="24"/>
          <w:szCs w:val="24"/>
        </w:rPr>
        <w:t xml:space="preserve"> mismo no es inflamable, pero puede originar la ignición por contacto con materiales orgánicos</w:t>
      </w:r>
      <w:r w:rsidR="00A56F17">
        <w:rPr>
          <w:rFonts w:ascii="Arial" w:hAnsi="Arial" w:cs="Arial"/>
          <w:color w:val="000000"/>
          <w:sz w:val="24"/>
          <w:szCs w:val="24"/>
        </w:rPr>
        <w:t xml:space="preserve"> </w:t>
      </w:r>
      <w:r w:rsidRPr="00863342">
        <w:rPr>
          <w:rFonts w:ascii="Arial" w:hAnsi="Arial" w:cs="Arial"/>
          <w:color w:val="000000"/>
          <w:sz w:val="24"/>
          <w:szCs w:val="24"/>
        </w:rPr>
        <w:t>materiales combustibles, tales como hidrocarburos, polvos metálicos, petróleo u otros de características similares.</w:t>
      </w:r>
    </w:p>
    <w:p w14:paraId="5802EF8A" w14:textId="77777777" w:rsidR="00F12821" w:rsidRDefault="00F12821" w:rsidP="00CB175E">
      <w:pPr>
        <w:autoSpaceDE w:val="0"/>
        <w:autoSpaceDN w:val="0"/>
        <w:adjustRightInd w:val="0"/>
        <w:spacing w:after="0" w:line="240" w:lineRule="auto"/>
        <w:jc w:val="both"/>
        <w:rPr>
          <w:rFonts w:ascii="Arial" w:hAnsi="Arial" w:cs="Arial"/>
          <w:color w:val="000000"/>
          <w:sz w:val="24"/>
          <w:szCs w:val="24"/>
        </w:rPr>
      </w:pPr>
    </w:p>
    <w:p w14:paraId="03AC6577" w14:textId="77777777" w:rsidR="00F12821" w:rsidRDefault="00F12821"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Si la ropa del trabajador se contamin</w:t>
      </w:r>
      <w:ins w:id="1066" w:author="Angelo Mondaca Vergara" w:date="2020-02-21T14:18:00Z">
        <w:r w:rsidR="002C11E7">
          <w:rPr>
            <w:rFonts w:ascii="Arial" w:hAnsi="Arial" w:cs="Arial"/>
            <w:color w:val="000000"/>
            <w:sz w:val="24"/>
            <w:szCs w:val="24"/>
          </w:rPr>
          <w:t>a (satura)</w:t>
        </w:r>
      </w:ins>
      <w:del w:id="1067" w:author="Angelo Mondaca Vergara" w:date="2020-02-21T14:18:00Z">
        <w:r w:rsidDel="002C11E7">
          <w:rPr>
            <w:rFonts w:ascii="Arial" w:hAnsi="Arial" w:cs="Arial"/>
            <w:color w:val="000000"/>
            <w:sz w:val="24"/>
            <w:szCs w:val="24"/>
          </w:rPr>
          <w:delText>e</w:delText>
        </w:r>
      </w:del>
      <w:r>
        <w:rPr>
          <w:rFonts w:ascii="Arial" w:hAnsi="Arial" w:cs="Arial"/>
          <w:color w:val="000000"/>
          <w:sz w:val="24"/>
          <w:szCs w:val="24"/>
        </w:rPr>
        <w:t xml:space="preserve"> con oxígeno, debe ser reemplazada de inmediato. En ningún caso debe salir de la Planta de Oxígeno con ropa aun contaminada.</w:t>
      </w:r>
      <w:ins w:id="1068" w:author="Angelo Mondaca Vergara" w:date="2020-02-21T14:18:00Z">
        <w:r w:rsidR="002C11E7">
          <w:rPr>
            <w:rFonts w:ascii="Arial" w:hAnsi="Arial" w:cs="Arial"/>
            <w:color w:val="000000"/>
            <w:sz w:val="24"/>
            <w:szCs w:val="24"/>
          </w:rPr>
          <w:t xml:space="preserve"> Esta saturación, podría extenderse por un periodo superior a los 30 minutos por lo que frente a fuentes de </w:t>
        </w:r>
      </w:ins>
      <w:ins w:id="1069" w:author="Angelo Mondaca Vergara" w:date="2020-02-21T14:19:00Z">
        <w:r w:rsidR="002C11E7">
          <w:rPr>
            <w:rFonts w:ascii="Arial" w:hAnsi="Arial" w:cs="Arial"/>
            <w:color w:val="000000"/>
            <w:sz w:val="24"/>
            <w:szCs w:val="24"/>
          </w:rPr>
          <w:t>ignición, esta podría incendiarse.</w:t>
        </w:r>
      </w:ins>
    </w:p>
    <w:p w14:paraId="07BD4207"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029AB813" w14:textId="2526AE2F" w:rsidR="00F01086" w:rsidRDefault="00F1282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15</w:t>
      </w:r>
      <w:ins w:id="1070" w:author="Mondaca Vergara Angelo Rodolfo (Codelco-Chuquicamata)" w:date="2025-09-15T01:24:00Z" w16du:dateUtc="2025-09-15T04:24:00Z">
        <w:r w:rsidR="003F377E">
          <w:rPr>
            <w:rFonts w:ascii="Arial" w:hAnsi="Arial" w:cs="Arial"/>
            <w:b/>
            <w:bCs/>
            <w:color w:val="000000"/>
            <w:sz w:val="24"/>
            <w:szCs w:val="24"/>
          </w:rPr>
          <w:t>7</w:t>
        </w:r>
      </w:ins>
      <w:ins w:id="1071" w:author="Angelo Mondaca Vergara" w:date="2020-02-21T16:53:00Z">
        <w:del w:id="1072" w:author="Mondaca Vergara Angelo Rodolfo (Codelco-Chuquicamata)" w:date="2025-09-15T01:24:00Z" w16du:dateUtc="2025-09-15T04:24:00Z">
          <w:r w:rsidR="009D7F22" w:rsidDel="003F377E">
            <w:rPr>
              <w:rFonts w:ascii="Arial" w:hAnsi="Arial" w:cs="Arial"/>
              <w:b/>
              <w:bCs/>
              <w:color w:val="000000"/>
              <w:sz w:val="24"/>
              <w:szCs w:val="24"/>
            </w:rPr>
            <w:delText>8</w:delText>
          </w:r>
        </w:del>
      </w:ins>
      <w:del w:id="1073" w:author="Angelo Mondaca Vergara" w:date="2020-02-21T11:18:00Z">
        <w:r w:rsidDel="0026209B">
          <w:rPr>
            <w:rFonts w:ascii="Arial" w:hAnsi="Arial" w:cs="Arial"/>
            <w:b/>
            <w:bCs/>
            <w:color w:val="000000"/>
            <w:sz w:val="24"/>
            <w:szCs w:val="24"/>
          </w:rPr>
          <w:delText>8</w:delText>
        </w:r>
      </w:del>
    </w:p>
    <w:p w14:paraId="049466DB"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4C3A8AA5" w14:textId="25160700"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las áreas críticas se deben usar una señalización clara en materias informativas y reglamentarias</w:t>
      </w:r>
      <w:ins w:id="1074" w:author="Mondaca Vergara Angelo Rodolfo (Codelco-Chuquicamata)" w:date="2025-09-15T01:24:00Z" w16du:dateUtc="2025-09-15T04:24:00Z">
        <w:r w:rsidR="003F377E">
          <w:rPr>
            <w:rFonts w:ascii="Arial" w:hAnsi="Arial" w:cs="Arial"/>
            <w:color w:val="000000"/>
            <w:sz w:val="24"/>
            <w:szCs w:val="24"/>
          </w:rPr>
          <w:t xml:space="preserve"> </w:t>
        </w:r>
      </w:ins>
      <w:del w:id="1075" w:author="Mondaca Vergara Angelo Rodolfo (Codelco-Chuquicamata)" w:date="2025-09-15T01:24:00Z" w16du:dateUtc="2025-09-15T04:24:00Z">
        <w:r w:rsidRPr="00863342" w:rsidDel="003F377E">
          <w:rPr>
            <w:rFonts w:ascii="Arial" w:hAnsi="Arial" w:cs="Arial"/>
            <w:color w:val="000000"/>
            <w:sz w:val="24"/>
            <w:szCs w:val="24"/>
          </w:rPr>
          <w:delText xml:space="preserve">, </w:delText>
        </w:r>
      </w:del>
      <w:r w:rsidRPr="00863342">
        <w:rPr>
          <w:rFonts w:ascii="Arial" w:hAnsi="Arial" w:cs="Arial"/>
          <w:color w:val="000000"/>
          <w:sz w:val="24"/>
          <w:szCs w:val="24"/>
        </w:rPr>
        <w:t>con relación</w:t>
      </w:r>
      <w:r w:rsidR="00A56F17">
        <w:rPr>
          <w:rFonts w:ascii="Arial" w:hAnsi="Arial" w:cs="Arial"/>
          <w:color w:val="000000"/>
          <w:sz w:val="24"/>
          <w:szCs w:val="24"/>
        </w:rPr>
        <w:t xml:space="preserve"> </w:t>
      </w:r>
      <w:r w:rsidRPr="00863342">
        <w:rPr>
          <w:rFonts w:ascii="Arial" w:hAnsi="Arial" w:cs="Arial"/>
          <w:color w:val="000000"/>
          <w:sz w:val="24"/>
          <w:szCs w:val="24"/>
        </w:rPr>
        <w:t>al oxígeno, nitrógeno y otros materiales dañinos para la salud.</w:t>
      </w:r>
    </w:p>
    <w:p w14:paraId="7CE5B76B"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13BA6C79" w14:textId="0C6D9A42" w:rsidR="00F01086" w:rsidRDefault="00F1282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15</w:t>
      </w:r>
      <w:ins w:id="1076" w:author="Mondaca Vergara Angelo Rodolfo (Codelco-Chuquicamata)" w:date="2025-09-15T01:24:00Z" w16du:dateUtc="2025-09-15T04:24:00Z">
        <w:r w:rsidR="003F377E">
          <w:rPr>
            <w:rFonts w:ascii="Arial" w:hAnsi="Arial" w:cs="Arial"/>
            <w:b/>
            <w:bCs/>
            <w:color w:val="000000"/>
            <w:sz w:val="24"/>
            <w:szCs w:val="24"/>
          </w:rPr>
          <w:t>8</w:t>
        </w:r>
      </w:ins>
      <w:ins w:id="1077" w:author="Angelo Mondaca Vergara" w:date="2020-02-21T16:53:00Z">
        <w:del w:id="1078" w:author="Mondaca Vergara Angelo Rodolfo (Codelco-Chuquicamata)" w:date="2025-09-15T01:24:00Z" w16du:dateUtc="2025-09-15T04:24:00Z">
          <w:r w:rsidR="009D7F22" w:rsidDel="003F377E">
            <w:rPr>
              <w:rFonts w:ascii="Arial" w:hAnsi="Arial" w:cs="Arial"/>
              <w:b/>
              <w:bCs/>
              <w:color w:val="000000"/>
              <w:sz w:val="24"/>
              <w:szCs w:val="24"/>
            </w:rPr>
            <w:delText>9</w:delText>
          </w:r>
        </w:del>
      </w:ins>
      <w:del w:id="1079" w:author="Angelo Mondaca Vergara" w:date="2020-02-21T11:18:00Z">
        <w:r w:rsidDel="0026209B">
          <w:rPr>
            <w:rFonts w:ascii="Arial" w:hAnsi="Arial" w:cs="Arial"/>
            <w:b/>
            <w:bCs/>
            <w:color w:val="000000"/>
            <w:sz w:val="24"/>
            <w:szCs w:val="24"/>
          </w:rPr>
          <w:delText>9</w:delText>
        </w:r>
      </w:del>
    </w:p>
    <w:p w14:paraId="71E0274F"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3F50FB3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La operación y ajuste de instrumentos y dispositivos de seguridad </w:t>
      </w:r>
      <w:del w:id="1080" w:author="Angelo Mondaca Vergara" w:date="2020-02-21T11:19:00Z">
        <w:r w:rsidRPr="00863342" w:rsidDel="0026209B">
          <w:rPr>
            <w:rFonts w:ascii="Arial" w:hAnsi="Arial" w:cs="Arial"/>
            <w:color w:val="000000"/>
            <w:sz w:val="24"/>
            <w:szCs w:val="24"/>
          </w:rPr>
          <w:delText>debe</w:delText>
        </w:r>
      </w:del>
      <w:ins w:id="1081" w:author="Angelo Mondaca Vergara" w:date="2020-02-21T11:19:00Z">
        <w:r w:rsidR="0026209B" w:rsidRPr="00863342">
          <w:rPr>
            <w:rFonts w:ascii="Arial" w:hAnsi="Arial" w:cs="Arial"/>
            <w:color w:val="000000"/>
            <w:sz w:val="24"/>
            <w:szCs w:val="24"/>
          </w:rPr>
          <w:t>deben</w:t>
        </w:r>
      </w:ins>
      <w:r w:rsidRPr="00863342">
        <w:rPr>
          <w:rFonts w:ascii="Arial" w:hAnsi="Arial" w:cs="Arial"/>
          <w:color w:val="000000"/>
          <w:sz w:val="24"/>
          <w:szCs w:val="24"/>
        </w:rPr>
        <w:t xml:space="preserve"> ser </w:t>
      </w:r>
      <w:del w:id="1082" w:author="Angelo Mondaca Vergara" w:date="2020-02-21T11:19:00Z">
        <w:r w:rsidRPr="00863342" w:rsidDel="0026209B">
          <w:rPr>
            <w:rFonts w:ascii="Arial" w:hAnsi="Arial" w:cs="Arial"/>
            <w:color w:val="000000"/>
            <w:sz w:val="24"/>
            <w:szCs w:val="24"/>
          </w:rPr>
          <w:delText>ejecutado</w:delText>
        </w:r>
      </w:del>
      <w:ins w:id="1083" w:author="Angelo Mondaca Vergara" w:date="2020-02-21T11:19:00Z">
        <w:r w:rsidR="0026209B" w:rsidRPr="00863342">
          <w:rPr>
            <w:rFonts w:ascii="Arial" w:hAnsi="Arial" w:cs="Arial"/>
            <w:color w:val="000000"/>
            <w:sz w:val="24"/>
            <w:szCs w:val="24"/>
          </w:rPr>
          <w:t>ejecutados</w:t>
        </w:r>
      </w:ins>
      <w:r w:rsidRPr="00863342">
        <w:rPr>
          <w:rFonts w:ascii="Arial" w:hAnsi="Arial" w:cs="Arial"/>
          <w:color w:val="000000"/>
          <w:sz w:val="24"/>
          <w:szCs w:val="24"/>
        </w:rPr>
        <w:t xml:space="preserve"> por personal autorizado.</w:t>
      </w:r>
    </w:p>
    <w:p w14:paraId="20C2F840" w14:textId="77777777" w:rsidR="00A56F17" w:rsidRDefault="00A56F17" w:rsidP="00CB175E">
      <w:pPr>
        <w:autoSpaceDE w:val="0"/>
        <w:autoSpaceDN w:val="0"/>
        <w:adjustRightInd w:val="0"/>
        <w:spacing w:after="0" w:line="240" w:lineRule="auto"/>
        <w:jc w:val="both"/>
        <w:rPr>
          <w:rFonts w:ascii="Arial" w:hAnsi="Arial" w:cs="Arial"/>
          <w:color w:val="000000"/>
          <w:sz w:val="24"/>
          <w:szCs w:val="24"/>
        </w:rPr>
      </w:pPr>
    </w:p>
    <w:p w14:paraId="72BA85B7" w14:textId="77777777" w:rsidR="00F12821" w:rsidDel="0026209B" w:rsidRDefault="00F12821" w:rsidP="00CB175E">
      <w:pPr>
        <w:autoSpaceDE w:val="0"/>
        <w:autoSpaceDN w:val="0"/>
        <w:adjustRightInd w:val="0"/>
        <w:spacing w:after="0" w:line="240" w:lineRule="auto"/>
        <w:jc w:val="both"/>
        <w:rPr>
          <w:del w:id="1084" w:author="Angelo Mondaca Vergara" w:date="2020-02-21T11:19:00Z"/>
          <w:rFonts w:ascii="Arial" w:hAnsi="Arial" w:cs="Arial"/>
          <w:color w:val="000000"/>
          <w:sz w:val="24"/>
          <w:szCs w:val="24"/>
        </w:rPr>
      </w:pPr>
    </w:p>
    <w:p w14:paraId="78A8AED8" w14:textId="77777777" w:rsidR="00F12821" w:rsidRPr="00863342" w:rsidDel="0026209B" w:rsidRDefault="00F12821" w:rsidP="00CB175E">
      <w:pPr>
        <w:autoSpaceDE w:val="0"/>
        <w:autoSpaceDN w:val="0"/>
        <w:adjustRightInd w:val="0"/>
        <w:spacing w:after="0" w:line="240" w:lineRule="auto"/>
        <w:jc w:val="both"/>
        <w:rPr>
          <w:del w:id="1085" w:author="Angelo Mondaca Vergara" w:date="2020-02-21T11:19:00Z"/>
          <w:rFonts w:ascii="Arial" w:hAnsi="Arial" w:cs="Arial"/>
          <w:color w:val="000000"/>
          <w:sz w:val="24"/>
          <w:szCs w:val="24"/>
        </w:rPr>
      </w:pPr>
    </w:p>
    <w:p w14:paraId="7A488DED" w14:textId="6661A1B5" w:rsidR="00F01086" w:rsidRDefault="00F12821"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1086" w:author="Mondaca Vergara Angelo Rodolfo (Codelco-Chuquicamata)" w:date="2025-09-15T01:24:00Z" w16du:dateUtc="2025-09-15T04:24:00Z">
        <w:r w:rsidR="003F377E">
          <w:rPr>
            <w:rFonts w:ascii="Arial" w:hAnsi="Arial" w:cs="Arial"/>
            <w:b/>
            <w:bCs/>
            <w:color w:val="000000"/>
            <w:sz w:val="24"/>
            <w:szCs w:val="24"/>
          </w:rPr>
          <w:t>59</w:t>
        </w:r>
      </w:ins>
      <w:ins w:id="1087" w:author="Angelo Mondaca Vergara" w:date="2020-02-21T16:53:00Z">
        <w:del w:id="1088" w:author="Mondaca Vergara Angelo Rodolfo (Codelco-Chuquicamata)" w:date="2025-09-15T01:24:00Z" w16du:dateUtc="2025-09-15T04:24:00Z">
          <w:r w:rsidR="009D7F22" w:rsidDel="003F377E">
            <w:rPr>
              <w:rFonts w:ascii="Arial" w:hAnsi="Arial" w:cs="Arial"/>
              <w:b/>
              <w:bCs/>
              <w:color w:val="000000"/>
              <w:sz w:val="24"/>
              <w:szCs w:val="24"/>
            </w:rPr>
            <w:delText>60</w:delText>
          </w:r>
        </w:del>
      </w:ins>
      <w:del w:id="1089" w:author="Angelo Mondaca Vergara" w:date="2020-02-21T11:19:00Z">
        <w:r w:rsidDel="0026209B">
          <w:rPr>
            <w:rFonts w:ascii="Arial" w:hAnsi="Arial" w:cs="Arial"/>
            <w:b/>
            <w:bCs/>
            <w:color w:val="000000"/>
            <w:sz w:val="24"/>
            <w:szCs w:val="24"/>
          </w:rPr>
          <w:delText>60</w:delText>
        </w:r>
      </w:del>
    </w:p>
    <w:p w14:paraId="4C79A7DF"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7229E9B4" w14:textId="77777777" w:rsidR="0026209B" w:rsidRDefault="00F01086" w:rsidP="00CB175E">
      <w:pPr>
        <w:autoSpaceDE w:val="0"/>
        <w:autoSpaceDN w:val="0"/>
        <w:adjustRightInd w:val="0"/>
        <w:spacing w:after="0" w:line="240" w:lineRule="auto"/>
        <w:jc w:val="both"/>
        <w:rPr>
          <w:ins w:id="1090" w:author="Angelo Mondaca Vergara" w:date="2020-02-21T11:19:00Z"/>
          <w:rFonts w:ascii="Arial" w:hAnsi="Arial" w:cs="Arial"/>
          <w:color w:val="000000"/>
          <w:sz w:val="24"/>
          <w:szCs w:val="24"/>
        </w:rPr>
      </w:pPr>
      <w:r w:rsidRPr="00863342">
        <w:rPr>
          <w:rFonts w:ascii="Arial" w:hAnsi="Arial" w:cs="Arial"/>
          <w:color w:val="000000"/>
          <w:sz w:val="24"/>
          <w:szCs w:val="24"/>
        </w:rPr>
        <w:t>El personal que trabaja alrededor de los equipos para manipular oxígeno y/o nitrógeno u otro material, deberá estar</w:t>
      </w:r>
      <w:r w:rsidR="00A56F17">
        <w:rPr>
          <w:rFonts w:ascii="Arial" w:hAnsi="Arial" w:cs="Arial"/>
          <w:color w:val="000000"/>
          <w:sz w:val="24"/>
          <w:szCs w:val="24"/>
        </w:rPr>
        <w:t xml:space="preserve"> </w:t>
      </w:r>
      <w:r w:rsidRPr="00863342">
        <w:rPr>
          <w:rFonts w:ascii="Arial" w:hAnsi="Arial" w:cs="Arial"/>
          <w:color w:val="000000"/>
          <w:sz w:val="24"/>
          <w:szCs w:val="24"/>
        </w:rPr>
        <w:t>en conocimiento y entrenado para controlar los riesgos inherentes a la operación y con conocimientos de la ubicación</w:t>
      </w:r>
      <w:r w:rsidR="00A56F17">
        <w:rPr>
          <w:rFonts w:ascii="Arial" w:hAnsi="Arial" w:cs="Arial"/>
          <w:color w:val="000000"/>
          <w:sz w:val="24"/>
          <w:szCs w:val="24"/>
        </w:rPr>
        <w:t xml:space="preserve"> </w:t>
      </w:r>
      <w:r w:rsidRPr="00863342">
        <w:rPr>
          <w:rFonts w:ascii="Arial" w:hAnsi="Arial" w:cs="Arial"/>
          <w:color w:val="000000"/>
          <w:sz w:val="24"/>
          <w:szCs w:val="24"/>
        </w:rPr>
        <w:t>física de los equipos.</w:t>
      </w:r>
    </w:p>
    <w:p w14:paraId="4CF79A79" w14:textId="77777777" w:rsidR="0026209B" w:rsidRDefault="0026209B" w:rsidP="00CB175E">
      <w:pPr>
        <w:autoSpaceDE w:val="0"/>
        <w:autoSpaceDN w:val="0"/>
        <w:adjustRightInd w:val="0"/>
        <w:spacing w:after="0" w:line="240" w:lineRule="auto"/>
        <w:jc w:val="both"/>
        <w:rPr>
          <w:ins w:id="1091" w:author="Angelo Mondaca Vergara" w:date="2020-02-21T11:19:00Z"/>
          <w:rFonts w:ascii="Arial" w:hAnsi="Arial" w:cs="Arial"/>
          <w:color w:val="000000"/>
          <w:sz w:val="24"/>
          <w:szCs w:val="24"/>
        </w:rPr>
      </w:pPr>
    </w:p>
    <w:p w14:paraId="51EDE60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del w:id="1092" w:author="Angelo Mondaca Vergara" w:date="2020-02-21T11:19:00Z">
        <w:r w:rsidRPr="00863342" w:rsidDel="0026209B">
          <w:rPr>
            <w:rFonts w:ascii="Arial" w:hAnsi="Arial" w:cs="Arial"/>
            <w:color w:val="000000"/>
            <w:sz w:val="24"/>
            <w:szCs w:val="24"/>
          </w:rPr>
          <w:delText xml:space="preserve"> </w:delText>
        </w:r>
      </w:del>
      <w:r w:rsidRPr="00863342">
        <w:rPr>
          <w:rFonts w:ascii="Arial" w:hAnsi="Arial" w:cs="Arial"/>
          <w:color w:val="000000"/>
          <w:sz w:val="24"/>
          <w:szCs w:val="24"/>
        </w:rPr>
        <w:t xml:space="preserve">Este personal debe estar capacitado y entrenado continuamente </w:t>
      </w:r>
      <w:r w:rsidR="00A56F17">
        <w:rPr>
          <w:rFonts w:ascii="Arial" w:hAnsi="Arial" w:cs="Arial"/>
          <w:color w:val="000000"/>
          <w:sz w:val="24"/>
          <w:szCs w:val="24"/>
        </w:rPr>
        <w:t xml:space="preserve"> </w:t>
      </w:r>
      <w:r w:rsidRPr="00863342">
        <w:rPr>
          <w:rFonts w:ascii="Arial" w:hAnsi="Arial" w:cs="Arial"/>
          <w:color w:val="000000"/>
          <w:sz w:val="24"/>
          <w:szCs w:val="24"/>
        </w:rPr>
        <w:t>para desenvolverse con</w:t>
      </w:r>
      <w:r w:rsidR="00A56F17">
        <w:rPr>
          <w:rFonts w:ascii="Arial" w:hAnsi="Arial" w:cs="Arial"/>
          <w:color w:val="000000"/>
          <w:sz w:val="24"/>
          <w:szCs w:val="24"/>
        </w:rPr>
        <w:t xml:space="preserve"> </w:t>
      </w:r>
      <w:r w:rsidRPr="00863342">
        <w:rPr>
          <w:rFonts w:ascii="Arial" w:hAnsi="Arial" w:cs="Arial"/>
          <w:color w:val="000000"/>
          <w:sz w:val="24"/>
          <w:szCs w:val="24"/>
        </w:rPr>
        <w:t>rapidez y precisión.</w:t>
      </w:r>
    </w:p>
    <w:p w14:paraId="2E9D8A3C"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6CCCD96A" w14:textId="217F61AA" w:rsidR="00F01086" w:rsidRDefault="00AA1E8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1093" w:author="Angelo Mondaca Vergara" w:date="2020-02-21T16:53:00Z">
        <w:r w:rsidR="009D7F22">
          <w:rPr>
            <w:rFonts w:ascii="Arial" w:hAnsi="Arial" w:cs="Arial"/>
            <w:b/>
            <w:bCs/>
            <w:color w:val="000000"/>
            <w:sz w:val="24"/>
            <w:szCs w:val="24"/>
          </w:rPr>
          <w:t>6</w:t>
        </w:r>
      </w:ins>
      <w:ins w:id="1094" w:author="Mondaca Vergara Angelo Rodolfo (Codelco-Chuquicamata)" w:date="2025-09-15T01:24:00Z" w16du:dateUtc="2025-09-15T04:24:00Z">
        <w:r w:rsidR="003F377E">
          <w:rPr>
            <w:rFonts w:ascii="Arial" w:hAnsi="Arial" w:cs="Arial"/>
            <w:b/>
            <w:bCs/>
            <w:color w:val="000000"/>
            <w:sz w:val="24"/>
            <w:szCs w:val="24"/>
          </w:rPr>
          <w:t>0</w:t>
        </w:r>
      </w:ins>
      <w:ins w:id="1095" w:author="Angelo Mondaca Vergara" w:date="2020-02-21T16:53:00Z">
        <w:del w:id="1096" w:author="Mondaca Vergara Angelo Rodolfo (Codelco-Chuquicamata)" w:date="2025-09-15T01:24:00Z" w16du:dateUtc="2025-09-15T04:24:00Z">
          <w:r w:rsidR="009D7F22" w:rsidDel="003F377E">
            <w:rPr>
              <w:rFonts w:ascii="Arial" w:hAnsi="Arial" w:cs="Arial"/>
              <w:b/>
              <w:bCs/>
              <w:color w:val="000000"/>
              <w:sz w:val="24"/>
              <w:szCs w:val="24"/>
            </w:rPr>
            <w:delText>1</w:delText>
          </w:r>
        </w:del>
      </w:ins>
      <w:del w:id="1097" w:author="Angelo Mondaca Vergara" w:date="2020-02-21T11:19:00Z">
        <w:r w:rsidDel="0026209B">
          <w:rPr>
            <w:rFonts w:ascii="Arial" w:hAnsi="Arial" w:cs="Arial"/>
            <w:b/>
            <w:bCs/>
            <w:color w:val="000000"/>
            <w:sz w:val="24"/>
            <w:szCs w:val="24"/>
          </w:rPr>
          <w:delText>61</w:delText>
        </w:r>
      </w:del>
    </w:p>
    <w:p w14:paraId="09BDAB80"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4C6907D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los sectores donde se están realizando labores críticas, no se permitirá el tránsito ni el acercamiento a distancia</w:t>
      </w:r>
      <w:r w:rsidR="00A56F17">
        <w:rPr>
          <w:rFonts w:ascii="Arial" w:hAnsi="Arial" w:cs="Arial"/>
          <w:color w:val="000000"/>
          <w:sz w:val="24"/>
          <w:szCs w:val="24"/>
        </w:rPr>
        <w:t xml:space="preserve"> </w:t>
      </w:r>
      <w:r w:rsidRPr="00863342">
        <w:rPr>
          <w:rFonts w:ascii="Arial" w:hAnsi="Arial" w:cs="Arial"/>
          <w:color w:val="000000"/>
          <w:sz w:val="24"/>
          <w:szCs w:val="24"/>
        </w:rPr>
        <w:t>peligrosa de personal ajeno a la operación. El sector amagado se debe delimitar con cinta de peligro, impidiendo el</w:t>
      </w:r>
      <w:r w:rsidR="00A56F17">
        <w:rPr>
          <w:rFonts w:ascii="Arial" w:hAnsi="Arial" w:cs="Arial"/>
          <w:color w:val="000000"/>
          <w:sz w:val="24"/>
          <w:szCs w:val="24"/>
        </w:rPr>
        <w:t xml:space="preserve"> </w:t>
      </w:r>
      <w:r w:rsidRPr="00863342">
        <w:rPr>
          <w:rFonts w:ascii="Arial" w:hAnsi="Arial" w:cs="Arial"/>
          <w:color w:val="000000"/>
          <w:sz w:val="24"/>
          <w:szCs w:val="24"/>
        </w:rPr>
        <w:t>acceso o acercamiento.</w:t>
      </w:r>
    </w:p>
    <w:p w14:paraId="745FBC97" w14:textId="77777777" w:rsidR="00A56F17" w:rsidRDefault="00A56F17" w:rsidP="00CB175E">
      <w:pPr>
        <w:autoSpaceDE w:val="0"/>
        <w:autoSpaceDN w:val="0"/>
        <w:adjustRightInd w:val="0"/>
        <w:spacing w:after="0" w:line="240" w:lineRule="auto"/>
        <w:jc w:val="both"/>
        <w:rPr>
          <w:ins w:id="1098" w:author="Mondaca Vergara Angelo Rodolfo (Codelco-Chuquicamata)" w:date="2025-09-15T01:24:00Z" w16du:dateUtc="2025-09-15T04:24:00Z"/>
          <w:rFonts w:ascii="Arial" w:hAnsi="Arial" w:cs="Arial"/>
          <w:color w:val="000000"/>
          <w:sz w:val="24"/>
          <w:szCs w:val="24"/>
        </w:rPr>
      </w:pPr>
    </w:p>
    <w:p w14:paraId="3D5DE0CC" w14:textId="77777777" w:rsidR="003F377E" w:rsidRDefault="003F377E" w:rsidP="00CB175E">
      <w:pPr>
        <w:autoSpaceDE w:val="0"/>
        <w:autoSpaceDN w:val="0"/>
        <w:adjustRightInd w:val="0"/>
        <w:spacing w:after="0" w:line="240" w:lineRule="auto"/>
        <w:jc w:val="both"/>
        <w:rPr>
          <w:ins w:id="1099" w:author="Mondaca Vergara Angelo Rodolfo (Codelco-Chuquicamata)" w:date="2025-09-15T01:24:00Z" w16du:dateUtc="2025-09-15T04:24:00Z"/>
          <w:rFonts w:ascii="Arial" w:hAnsi="Arial" w:cs="Arial"/>
          <w:color w:val="000000"/>
          <w:sz w:val="24"/>
          <w:szCs w:val="24"/>
        </w:rPr>
      </w:pPr>
    </w:p>
    <w:p w14:paraId="7CDA758B" w14:textId="77777777" w:rsidR="003F377E" w:rsidRDefault="003F377E" w:rsidP="00CB175E">
      <w:pPr>
        <w:autoSpaceDE w:val="0"/>
        <w:autoSpaceDN w:val="0"/>
        <w:adjustRightInd w:val="0"/>
        <w:spacing w:after="0" w:line="240" w:lineRule="auto"/>
        <w:jc w:val="both"/>
        <w:rPr>
          <w:ins w:id="1100" w:author="Mondaca Vergara Angelo Rodolfo (Codelco-Chuquicamata)" w:date="2025-09-15T01:24:00Z" w16du:dateUtc="2025-09-15T04:24:00Z"/>
          <w:rFonts w:ascii="Arial" w:hAnsi="Arial" w:cs="Arial"/>
          <w:color w:val="000000"/>
          <w:sz w:val="24"/>
          <w:szCs w:val="24"/>
        </w:rPr>
      </w:pPr>
    </w:p>
    <w:p w14:paraId="51C46EB5" w14:textId="77777777" w:rsidR="003F377E" w:rsidRPr="00863342" w:rsidRDefault="003F377E" w:rsidP="00CB175E">
      <w:pPr>
        <w:autoSpaceDE w:val="0"/>
        <w:autoSpaceDN w:val="0"/>
        <w:adjustRightInd w:val="0"/>
        <w:spacing w:after="0" w:line="240" w:lineRule="auto"/>
        <w:jc w:val="both"/>
        <w:rPr>
          <w:rFonts w:ascii="Arial" w:hAnsi="Arial" w:cs="Arial"/>
          <w:color w:val="000000"/>
          <w:sz w:val="24"/>
          <w:szCs w:val="24"/>
        </w:rPr>
      </w:pPr>
    </w:p>
    <w:p w14:paraId="17D2F11B" w14:textId="2E6A9A27" w:rsidR="00F01086" w:rsidRDefault="00AA1E8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lastRenderedPageBreak/>
        <w:t>Artículo 16</w:t>
      </w:r>
      <w:ins w:id="1101" w:author="Mondaca Vergara Angelo Rodolfo (Codelco-Chuquicamata)" w:date="2025-09-15T01:25:00Z" w16du:dateUtc="2025-09-15T04:25:00Z">
        <w:r w:rsidR="003F377E">
          <w:rPr>
            <w:rFonts w:ascii="Arial" w:hAnsi="Arial" w:cs="Arial"/>
            <w:b/>
            <w:bCs/>
            <w:color w:val="000000"/>
            <w:sz w:val="24"/>
            <w:szCs w:val="24"/>
          </w:rPr>
          <w:t>1</w:t>
        </w:r>
      </w:ins>
      <w:ins w:id="1102" w:author="Angelo Mondaca Vergara" w:date="2020-02-21T16:53:00Z">
        <w:del w:id="1103" w:author="Mondaca Vergara Angelo Rodolfo (Codelco-Chuquicamata)" w:date="2025-09-15T01:25:00Z" w16du:dateUtc="2025-09-15T04:25:00Z">
          <w:r w:rsidR="009D7F22" w:rsidDel="003F377E">
            <w:rPr>
              <w:rFonts w:ascii="Arial" w:hAnsi="Arial" w:cs="Arial"/>
              <w:b/>
              <w:bCs/>
              <w:color w:val="000000"/>
              <w:sz w:val="24"/>
              <w:szCs w:val="24"/>
            </w:rPr>
            <w:delText>2</w:delText>
          </w:r>
        </w:del>
      </w:ins>
      <w:del w:id="1104" w:author="Angelo Mondaca Vergara" w:date="2020-02-21T12:48:00Z">
        <w:r w:rsidDel="00B55AF3">
          <w:rPr>
            <w:rFonts w:ascii="Arial" w:hAnsi="Arial" w:cs="Arial"/>
            <w:b/>
            <w:bCs/>
            <w:color w:val="000000"/>
            <w:sz w:val="24"/>
            <w:szCs w:val="24"/>
          </w:rPr>
          <w:delText>2</w:delText>
        </w:r>
      </w:del>
    </w:p>
    <w:p w14:paraId="12786337"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2F82F69E" w14:textId="05318CC4" w:rsidR="00F01086" w:rsidRDefault="00AA1E8D"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El exceso (más de </w:t>
      </w:r>
      <w:del w:id="1105" w:author="Angelo Mondaca Vergara" w:date="2020-02-21T12:48:00Z">
        <w:r w:rsidDel="00B55AF3">
          <w:rPr>
            <w:rFonts w:ascii="Arial" w:hAnsi="Arial" w:cs="Arial"/>
            <w:color w:val="000000"/>
            <w:sz w:val="24"/>
            <w:szCs w:val="24"/>
          </w:rPr>
          <w:delText>21</w:delText>
        </w:r>
      </w:del>
      <w:ins w:id="1106" w:author="Angelo Mondaca Vergara" w:date="2020-02-21T12:48:00Z">
        <w:r w:rsidR="00B55AF3">
          <w:rPr>
            <w:rFonts w:ascii="Arial" w:hAnsi="Arial" w:cs="Arial"/>
            <w:color w:val="000000"/>
            <w:sz w:val="24"/>
            <w:szCs w:val="24"/>
          </w:rPr>
          <w:t>23</w:t>
        </w:r>
      </w:ins>
      <w:r>
        <w:rPr>
          <w:rFonts w:ascii="Arial" w:hAnsi="Arial" w:cs="Arial"/>
          <w:color w:val="000000"/>
          <w:sz w:val="24"/>
          <w:szCs w:val="24"/>
        </w:rPr>
        <w:t xml:space="preserve">%) o la carencia (menos de </w:t>
      </w:r>
      <w:del w:id="1107" w:author="Angelo Mondaca Vergara" w:date="2020-02-21T12:48:00Z">
        <w:r w:rsidDel="00B55AF3">
          <w:rPr>
            <w:rFonts w:ascii="Arial" w:hAnsi="Arial" w:cs="Arial"/>
            <w:color w:val="000000"/>
            <w:sz w:val="24"/>
            <w:szCs w:val="24"/>
          </w:rPr>
          <w:delText>21</w:delText>
        </w:r>
      </w:del>
      <w:ins w:id="1108" w:author="Angelo Mondaca Vergara" w:date="2020-02-21T12:48:00Z">
        <w:r w:rsidR="00B55AF3">
          <w:rPr>
            <w:rFonts w:ascii="Arial" w:hAnsi="Arial" w:cs="Arial"/>
            <w:color w:val="000000"/>
            <w:sz w:val="24"/>
            <w:szCs w:val="24"/>
          </w:rPr>
          <w:t>19</w:t>
        </w:r>
      </w:ins>
      <w:r>
        <w:rPr>
          <w:rFonts w:ascii="Arial" w:hAnsi="Arial" w:cs="Arial"/>
          <w:color w:val="000000"/>
          <w:sz w:val="24"/>
          <w:szCs w:val="24"/>
        </w:rPr>
        <w:t xml:space="preserve">%) de oxígeno en el ambiente puede ser detectado solo por instrumentación especial, como son los analizadores de oxígeno </w:t>
      </w:r>
      <w:ins w:id="1109" w:author="Mondaca Vergara Angelo Rodolfo (Codelco-Chuquicamata)" w:date="2025-09-15T01:25:00Z" w16du:dateUtc="2025-09-15T04:25:00Z">
        <w:r w:rsidR="003F377E">
          <w:rPr>
            <w:rFonts w:ascii="Arial" w:hAnsi="Arial" w:cs="Arial"/>
            <w:color w:val="000000"/>
            <w:sz w:val="24"/>
            <w:szCs w:val="24"/>
          </w:rPr>
          <w:t xml:space="preserve">(Oxímetro) </w:t>
        </w:r>
      </w:ins>
      <w:r>
        <w:rPr>
          <w:rFonts w:ascii="Arial" w:hAnsi="Arial" w:cs="Arial"/>
          <w:color w:val="000000"/>
          <w:sz w:val="24"/>
          <w:szCs w:val="24"/>
        </w:rPr>
        <w:t>que se le han  entregado al personal perteneciente a</w:t>
      </w:r>
      <w:del w:id="1110" w:author="Angelo Mondaca Vergara" w:date="2020-02-21T12:48:00Z">
        <w:r w:rsidDel="00B55AF3">
          <w:rPr>
            <w:rFonts w:ascii="Arial" w:hAnsi="Arial" w:cs="Arial"/>
            <w:color w:val="000000"/>
            <w:sz w:val="24"/>
            <w:szCs w:val="24"/>
          </w:rPr>
          <w:delText xml:space="preserve"> </w:delText>
        </w:r>
      </w:del>
      <w:del w:id="1111" w:author="Angelo Mondaca Vergara" w:date="2020-02-10T15:27:00Z">
        <w:r w:rsidDel="00157813">
          <w:rPr>
            <w:rFonts w:ascii="Arial" w:hAnsi="Arial" w:cs="Arial"/>
            <w:color w:val="000000"/>
            <w:sz w:val="24"/>
            <w:szCs w:val="24"/>
          </w:rPr>
          <w:delText>la Unidad</w:delText>
        </w:r>
      </w:del>
      <w:ins w:id="1112" w:author="Angelo Mondaca Vergara" w:date="2020-02-10T15:27:00Z">
        <w:r w:rsidR="00157813">
          <w:rPr>
            <w:rFonts w:ascii="Arial" w:hAnsi="Arial" w:cs="Arial"/>
            <w:color w:val="000000"/>
            <w:sz w:val="24"/>
            <w:szCs w:val="24"/>
          </w:rPr>
          <w:t xml:space="preserve">l área </w:t>
        </w:r>
      </w:ins>
      <w:del w:id="1113" w:author="Angelo Mondaca Vergara" w:date="2020-02-21T12:48:00Z">
        <w:r w:rsidDel="00B55AF3">
          <w:rPr>
            <w:rFonts w:ascii="Arial" w:hAnsi="Arial" w:cs="Arial"/>
            <w:color w:val="000000"/>
            <w:sz w:val="24"/>
            <w:szCs w:val="24"/>
          </w:rPr>
          <w:delText xml:space="preserve"> </w:delText>
        </w:r>
      </w:del>
      <w:r>
        <w:rPr>
          <w:rFonts w:ascii="Arial" w:hAnsi="Arial" w:cs="Arial"/>
          <w:color w:val="000000"/>
          <w:sz w:val="24"/>
          <w:szCs w:val="24"/>
        </w:rPr>
        <w:t>Plantas de Oxígeno, por lo tanto, su uso es obligatorio para el personal que trabaje en terreno. También es obligatorio el correcto uso, mantención y cuidado del equipo por parte del usuario.</w:t>
      </w:r>
    </w:p>
    <w:p w14:paraId="4E3BE9BC" w14:textId="77777777" w:rsidR="00A56F17" w:rsidRDefault="00A56F17" w:rsidP="00CB175E">
      <w:pPr>
        <w:autoSpaceDE w:val="0"/>
        <w:autoSpaceDN w:val="0"/>
        <w:adjustRightInd w:val="0"/>
        <w:spacing w:after="0" w:line="240" w:lineRule="auto"/>
        <w:jc w:val="both"/>
        <w:rPr>
          <w:ins w:id="1114" w:author="Angelo Mondaca Vergara" w:date="2020-02-21T14:35:00Z"/>
          <w:rFonts w:ascii="Arial" w:hAnsi="Arial" w:cs="Arial"/>
          <w:color w:val="000000"/>
          <w:sz w:val="24"/>
          <w:szCs w:val="24"/>
        </w:rPr>
      </w:pPr>
    </w:p>
    <w:p w14:paraId="6B829F12" w14:textId="4FBD71FC" w:rsidR="004D3D2D" w:rsidDel="00F4317A" w:rsidRDefault="004D3D2D" w:rsidP="00CB175E">
      <w:pPr>
        <w:autoSpaceDE w:val="0"/>
        <w:autoSpaceDN w:val="0"/>
        <w:adjustRightInd w:val="0"/>
        <w:spacing w:after="0" w:line="240" w:lineRule="auto"/>
        <w:jc w:val="both"/>
        <w:rPr>
          <w:ins w:id="1115" w:author="Angelo Mondaca Vergara" w:date="2020-02-21T14:35:00Z"/>
          <w:del w:id="1116" w:author="Mondaca Vergara Angelo Rodolfo (Codelco-Chuquicamata)" w:date="2025-09-14T06:15:00Z" w16du:dateUtc="2025-09-14T09:15:00Z"/>
          <w:rFonts w:ascii="Arial" w:hAnsi="Arial" w:cs="Arial"/>
          <w:color w:val="000000"/>
          <w:sz w:val="24"/>
          <w:szCs w:val="24"/>
        </w:rPr>
      </w:pPr>
    </w:p>
    <w:p w14:paraId="0D1D6436" w14:textId="7EE8CDC2" w:rsidR="004D3D2D" w:rsidDel="00F4317A" w:rsidRDefault="004D3D2D" w:rsidP="00CB175E">
      <w:pPr>
        <w:autoSpaceDE w:val="0"/>
        <w:autoSpaceDN w:val="0"/>
        <w:adjustRightInd w:val="0"/>
        <w:spacing w:after="0" w:line="240" w:lineRule="auto"/>
        <w:jc w:val="both"/>
        <w:rPr>
          <w:ins w:id="1117" w:author="Angelo Mondaca Vergara" w:date="2020-02-21T14:35:00Z"/>
          <w:del w:id="1118" w:author="Mondaca Vergara Angelo Rodolfo (Codelco-Chuquicamata)" w:date="2025-09-14T06:15:00Z" w16du:dateUtc="2025-09-14T09:15:00Z"/>
          <w:rFonts w:ascii="Arial" w:hAnsi="Arial" w:cs="Arial"/>
          <w:color w:val="000000"/>
          <w:sz w:val="24"/>
          <w:szCs w:val="24"/>
        </w:rPr>
      </w:pPr>
    </w:p>
    <w:p w14:paraId="3B9A2A08" w14:textId="378AEC6C" w:rsidR="004D3D2D" w:rsidRPr="00863342" w:rsidDel="00F4317A" w:rsidRDefault="004D3D2D" w:rsidP="00CB175E">
      <w:pPr>
        <w:autoSpaceDE w:val="0"/>
        <w:autoSpaceDN w:val="0"/>
        <w:adjustRightInd w:val="0"/>
        <w:spacing w:after="0" w:line="240" w:lineRule="auto"/>
        <w:jc w:val="both"/>
        <w:rPr>
          <w:del w:id="1119" w:author="Mondaca Vergara Angelo Rodolfo (Codelco-Chuquicamata)" w:date="2025-09-14T06:15:00Z" w16du:dateUtc="2025-09-14T09:15:00Z"/>
          <w:rFonts w:ascii="Arial" w:hAnsi="Arial" w:cs="Arial"/>
          <w:color w:val="000000"/>
          <w:sz w:val="24"/>
          <w:szCs w:val="24"/>
        </w:rPr>
      </w:pPr>
    </w:p>
    <w:p w14:paraId="244B5A83" w14:textId="3EDFB693" w:rsidR="00F01086" w:rsidRDefault="00AA1E8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16</w:t>
      </w:r>
      <w:ins w:id="1120" w:author="Mondaca Vergara Angelo Rodolfo (Codelco-Chuquicamata)" w:date="2025-09-15T01:25:00Z" w16du:dateUtc="2025-09-15T04:25:00Z">
        <w:r w:rsidR="003F377E">
          <w:rPr>
            <w:rFonts w:ascii="Arial" w:hAnsi="Arial" w:cs="Arial"/>
            <w:b/>
            <w:bCs/>
            <w:color w:val="000000"/>
            <w:sz w:val="24"/>
            <w:szCs w:val="24"/>
          </w:rPr>
          <w:t>2</w:t>
        </w:r>
      </w:ins>
      <w:ins w:id="1121" w:author="Angelo Mondaca Vergara" w:date="2020-02-21T16:53:00Z">
        <w:del w:id="1122" w:author="Mondaca Vergara Angelo Rodolfo (Codelco-Chuquicamata)" w:date="2025-09-15T01:25:00Z" w16du:dateUtc="2025-09-15T04:25:00Z">
          <w:r w:rsidR="009D7F22" w:rsidDel="003F377E">
            <w:rPr>
              <w:rFonts w:ascii="Arial" w:hAnsi="Arial" w:cs="Arial"/>
              <w:b/>
              <w:bCs/>
              <w:color w:val="000000"/>
              <w:sz w:val="24"/>
              <w:szCs w:val="24"/>
            </w:rPr>
            <w:delText>3</w:delText>
          </w:r>
        </w:del>
      </w:ins>
      <w:del w:id="1123" w:author="Angelo Mondaca Vergara" w:date="2020-02-21T12:48:00Z">
        <w:r w:rsidDel="00B55AF3">
          <w:rPr>
            <w:rFonts w:ascii="Arial" w:hAnsi="Arial" w:cs="Arial"/>
            <w:b/>
            <w:bCs/>
            <w:color w:val="000000"/>
            <w:sz w:val="24"/>
            <w:szCs w:val="24"/>
          </w:rPr>
          <w:delText>3</w:delText>
        </w:r>
      </w:del>
    </w:p>
    <w:p w14:paraId="79DC12C0"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0AC854A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duchas de emergencia de accionamiento rápido deben estar operativas en todo momento, en lugares accesibles</w:t>
      </w:r>
      <w:r w:rsidR="00AA1E8D">
        <w:rPr>
          <w:rFonts w:ascii="Arial" w:hAnsi="Arial" w:cs="Arial"/>
          <w:color w:val="000000"/>
          <w:sz w:val="24"/>
          <w:szCs w:val="24"/>
        </w:rPr>
        <w:t xml:space="preserve"> </w:t>
      </w:r>
      <w:r w:rsidRPr="00863342">
        <w:rPr>
          <w:rFonts w:ascii="Arial" w:hAnsi="Arial" w:cs="Arial"/>
          <w:color w:val="000000"/>
          <w:sz w:val="24"/>
          <w:szCs w:val="24"/>
        </w:rPr>
        <w:t>y con una señalización que facilite su ubicación en presencia de neblina o en caso de pánico en una emergencia.</w:t>
      </w:r>
      <w:r w:rsidR="00AA1E8D">
        <w:rPr>
          <w:rFonts w:ascii="Arial" w:hAnsi="Arial" w:cs="Arial"/>
          <w:color w:val="000000"/>
          <w:sz w:val="24"/>
          <w:szCs w:val="24"/>
        </w:rPr>
        <w:t xml:space="preserve"> </w:t>
      </w:r>
      <w:r w:rsidRPr="00863342">
        <w:rPr>
          <w:rFonts w:ascii="Arial" w:hAnsi="Arial" w:cs="Arial"/>
          <w:color w:val="000000"/>
          <w:sz w:val="24"/>
          <w:szCs w:val="24"/>
        </w:rPr>
        <w:t>Debe existir una cantidad suficiente de duchas de emergencia para casos de salpicaduras de ácido sulfúrico,</w:t>
      </w:r>
      <w:r w:rsidR="00A56F17">
        <w:rPr>
          <w:rFonts w:ascii="Arial" w:hAnsi="Arial" w:cs="Arial"/>
          <w:color w:val="000000"/>
          <w:sz w:val="24"/>
          <w:szCs w:val="24"/>
        </w:rPr>
        <w:t xml:space="preserve"> </w:t>
      </w:r>
      <w:r w:rsidRPr="00863342">
        <w:rPr>
          <w:rFonts w:ascii="Arial" w:hAnsi="Arial" w:cs="Arial"/>
          <w:color w:val="000000"/>
          <w:sz w:val="24"/>
          <w:szCs w:val="24"/>
        </w:rPr>
        <w:t>soda cáustica u otro material dañino, las que deben estar distribuidas estratégicamente en todas las Plantas.</w:t>
      </w:r>
    </w:p>
    <w:p w14:paraId="42652D51"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3E88464E" w14:textId="078249E2" w:rsidR="00F01086" w:rsidRDefault="00AA1E8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16</w:t>
      </w:r>
      <w:ins w:id="1124" w:author="Mondaca Vergara Angelo Rodolfo (Codelco-Chuquicamata)" w:date="2025-09-15T01:25:00Z" w16du:dateUtc="2025-09-15T04:25:00Z">
        <w:r w:rsidR="003F377E">
          <w:rPr>
            <w:rFonts w:ascii="Arial" w:hAnsi="Arial" w:cs="Arial"/>
            <w:b/>
            <w:bCs/>
            <w:color w:val="000000"/>
            <w:sz w:val="24"/>
            <w:szCs w:val="24"/>
          </w:rPr>
          <w:t>3</w:t>
        </w:r>
      </w:ins>
      <w:ins w:id="1125" w:author="Angelo Mondaca Vergara" w:date="2020-02-21T16:54:00Z">
        <w:del w:id="1126" w:author="Mondaca Vergara Angelo Rodolfo (Codelco-Chuquicamata)" w:date="2025-09-15T01:25:00Z" w16du:dateUtc="2025-09-15T04:25:00Z">
          <w:r w:rsidR="009D7F22" w:rsidDel="003F377E">
            <w:rPr>
              <w:rFonts w:ascii="Arial" w:hAnsi="Arial" w:cs="Arial"/>
              <w:b/>
              <w:bCs/>
              <w:color w:val="000000"/>
              <w:sz w:val="24"/>
              <w:szCs w:val="24"/>
            </w:rPr>
            <w:delText>4</w:delText>
          </w:r>
        </w:del>
      </w:ins>
      <w:del w:id="1127" w:author="Angelo Mondaca Vergara" w:date="2020-02-21T12:49:00Z">
        <w:r w:rsidDel="00B55AF3">
          <w:rPr>
            <w:rFonts w:ascii="Arial" w:hAnsi="Arial" w:cs="Arial"/>
            <w:b/>
            <w:bCs/>
            <w:color w:val="000000"/>
            <w:sz w:val="24"/>
            <w:szCs w:val="24"/>
          </w:rPr>
          <w:delText>4</w:delText>
        </w:r>
      </w:del>
    </w:p>
    <w:p w14:paraId="0CFDFBED"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06B6618F" w14:textId="603FA0D2" w:rsidR="00F01086" w:rsidRPr="003F377E" w:rsidDel="003F377E" w:rsidRDefault="00F01086" w:rsidP="003F377E">
      <w:pPr>
        <w:autoSpaceDE w:val="0"/>
        <w:autoSpaceDN w:val="0"/>
        <w:adjustRightInd w:val="0"/>
        <w:spacing w:after="0" w:line="240" w:lineRule="auto"/>
        <w:jc w:val="both"/>
        <w:rPr>
          <w:del w:id="1128" w:author="Mondaca Vergara Angelo Rodolfo (Codelco-Chuquicamata)" w:date="2025-09-15T01:28:00Z" w16du:dateUtc="2025-09-15T04:28:00Z"/>
          <w:rFonts w:ascii="Arial" w:hAnsi="Arial" w:cs="Arial"/>
          <w:color w:val="000000"/>
          <w:sz w:val="24"/>
          <w:szCs w:val="24"/>
          <w:rPrChange w:id="1129" w:author="Mondaca Vergara Angelo Rodolfo (Codelco-Chuquicamata)" w:date="2025-09-15T01:26:00Z" w16du:dateUtc="2025-09-15T04:26:00Z">
            <w:rPr>
              <w:del w:id="1130" w:author="Mondaca Vergara Angelo Rodolfo (Codelco-Chuquicamata)" w:date="2025-09-15T01:28:00Z" w16du:dateUtc="2025-09-15T04:28:00Z"/>
            </w:rPr>
          </w:rPrChange>
        </w:rPr>
        <w:pPrChange w:id="1131" w:author="Mondaca Vergara Angelo Rodolfo (Codelco-Chuquicamata)" w:date="2025-09-15T01:26:00Z" w16du:dateUtc="2025-09-15T04:26:00Z">
          <w:pPr>
            <w:pStyle w:val="Prrafodelista"/>
            <w:numPr>
              <w:numId w:val="31"/>
            </w:numPr>
            <w:autoSpaceDE w:val="0"/>
            <w:autoSpaceDN w:val="0"/>
            <w:adjustRightInd w:val="0"/>
            <w:spacing w:after="0" w:line="240" w:lineRule="auto"/>
            <w:ind w:hanging="360"/>
            <w:jc w:val="both"/>
          </w:pPr>
        </w:pPrChange>
      </w:pPr>
      <w:r w:rsidRPr="003F377E">
        <w:rPr>
          <w:rFonts w:ascii="Arial" w:hAnsi="Arial" w:cs="Arial"/>
          <w:color w:val="000000"/>
          <w:sz w:val="24"/>
          <w:szCs w:val="24"/>
          <w:rPrChange w:id="1132" w:author="Mondaca Vergara Angelo Rodolfo (Codelco-Chuquicamata)" w:date="2025-09-15T01:26:00Z" w16du:dateUtc="2025-09-15T04:26:00Z">
            <w:rPr/>
          </w:rPrChange>
        </w:rPr>
        <w:t xml:space="preserve">Ante la eventualidad de una fuga o derrame que pueda </w:t>
      </w:r>
      <w:del w:id="1133" w:author="Mondaca Vergara Angelo Rodolfo (Codelco-Chuquicamata)" w:date="2025-09-15T01:27:00Z" w16du:dateUtc="2025-09-15T04:27:00Z">
        <w:r w:rsidRPr="003F377E" w:rsidDel="003F377E">
          <w:rPr>
            <w:rFonts w:ascii="Arial" w:hAnsi="Arial" w:cs="Arial"/>
            <w:color w:val="000000"/>
            <w:sz w:val="24"/>
            <w:szCs w:val="24"/>
            <w:rPrChange w:id="1134" w:author="Mondaca Vergara Angelo Rodolfo (Codelco-Chuquicamata)" w:date="2025-09-15T01:26:00Z" w16du:dateUtc="2025-09-15T04:26:00Z">
              <w:rPr/>
            </w:rPrChange>
          </w:rPr>
          <w:delText>efect</w:delText>
        </w:r>
      </w:del>
      <w:del w:id="1135" w:author="Mondaca Vergara Angelo Rodolfo (Codelco-Chuquicamata)" w:date="2025-09-15T01:26:00Z" w16du:dateUtc="2025-09-15T04:26:00Z">
        <w:r w:rsidRPr="003F377E" w:rsidDel="003F377E">
          <w:rPr>
            <w:rFonts w:ascii="Arial" w:hAnsi="Arial" w:cs="Arial"/>
            <w:color w:val="000000"/>
            <w:sz w:val="24"/>
            <w:szCs w:val="24"/>
            <w:rPrChange w:id="1136" w:author="Mondaca Vergara Angelo Rodolfo (Codelco-Chuquicamata)" w:date="2025-09-15T01:26:00Z" w16du:dateUtc="2025-09-15T04:26:00Z">
              <w:rPr/>
            </w:rPrChange>
          </w:rPr>
          <w:delText>u</w:delText>
        </w:r>
      </w:del>
      <w:del w:id="1137" w:author="Mondaca Vergara Angelo Rodolfo (Codelco-Chuquicamata)" w:date="2025-09-15T01:27:00Z" w16du:dateUtc="2025-09-15T04:27:00Z">
        <w:r w:rsidRPr="003F377E" w:rsidDel="003F377E">
          <w:rPr>
            <w:rFonts w:ascii="Arial" w:hAnsi="Arial" w:cs="Arial"/>
            <w:color w:val="000000"/>
            <w:sz w:val="24"/>
            <w:szCs w:val="24"/>
            <w:rPrChange w:id="1138" w:author="Mondaca Vergara Angelo Rodolfo (Codelco-Chuquicamata)" w:date="2025-09-15T01:26:00Z" w16du:dateUtc="2025-09-15T04:26:00Z">
              <w:rPr/>
            </w:rPrChange>
          </w:rPr>
          <w:delText>ar</w:delText>
        </w:r>
      </w:del>
      <w:ins w:id="1139" w:author="Mondaca Vergara Angelo Rodolfo (Codelco-Chuquicamata)" w:date="2025-09-15T01:27:00Z" w16du:dateUtc="2025-09-15T04:27:00Z">
        <w:r w:rsidR="003F377E" w:rsidRPr="003F377E">
          <w:rPr>
            <w:rFonts w:ascii="Arial" w:hAnsi="Arial" w:cs="Arial"/>
            <w:color w:val="000000"/>
            <w:sz w:val="24"/>
            <w:szCs w:val="24"/>
          </w:rPr>
          <w:t>afectar</w:t>
        </w:r>
      </w:ins>
      <w:r w:rsidRPr="003F377E">
        <w:rPr>
          <w:rFonts w:ascii="Arial" w:hAnsi="Arial" w:cs="Arial"/>
          <w:color w:val="000000"/>
          <w:sz w:val="24"/>
          <w:szCs w:val="24"/>
          <w:rPrChange w:id="1140" w:author="Mondaca Vergara Angelo Rodolfo (Codelco-Chuquicamata)" w:date="2025-09-15T01:26:00Z" w16du:dateUtc="2025-09-15T04:26:00Z">
            <w:rPr/>
          </w:rPrChange>
        </w:rPr>
        <w:t xml:space="preserve"> al personal, se debe contar con un plan de</w:t>
      </w:r>
      <w:r w:rsidR="00A56F17" w:rsidRPr="003F377E">
        <w:rPr>
          <w:rFonts w:ascii="Arial" w:hAnsi="Arial" w:cs="Arial"/>
          <w:color w:val="000000"/>
          <w:sz w:val="24"/>
          <w:szCs w:val="24"/>
          <w:rPrChange w:id="1141" w:author="Mondaca Vergara Angelo Rodolfo (Codelco-Chuquicamata)" w:date="2025-09-15T01:26:00Z" w16du:dateUtc="2025-09-15T04:26:00Z">
            <w:rPr/>
          </w:rPrChange>
        </w:rPr>
        <w:t xml:space="preserve"> </w:t>
      </w:r>
      <w:del w:id="1142" w:author="Mondaca Vergara Angelo Rodolfo (Codelco-Chuquicamata)" w:date="2025-09-15T01:27:00Z" w16du:dateUtc="2025-09-15T04:27:00Z">
        <w:r w:rsidRPr="003F377E" w:rsidDel="003F377E">
          <w:rPr>
            <w:rFonts w:ascii="Arial" w:hAnsi="Arial" w:cs="Arial"/>
            <w:color w:val="000000"/>
            <w:sz w:val="24"/>
            <w:szCs w:val="24"/>
            <w:rPrChange w:id="1143" w:author="Mondaca Vergara Angelo Rodolfo (Codelco-Chuquicamata)" w:date="2025-09-15T01:26:00Z" w16du:dateUtc="2025-09-15T04:26:00Z">
              <w:rPr/>
            </w:rPrChange>
          </w:rPr>
          <w:delText>evacuació</w:delText>
        </w:r>
      </w:del>
      <w:ins w:id="1144" w:author="Mondaca Vergara Angelo Rodolfo (Codelco-Chuquicamata)" w:date="2025-09-15T01:27:00Z" w16du:dateUtc="2025-09-15T04:27:00Z">
        <w:r w:rsidR="003F377E" w:rsidRPr="003F377E">
          <w:rPr>
            <w:rFonts w:ascii="Arial" w:hAnsi="Arial" w:cs="Arial"/>
            <w:color w:val="000000"/>
            <w:sz w:val="24"/>
            <w:szCs w:val="24"/>
          </w:rPr>
          <w:t>evacuación</w:t>
        </w:r>
      </w:ins>
      <w:del w:id="1145" w:author="Mondaca Vergara Angelo Rodolfo (Codelco-Chuquicamata)" w:date="2025-09-15T01:26:00Z" w16du:dateUtc="2025-09-15T04:26:00Z">
        <w:r w:rsidRPr="003F377E" w:rsidDel="003F377E">
          <w:rPr>
            <w:rFonts w:ascii="Arial" w:hAnsi="Arial" w:cs="Arial"/>
            <w:color w:val="000000"/>
            <w:sz w:val="24"/>
            <w:szCs w:val="24"/>
            <w:rPrChange w:id="1146" w:author="Mondaca Vergara Angelo Rodolfo (Codelco-Chuquicamata)" w:date="2025-09-15T01:26:00Z" w16du:dateUtc="2025-09-15T04:26:00Z">
              <w:rPr/>
            </w:rPrChange>
          </w:rPr>
          <w:delText>n</w:delText>
        </w:r>
      </w:del>
      <w:del w:id="1147" w:author="Mondaca Vergara Angelo Rodolfo (Codelco-Chuquicamata)" w:date="2025-09-15T01:27:00Z" w16du:dateUtc="2025-09-15T04:27:00Z">
        <w:r w:rsidRPr="003F377E" w:rsidDel="003F377E">
          <w:rPr>
            <w:rFonts w:ascii="Arial" w:hAnsi="Arial" w:cs="Arial"/>
            <w:color w:val="000000"/>
            <w:sz w:val="24"/>
            <w:szCs w:val="24"/>
            <w:rPrChange w:id="1148" w:author="Mondaca Vergara Angelo Rodolfo (Codelco-Chuquicamata)" w:date="2025-09-15T01:26:00Z" w16du:dateUtc="2025-09-15T04:26:00Z">
              <w:rPr/>
            </w:rPrChange>
          </w:rPr>
          <w:delText>,</w:delText>
        </w:r>
      </w:del>
      <w:r w:rsidRPr="003F377E">
        <w:rPr>
          <w:rFonts w:ascii="Arial" w:hAnsi="Arial" w:cs="Arial"/>
          <w:color w:val="000000"/>
          <w:sz w:val="24"/>
          <w:szCs w:val="24"/>
          <w:rPrChange w:id="1149" w:author="Mondaca Vergara Angelo Rodolfo (Codelco-Chuquicamata)" w:date="2025-09-15T01:26:00Z" w16du:dateUtc="2025-09-15T04:26:00Z">
            <w:rPr/>
          </w:rPrChange>
        </w:rPr>
        <w:t xml:space="preserve"> para que éste pueda abandonar el sector en forma rápida y ordenada.</w:t>
      </w:r>
      <w:ins w:id="1150" w:author="Mondaca Vergara Angelo Rodolfo (Codelco-Chuquicamata)" w:date="2025-09-15T01:28:00Z" w16du:dateUtc="2025-09-15T04:28:00Z">
        <w:r w:rsidR="003F377E">
          <w:rPr>
            <w:rFonts w:ascii="Arial" w:hAnsi="Arial" w:cs="Arial"/>
            <w:color w:val="000000"/>
            <w:sz w:val="24"/>
            <w:szCs w:val="24"/>
          </w:rPr>
          <w:t xml:space="preserve"> </w:t>
        </w:r>
      </w:ins>
    </w:p>
    <w:p w14:paraId="1DC94FBE" w14:textId="0CD9D612" w:rsidR="00AA1E8D" w:rsidRPr="00AA1E8D" w:rsidDel="003F377E" w:rsidRDefault="00AA1E8D" w:rsidP="003F377E">
      <w:pPr>
        <w:autoSpaceDE w:val="0"/>
        <w:autoSpaceDN w:val="0"/>
        <w:adjustRightInd w:val="0"/>
        <w:spacing w:after="0" w:line="240" w:lineRule="auto"/>
        <w:jc w:val="both"/>
        <w:rPr>
          <w:del w:id="1151" w:author="Mondaca Vergara Angelo Rodolfo (Codelco-Chuquicamata)" w:date="2025-09-15T01:28:00Z" w16du:dateUtc="2025-09-15T04:28:00Z"/>
          <w:rFonts w:ascii="Arial" w:hAnsi="Arial" w:cs="Arial"/>
          <w:color w:val="000000"/>
          <w:sz w:val="24"/>
          <w:szCs w:val="24"/>
        </w:rPr>
        <w:pPrChange w:id="1152" w:author="Mondaca Vergara Angelo Rodolfo (Codelco-Chuquicamata)" w:date="2025-09-15T01:28:00Z" w16du:dateUtc="2025-09-15T04:28:00Z">
          <w:pPr>
            <w:pStyle w:val="Prrafodelista"/>
            <w:autoSpaceDE w:val="0"/>
            <w:autoSpaceDN w:val="0"/>
            <w:adjustRightInd w:val="0"/>
            <w:spacing w:after="0" w:line="240" w:lineRule="auto"/>
            <w:jc w:val="both"/>
          </w:pPr>
        </w:pPrChange>
      </w:pPr>
    </w:p>
    <w:p w14:paraId="4F04E69E" w14:textId="41A372D0" w:rsidR="00F01086" w:rsidRPr="003F377E" w:rsidRDefault="00F01086" w:rsidP="003F377E">
      <w:pPr>
        <w:autoSpaceDE w:val="0"/>
        <w:autoSpaceDN w:val="0"/>
        <w:adjustRightInd w:val="0"/>
        <w:spacing w:after="0" w:line="240" w:lineRule="auto"/>
        <w:jc w:val="both"/>
        <w:rPr>
          <w:rFonts w:ascii="Arial" w:hAnsi="Arial" w:cs="Arial"/>
          <w:color w:val="000000"/>
          <w:sz w:val="24"/>
          <w:szCs w:val="24"/>
          <w:rPrChange w:id="1153" w:author="Mondaca Vergara Angelo Rodolfo (Codelco-Chuquicamata)" w:date="2025-09-15T01:26:00Z" w16du:dateUtc="2025-09-15T04:26:00Z">
            <w:rPr/>
          </w:rPrChange>
        </w:rPr>
        <w:pPrChange w:id="1154" w:author="Mondaca Vergara Angelo Rodolfo (Codelco-Chuquicamata)" w:date="2025-09-15T01:26:00Z" w16du:dateUtc="2025-09-15T04:26:00Z">
          <w:pPr>
            <w:pStyle w:val="Prrafodelista"/>
            <w:numPr>
              <w:numId w:val="31"/>
            </w:numPr>
            <w:autoSpaceDE w:val="0"/>
            <w:autoSpaceDN w:val="0"/>
            <w:adjustRightInd w:val="0"/>
            <w:spacing w:after="0" w:line="240" w:lineRule="auto"/>
            <w:ind w:hanging="360"/>
            <w:jc w:val="both"/>
          </w:pPr>
        </w:pPrChange>
      </w:pPr>
      <w:r w:rsidRPr="003F377E">
        <w:rPr>
          <w:rFonts w:ascii="Arial" w:hAnsi="Arial" w:cs="Arial"/>
          <w:color w:val="000000"/>
          <w:sz w:val="24"/>
          <w:szCs w:val="24"/>
          <w:rPrChange w:id="1155" w:author="Mondaca Vergara Angelo Rodolfo (Codelco-Chuquicamata)" w:date="2025-09-15T01:26:00Z" w16du:dateUtc="2025-09-15T04:26:00Z">
            <w:rPr/>
          </w:rPrChange>
        </w:rPr>
        <w:t xml:space="preserve">Para controlar la emergencia, </w:t>
      </w:r>
      <w:del w:id="1156" w:author="Mondaca Vergara Angelo Rodolfo (Codelco-Chuquicamata)" w:date="2025-09-15T01:27:00Z" w16du:dateUtc="2025-09-15T04:27:00Z">
        <w:r w:rsidRPr="003F377E" w:rsidDel="003F377E">
          <w:rPr>
            <w:rFonts w:ascii="Arial" w:hAnsi="Arial" w:cs="Arial"/>
            <w:color w:val="000000"/>
            <w:sz w:val="24"/>
            <w:szCs w:val="24"/>
            <w:rPrChange w:id="1157" w:author="Mondaca Vergara Angelo Rodolfo (Codelco-Chuquicamata)" w:date="2025-09-15T01:26:00Z" w16du:dateUtc="2025-09-15T04:26:00Z">
              <w:rPr/>
            </w:rPrChange>
          </w:rPr>
          <w:delText>se debe hacer de acuerdo a un procedimiento que esté incluido</w:delText>
        </w:r>
      </w:del>
      <w:ins w:id="1158" w:author="Mondaca Vergara Angelo Rodolfo (Codelco-Chuquicamata)" w:date="2025-09-15T01:27:00Z" w16du:dateUtc="2025-09-15T04:27:00Z">
        <w:r w:rsidR="003F377E">
          <w:rPr>
            <w:rFonts w:ascii="Arial" w:hAnsi="Arial" w:cs="Arial"/>
            <w:color w:val="000000"/>
            <w:sz w:val="24"/>
            <w:szCs w:val="24"/>
          </w:rPr>
          <w:t xml:space="preserve">se debe </w:t>
        </w:r>
      </w:ins>
      <w:ins w:id="1159" w:author="Mondaca Vergara Angelo Rodolfo (Codelco-Chuquicamata)" w:date="2025-09-15T01:28:00Z" w16du:dateUtc="2025-09-15T04:28:00Z">
        <w:r w:rsidR="003F377E">
          <w:rPr>
            <w:rFonts w:ascii="Arial" w:hAnsi="Arial" w:cs="Arial"/>
            <w:color w:val="000000"/>
            <w:sz w:val="24"/>
            <w:szCs w:val="24"/>
          </w:rPr>
          <w:t>actuar</w:t>
        </w:r>
      </w:ins>
      <w:ins w:id="1160" w:author="Mondaca Vergara Angelo Rodolfo (Codelco-Chuquicamata)" w:date="2025-09-15T01:27:00Z" w16du:dateUtc="2025-09-15T04:27:00Z">
        <w:r w:rsidR="003F377E">
          <w:rPr>
            <w:rFonts w:ascii="Arial" w:hAnsi="Arial" w:cs="Arial"/>
            <w:color w:val="000000"/>
            <w:sz w:val="24"/>
            <w:szCs w:val="24"/>
          </w:rPr>
          <w:t xml:space="preserve"> </w:t>
        </w:r>
      </w:ins>
      <w:ins w:id="1161" w:author="Mondaca Vergara Angelo Rodolfo (Codelco-Chuquicamata)" w:date="2025-09-15T01:28:00Z" w16du:dateUtc="2025-09-15T04:28:00Z">
        <w:r w:rsidR="003F377E">
          <w:rPr>
            <w:rFonts w:ascii="Arial" w:hAnsi="Arial" w:cs="Arial"/>
            <w:color w:val="000000"/>
            <w:sz w:val="24"/>
            <w:szCs w:val="24"/>
          </w:rPr>
          <w:t>de acuerdo con</w:t>
        </w:r>
      </w:ins>
      <w:ins w:id="1162" w:author="Mondaca Vergara Angelo Rodolfo (Codelco-Chuquicamata)" w:date="2025-09-15T01:27:00Z" w16du:dateUtc="2025-09-15T04:27:00Z">
        <w:r w:rsidR="003F377E">
          <w:rPr>
            <w:rFonts w:ascii="Arial" w:hAnsi="Arial" w:cs="Arial"/>
            <w:color w:val="000000"/>
            <w:sz w:val="24"/>
            <w:szCs w:val="24"/>
          </w:rPr>
          <w:t xml:space="preserve"> lo estipulado</w:t>
        </w:r>
      </w:ins>
      <w:r w:rsidRPr="003F377E">
        <w:rPr>
          <w:rFonts w:ascii="Arial" w:hAnsi="Arial" w:cs="Arial"/>
          <w:color w:val="000000"/>
          <w:sz w:val="24"/>
          <w:szCs w:val="24"/>
          <w:rPrChange w:id="1163" w:author="Mondaca Vergara Angelo Rodolfo (Codelco-Chuquicamata)" w:date="2025-09-15T01:26:00Z" w16du:dateUtc="2025-09-15T04:26:00Z">
            <w:rPr/>
          </w:rPrChange>
        </w:rPr>
        <w:t xml:space="preserve"> en el </w:t>
      </w:r>
      <w:del w:id="1164" w:author="Mondaca Vergara Angelo Rodolfo (Codelco-Chuquicamata)" w:date="2025-09-15T01:27:00Z" w16du:dateUtc="2025-09-15T04:27:00Z">
        <w:r w:rsidRPr="003F377E" w:rsidDel="003F377E">
          <w:rPr>
            <w:rFonts w:ascii="Arial" w:hAnsi="Arial" w:cs="Arial"/>
            <w:color w:val="000000"/>
            <w:sz w:val="24"/>
            <w:szCs w:val="24"/>
            <w:rPrChange w:id="1165" w:author="Mondaca Vergara Angelo Rodolfo (Codelco-Chuquicamata)" w:date="2025-09-15T01:26:00Z" w16du:dateUtc="2025-09-15T04:26:00Z">
              <w:rPr/>
            </w:rPrChange>
          </w:rPr>
          <w:delText>plan</w:delText>
        </w:r>
        <w:r w:rsidR="00A56F17" w:rsidRPr="003F377E" w:rsidDel="003F377E">
          <w:rPr>
            <w:rFonts w:ascii="Arial" w:hAnsi="Arial" w:cs="Arial"/>
            <w:color w:val="000000"/>
            <w:sz w:val="24"/>
            <w:szCs w:val="24"/>
            <w:rPrChange w:id="1166" w:author="Mondaca Vergara Angelo Rodolfo (Codelco-Chuquicamata)" w:date="2025-09-15T01:26:00Z" w16du:dateUtc="2025-09-15T04:26:00Z">
              <w:rPr/>
            </w:rPrChange>
          </w:rPr>
          <w:delText xml:space="preserve"> </w:delText>
        </w:r>
      </w:del>
      <w:ins w:id="1167" w:author="Mondaca Vergara Angelo Rodolfo (Codelco-Chuquicamata)" w:date="2025-09-15T01:27:00Z" w16du:dateUtc="2025-09-15T04:27:00Z">
        <w:r w:rsidR="003F377E">
          <w:rPr>
            <w:rFonts w:ascii="Arial" w:hAnsi="Arial" w:cs="Arial"/>
            <w:color w:val="000000"/>
            <w:sz w:val="24"/>
            <w:szCs w:val="24"/>
          </w:rPr>
          <w:t>P</w:t>
        </w:r>
        <w:r w:rsidR="003F377E" w:rsidRPr="003F377E">
          <w:rPr>
            <w:rFonts w:ascii="Arial" w:hAnsi="Arial" w:cs="Arial"/>
            <w:color w:val="000000"/>
            <w:sz w:val="24"/>
            <w:szCs w:val="24"/>
            <w:rPrChange w:id="1168" w:author="Mondaca Vergara Angelo Rodolfo (Codelco-Chuquicamata)" w:date="2025-09-15T01:26:00Z" w16du:dateUtc="2025-09-15T04:26:00Z">
              <w:rPr/>
            </w:rPrChange>
          </w:rPr>
          <w:t xml:space="preserve">lan </w:t>
        </w:r>
      </w:ins>
      <w:del w:id="1169" w:author="Mondaca Vergara Angelo Rodolfo (Codelco-Chuquicamata)" w:date="2025-09-15T01:27:00Z" w16du:dateUtc="2025-09-15T04:27:00Z">
        <w:r w:rsidRPr="003F377E" w:rsidDel="003F377E">
          <w:rPr>
            <w:rFonts w:ascii="Arial" w:hAnsi="Arial" w:cs="Arial"/>
            <w:color w:val="000000"/>
            <w:sz w:val="24"/>
            <w:szCs w:val="24"/>
            <w:rPrChange w:id="1170" w:author="Mondaca Vergara Angelo Rodolfo (Codelco-Chuquicamata)" w:date="2025-09-15T01:26:00Z" w16du:dateUtc="2025-09-15T04:26:00Z">
              <w:rPr/>
            </w:rPrChange>
          </w:rPr>
          <w:delText xml:space="preserve">general </w:delText>
        </w:r>
      </w:del>
      <w:ins w:id="1171" w:author="Mondaca Vergara Angelo Rodolfo (Codelco-Chuquicamata)" w:date="2025-09-15T01:27:00Z" w16du:dateUtc="2025-09-15T04:27:00Z">
        <w:r w:rsidR="003F377E">
          <w:rPr>
            <w:rFonts w:ascii="Arial" w:hAnsi="Arial" w:cs="Arial"/>
            <w:color w:val="000000"/>
            <w:sz w:val="24"/>
            <w:szCs w:val="24"/>
          </w:rPr>
          <w:t>Local</w:t>
        </w:r>
        <w:r w:rsidR="003F377E" w:rsidRPr="003F377E">
          <w:rPr>
            <w:rFonts w:ascii="Arial" w:hAnsi="Arial" w:cs="Arial"/>
            <w:color w:val="000000"/>
            <w:sz w:val="24"/>
            <w:szCs w:val="24"/>
            <w:rPrChange w:id="1172" w:author="Mondaca Vergara Angelo Rodolfo (Codelco-Chuquicamata)" w:date="2025-09-15T01:26:00Z" w16du:dateUtc="2025-09-15T04:26:00Z">
              <w:rPr/>
            </w:rPrChange>
          </w:rPr>
          <w:t xml:space="preserve"> </w:t>
        </w:r>
      </w:ins>
      <w:r w:rsidRPr="003F377E">
        <w:rPr>
          <w:rFonts w:ascii="Arial" w:hAnsi="Arial" w:cs="Arial"/>
          <w:color w:val="000000"/>
          <w:sz w:val="24"/>
          <w:szCs w:val="24"/>
          <w:rPrChange w:id="1173" w:author="Mondaca Vergara Angelo Rodolfo (Codelco-Chuquicamata)" w:date="2025-09-15T01:26:00Z" w16du:dateUtc="2025-09-15T04:26:00Z">
            <w:rPr/>
          </w:rPrChange>
        </w:rPr>
        <w:t xml:space="preserve">de </w:t>
      </w:r>
      <w:del w:id="1174" w:author="Mondaca Vergara Angelo Rodolfo (Codelco-Chuquicamata)" w:date="2025-09-15T01:27:00Z" w16du:dateUtc="2025-09-15T04:27:00Z">
        <w:r w:rsidRPr="003F377E" w:rsidDel="003F377E">
          <w:rPr>
            <w:rFonts w:ascii="Arial" w:hAnsi="Arial" w:cs="Arial"/>
            <w:color w:val="000000"/>
            <w:sz w:val="24"/>
            <w:szCs w:val="24"/>
            <w:rPrChange w:id="1175" w:author="Mondaca Vergara Angelo Rodolfo (Codelco-Chuquicamata)" w:date="2025-09-15T01:26:00Z" w16du:dateUtc="2025-09-15T04:26:00Z">
              <w:rPr/>
            </w:rPrChange>
          </w:rPr>
          <w:delText xml:space="preserve">emergencia </w:delText>
        </w:r>
      </w:del>
      <w:ins w:id="1176" w:author="Mondaca Vergara Angelo Rodolfo (Codelco-Chuquicamata)" w:date="2025-09-15T01:27:00Z" w16du:dateUtc="2025-09-15T04:27:00Z">
        <w:r w:rsidR="003F377E">
          <w:rPr>
            <w:rFonts w:ascii="Arial" w:hAnsi="Arial" w:cs="Arial"/>
            <w:color w:val="000000"/>
            <w:sz w:val="24"/>
            <w:szCs w:val="24"/>
          </w:rPr>
          <w:t>E</w:t>
        </w:r>
        <w:r w:rsidR="003F377E" w:rsidRPr="003F377E">
          <w:rPr>
            <w:rFonts w:ascii="Arial" w:hAnsi="Arial" w:cs="Arial"/>
            <w:color w:val="000000"/>
            <w:sz w:val="24"/>
            <w:szCs w:val="24"/>
            <w:rPrChange w:id="1177" w:author="Mondaca Vergara Angelo Rodolfo (Codelco-Chuquicamata)" w:date="2025-09-15T01:26:00Z" w16du:dateUtc="2025-09-15T04:26:00Z">
              <w:rPr/>
            </w:rPrChange>
          </w:rPr>
          <w:t>mergencia</w:t>
        </w:r>
      </w:ins>
      <w:ins w:id="1178" w:author="Mondaca Vergara Angelo Rodolfo (Codelco-Chuquicamata)" w:date="2025-09-15T01:28:00Z" w16du:dateUtc="2025-09-15T04:28:00Z">
        <w:r w:rsidR="003F377E">
          <w:rPr>
            <w:rFonts w:ascii="Arial" w:hAnsi="Arial" w:cs="Arial"/>
            <w:color w:val="000000"/>
            <w:sz w:val="24"/>
            <w:szCs w:val="24"/>
          </w:rPr>
          <w:t xml:space="preserve"> (PLE)</w:t>
        </w:r>
      </w:ins>
      <w:ins w:id="1179" w:author="Mondaca Vergara Angelo Rodolfo (Codelco-Chuquicamata)" w:date="2025-09-15T01:27:00Z" w16du:dateUtc="2025-09-15T04:27:00Z">
        <w:r w:rsidR="003F377E" w:rsidRPr="003F377E">
          <w:rPr>
            <w:rFonts w:ascii="Arial" w:hAnsi="Arial" w:cs="Arial"/>
            <w:color w:val="000000"/>
            <w:sz w:val="24"/>
            <w:szCs w:val="24"/>
            <w:rPrChange w:id="1180" w:author="Mondaca Vergara Angelo Rodolfo (Codelco-Chuquicamata)" w:date="2025-09-15T01:26:00Z" w16du:dateUtc="2025-09-15T04:26:00Z">
              <w:rPr/>
            </w:rPrChange>
          </w:rPr>
          <w:t xml:space="preserve"> </w:t>
        </w:r>
      </w:ins>
      <w:del w:id="1181" w:author="Mondaca Vergara Angelo Rodolfo (Codelco-Chuquicamata)" w:date="2025-09-15T01:28:00Z" w16du:dateUtc="2025-09-15T04:28:00Z">
        <w:r w:rsidRPr="003F377E" w:rsidDel="003F377E">
          <w:rPr>
            <w:rFonts w:ascii="Arial" w:hAnsi="Arial" w:cs="Arial"/>
            <w:color w:val="000000"/>
            <w:sz w:val="24"/>
            <w:szCs w:val="24"/>
            <w:rPrChange w:id="1182" w:author="Mondaca Vergara Angelo Rodolfo (Codelco-Chuquicamata)" w:date="2025-09-15T01:26:00Z" w16du:dateUtc="2025-09-15T04:26:00Z">
              <w:rPr/>
            </w:rPrChange>
          </w:rPr>
          <w:delText xml:space="preserve">del área </w:delText>
        </w:r>
      </w:del>
      <w:r w:rsidRPr="003F377E">
        <w:rPr>
          <w:rFonts w:ascii="Arial" w:hAnsi="Arial" w:cs="Arial"/>
          <w:color w:val="000000"/>
          <w:sz w:val="24"/>
          <w:szCs w:val="24"/>
          <w:rPrChange w:id="1183" w:author="Mondaca Vergara Angelo Rodolfo (Codelco-Chuquicamata)" w:date="2025-09-15T01:26:00Z" w16du:dateUtc="2025-09-15T04:26:00Z">
            <w:rPr/>
          </w:rPrChange>
        </w:rPr>
        <w:t>y con personal preparado para estas contingencias.</w:t>
      </w:r>
    </w:p>
    <w:p w14:paraId="0A1016E4" w14:textId="77777777" w:rsidR="00AA1E8D" w:rsidRPr="00AA1E8D" w:rsidRDefault="00AA1E8D" w:rsidP="003F377E">
      <w:pPr>
        <w:autoSpaceDE w:val="0"/>
        <w:autoSpaceDN w:val="0"/>
        <w:adjustRightInd w:val="0"/>
        <w:spacing w:after="0" w:line="240" w:lineRule="auto"/>
        <w:jc w:val="both"/>
        <w:rPr>
          <w:rFonts w:ascii="Arial" w:hAnsi="Arial" w:cs="Arial"/>
          <w:color w:val="000000"/>
          <w:sz w:val="24"/>
          <w:szCs w:val="24"/>
        </w:rPr>
      </w:pPr>
    </w:p>
    <w:p w14:paraId="264AD3FD" w14:textId="6DD93EA8" w:rsidR="00F01086" w:rsidRPr="003F377E" w:rsidRDefault="00F01086" w:rsidP="003F377E">
      <w:pPr>
        <w:autoSpaceDE w:val="0"/>
        <w:autoSpaceDN w:val="0"/>
        <w:adjustRightInd w:val="0"/>
        <w:spacing w:after="0" w:line="240" w:lineRule="auto"/>
        <w:jc w:val="both"/>
        <w:rPr>
          <w:rFonts w:ascii="Arial" w:hAnsi="Arial" w:cs="Arial"/>
          <w:color w:val="000000"/>
          <w:sz w:val="24"/>
          <w:szCs w:val="24"/>
          <w:rPrChange w:id="1184" w:author="Mondaca Vergara Angelo Rodolfo (Codelco-Chuquicamata)" w:date="2025-09-15T01:26:00Z" w16du:dateUtc="2025-09-15T04:26:00Z">
            <w:rPr/>
          </w:rPrChange>
        </w:rPr>
        <w:pPrChange w:id="1185" w:author="Mondaca Vergara Angelo Rodolfo (Codelco-Chuquicamata)" w:date="2025-09-15T01:26:00Z" w16du:dateUtc="2025-09-15T04:26:00Z">
          <w:pPr>
            <w:pStyle w:val="Prrafodelista"/>
            <w:numPr>
              <w:numId w:val="31"/>
            </w:numPr>
            <w:autoSpaceDE w:val="0"/>
            <w:autoSpaceDN w:val="0"/>
            <w:adjustRightInd w:val="0"/>
            <w:spacing w:after="0" w:line="240" w:lineRule="auto"/>
            <w:ind w:hanging="360"/>
            <w:jc w:val="both"/>
          </w:pPr>
        </w:pPrChange>
      </w:pPr>
      <w:r w:rsidRPr="003F377E">
        <w:rPr>
          <w:rFonts w:ascii="Arial" w:hAnsi="Arial" w:cs="Arial"/>
          <w:color w:val="000000"/>
          <w:sz w:val="24"/>
          <w:szCs w:val="24"/>
          <w:rPrChange w:id="1186" w:author="Mondaca Vergara Angelo Rodolfo (Codelco-Chuquicamata)" w:date="2025-09-15T01:26:00Z" w16du:dateUtc="2025-09-15T04:26:00Z">
            <w:rPr/>
          </w:rPrChange>
        </w:rPr>
        <w:t>Ante la eventualidad de una emergencia</w:t>
      </w:r>
      <w:del w:id="1187" w:author="Mondaca Vergara Angelo Rodolfo (Codelco-Chuquicamata)" w:date="2025-09-15T01:29:00Z" w16du:dateUtc="2025-09-15T04:29:00Z">
        <w:r w:rsidRPr="003F377E" w:rsidDel="003F377E">
          <w:rPr>
            <w:rFonts w:ascii="Arial" w:hAnsi="Arial" w:cs="Arial"/>
            <w:color w:val="000000"/>
            <w:sz w:val="24"/>
            <w:szCs w:val="24"/>
            <w:rPrChange w:id="1188" w:author="Mondaca Vergara Angelo Rodolfo (Codelco-Chuquicamata)" w:date="2025-09-15T01:26:00Z" w16du:dateUtc="2025-09-15T04:26:00Z">
              <w:rPr/>
            </w:rPrChange>
          </w:rPr>
          <w:delText>,</w:delText>
        </w:r>
      </w:del>
      <w:r w:rsidRPr="003F377E">
        <w:rPr>
          <w:rFonts w:ascii="Arial" w:hAnsi="Arial" w:cs="Arial"/>
          <w:color w:val="000000"/>
          <w:sz w:val="24"/>
          <w:szCs w:val="24"/>
          <w:rPrChange w:id="1189" w:author="Mondaca Vergara Angelo Rodolfo (Codelco-Chuquicamata)" w:date="2025-09-15T01:26:00Z" w16du:dateUtc="2025-09-15T04:26:00Z">
            <w:rPr/>
          </w:rPrChange>
        </w:rPr>
        <w:t xml:space="preserve"> el operador </w:t>
      </w:r>
      <w:del w:id="1190" w:author="Mondaca Vergara Angelo Rodolfo (Codelco-Chuquicamata)" w:date="2025-09-15T01:29:00Z" w16du:dateUtc="2025-09-15T04:29:00Z">
        <w:r w:rsidRPr="003F377E" w:rsidDel="003F377E">
          <w:rPr>
            <w:rFonts w:ascii="Arial" w:hAnsi="Arial" w:cs="Arial"/>
            <w:color w:val="000000"/>
            <w:sz w:val="24"/>
            <w:szCs w:val="24"/>
            <w:rPrChange w:id="1191" w:author="Mondaca Vergara Angelo Rodolfo (Codelco-Chuquicamata)" w:date="2025-09-15T01:26:00Z" w16du:dateUtc="2025-09-15T04:26:00Z">
              <w:rPr/>
            </w:rPrChange>
          </w:rPr>
          <w:delText>de la Planta debe tomar las primeras</w:delText>
        </w:r>
      </w:del>
      <w:ins w:id="1192" w:author="Mondaca Vergara Angelo Rodolfo (Codelco-Chuquicamata)" w:date="2025-09-15T01:29:00Z" w16du:dateUtc="2025-09-15T04:29:00Z">
        <w:r w:rsidR="003F377E">
          <w:rPr>
            <w:rFonts w:ascii="Arial" w:hAnsi="Arial" w:cs="Arial"/>
            <w:color w:val="000000"/>
            <w:sz w:val="24"/>
            <w:szCs w:val="24"/>
          </w:rPr>
          <w:t>deberá realizar las primeras evaluaciones</w:t>
        </w:r>
      </w:ins>
      <w:r w:rsidRPr="003F377E">
        <w:rPr>
          <w:rFonts w:ascii="Arial" w:hAnsi="Arial" w:cs="Arial"/>
          <w:color w:val="000000"/>
          <w:sz w:val="24"/>
          <w:szCs w:val="24"/>
          <w:rPrChange w:id="1193" w:author="Mondaca Vergara Angelo Rodolfo (Codelco-Chuquicamata)" w:date="2025-09-15T01:26:00Z" w16du:dateUtc="2025-09-15T04:26:00Z">
            <w:rPr/>
          </w:rPrChange>
        </w:rPr>
        <w:t xml:space="preserve"> </w:t>
      </w:r>
      <w:ins w:id="1194" w:author="Mondaca Vergara Angelo Rodolfo (Codelco-Chuquicamata)" w:date="2025-09-15T01:29:00Z" w16du:dateUtc="2025-09-15T04:29:00Z">
        <w:r w:rsidR="003F377E">
          <w:rPr>
            <w:rFonts w:ascii="Arial" w:hAnsi="Arial" w:cs="Arial"/>
            <w:color w:val="000000"/>
            <w:sz w:val="24"/>
            <w:szCs w:val="24"/>
          </w:rPr>
          <w:t xml:space="preserve">y </w:t>
        </w:r>
      </w:ins>
      <w:r w:rsidRPr="003F377E">
        <w:rPr>
          <w:rFonts w:ascii="Arial" w:hAnsi="Arial" w:cs="Arial"/>
          <w:color w:val="000000"/>
          <w:sz w:val="24"/>
          <w:szCs w:val="24"/>
          <w:rPrChange w:id="1195" w:author="Mondaca Vergara Angelo Rodolfo (Codelco-Chuquicamata)" w:date="2025-09-15T01:26:00Z" w16du:dateUtc="2025-09-15T04:26:00Z">
            <w:rPr/>
          </w:rPrChange>
        </w:rPr>
        <w:t>medidas</w:t>
      </w:r>
      <w:ins w:id="1196" w:author="Mondaca Vergara Angelo Rodolfo (Codelco-Chuquicamata)" w:date="2025-09-15T01:29:00Z" w16du:dateUtc="2025-09-15T04:29:00Z">
        <w:r w:rsidR="003F377E">
          <w:rPr>
            <w:rFonts w:ascii="Arial" w:hAnsi="Arial" w:cs="Arial"/>
            <w:color w:val="000000"/>
            <w:sz w:val="24"/>
            <w:szCs w:val="24"/>
          </w:rPr>
          <w:t xml:space="preserve"> de mitigación de ser posible.</w:t>
        </w:r>
      </w:ins>
      <w:r w:rsidRPr="003F377E">
        <w:rPr>
          <w:rFonts w:ascii="Arial" w:hAnsi="Arial" w:cs="Arial"/>
          <w:color w:val="000000"/>
          <w:sz w:val="24"/>
          <w:szCs w:val="24"/>
          <w:rPrChange w:id="1197" w:author="Mondaca Vergara Angelo Rodolfo (Codelco-Chuquicamata)" w:date="2025-09-15T01:26:00Z" w16du:dateUtc="2025-09-15T04:26:00Z">
            <w:rPr/>
          </w:rPrChange>
        </w:rPr>
        <w:t xml:space="preserve"> </w:t>
      </w:r>
      <w:del w:id="1198" w:author="Mondaca Vergara Angelo Rodolfo (Codelco-Chuquicamata)" w:date="2025-09-15T01:29:00Z" w16du:dateUtc="2025-09-15T04:29:00Z">
        <w:r w:rsidRPr="003F377E" w:rsidDel="003F377E">
          <w:rPr>
            <w:rFonts w:ascii="Arial" w:hAnsi="Arial" w:cs="Arial"/>
            <w:color w:val="000000"/>
            <w:sz w:val="24"/>
            <w:szCs w:val="24"/>
            <w:rPrChange w:id="1199" w:author="Mondaca Vergara Angelo Rodolfo (Codelco-Chuquicamata)" w:date="2025-09-15T01:26:00Z" w16du:dateUtc="2025-09-15T04:26:00Z">
              <w:rPr/>
            </w:rPrChange>
          </w:rPr>
          <w:delText>y avisar al</w:delText>
        </w:r>
      </w:del>
      <w:ins w:id="1200" w:author="Mondaca Vergara Angelo Rodolfo (Codelco-Chuquicamata)" w:date="2025-09-15T01:29:00Z" w16du:dateUtc="2025-09-15T04:29:00Z">
        <w:r w:rsidR="003F377E">
          <w:rPr>
            <w:rFonts w:ascii="Arial" w:hAnsi="Arial" w:cs="Arial"/>
            <w:color w:val="000000"/>
            <w:sz w:val="24"/>
            <w:szCs w:val="24"/>
          </w:rPr>
          <w:t>Informará al</w:t>
        </w:r>
      </w:ins>
      <w:r w:rsidR="00A56F17" w:rsidRPr="003F377E">
        <w:rPr>
          <w:rFonts w:ascii="Arial" w:hAnsi="Arial" w:cs="Arial"/>
          <w:color w:val="000000"/>
          <w:sz w:val="24"/>
          <w:szCs w:val="24"/>
          <w:rPrChange w:id="1201" w:author="Mondaca Vergara Angelo Rodolfo (Codelco-Chuquicamata)" w:date="2025-09-15T01:26:00Z" w16du:dateUtc="2025-09-15T04:26:00Z">
            <w:rPr/>
          </w:rPrChange>
        </w:rPr>
        <w:t xml:space="preserve"> </w:t>
      </w:r>
      <w:del w:id="1202" w:author="Angelo Mondaca Vergara" w:date="2020-02-21T11:17:00Z">
        <w:r w:rsidRPr="003F377E" w:rsidDel="0026209B">
          <w:rPr>
            <w:rFonts w:ascii="Arial" w:hAnsi="Arial" w:cs="Arial"/>
            <w:color w:val="000000"/>
            <w:sz w:val="24"/>
            <w:szCs w:val="24"/>
            <w:rPrChange w:id="1203" w:author="Mondaca Vergara Angelo Rodolfo (Codelco-Chuquicamata)" w:date="2025-09-15T01:26:00Z" w16du:dateUtc="2025-09-15T04:26:00Z">
              <w:rPr/>
            </w:rPrChange>
          </w:rPr>
          <w:delText>jefe</w:delText>
        </w:r>
      </w:del>
      <w:ins w:id="1204" w:author="Angelo Mondaca Vergara" w:date="2020-02-21T11:17:00Z">
        <w:r w:rsidR="0026209B" w:rsidRPr="003F377E">
          <w:rPr>
            <w:rFonts w:ascii="Arial" w:hAnsi="Arial" w:cs="Arial"/>
            <w:color w:val="000000"/>
            <w:sz w:val="24"/>
            <w:szCs w:val="24"/>
            <w:rPrChange w:id="1205" w:author="Mondaca Vergara Angelo Rodolfo (Codelco-Chuquicamata)" w:date="2025-09-15T01:26:00Z" w16du:dateUtc="2025-09-15T04:26:00Z">
              <w:rPr/>
            </w:rPrChange>
          </w:rPr>
          <w:t>Ingeniero</w:t>
        </w:r>
      </w:ins>
      <w:r w:rsidRPr="003F377E">
        <w:rPr>
          <w:rFonts w:ascii="Arial" w:hAnsi="Arial" w:cs="Arial"/>
          <w:color w:val="000000"/>
          <w:sz w:val="24"/>
          <w:szCs w:val="24"/>
          <w:rPrChange w:id="1206" w:author="Mondaca Vergara Angelo Rodolfo (Codelco-Chuquicamata)" w:date="2025-09-15T01:26:00Z" w16du:dateUtc="2025-09-15T04:26:00Z">
            <w:rPr/>
          </w:rPrChange>
        </w:rPr>
        <w:t xml:space="preserve"> de Operaciones</w:t>
      </w:r>
      <w:del w:id="1207" w:author="Mondaca Vergara Angelo Rodolfo (Codelco-Chuquicamata)" w:date="2025-09-15T01:30:00Z" w16du:dateUtc="2025-09-15T04:30:00Z">
        <w:r w:rsidRPr="003F377E" w:rsidDel="003F377E">
          <w:rPr>
            <w:rFonts w:ascii="Arial" w:hAnsi="Arial" w:cs="Arial"/>
            <w:color w:val="000000"/>
            <w:sz w:val="24"/>
            <w:szCs w:val="24"/>
            <w:rPrChange w:id="1208" w:author="Mondaca Vergara Angelo Rodolfo (Codelco-Chuquicamata)" w:date="2025-09-15T01:26:00Z" w16du:dateUtc="2025-09-15T04:26:00Z">
              <w:rPr/>
            </w:rPrChange>
          </w:rPr>
          <w:delText>,</w:delText>
        </w:r>
      </w:del>
      <w:r w:rsidRPr="003F377E">
        <w:rPr>
          <w:rFonts w:ascii="Arial" w:hAnsi="Arial" w:cs="Arial"/>
          <w:color w:val="000000"/>
          <w:sz w:val="24"/>
          <w:szCs w:val="24"/>
          <w:rPrChange w:id="1209" w:author="Mondaca Vergara Angelo Rodolfo (Codelco-Chuquicamata)" w:date="2025-09-15T01:26:00Z" w16du:dateUtc="2025-09-15T04:26:00Z">
            <w:rPr/>
          </w:rPrChange>
        </w:rPr>
        <w:t xml:space="preserve"> quién deberá evaluar la magnitud y consecuencia de dicha emergencia y actuar </w:t>
      </w:r>
      <w:del w:id="1210" w:author="Mondaca Vergara Angelo Rodolfo (Codelco-Chuquicamata)" w:date="2025-09-15T01:30:00Z" w16du:dateUtc="2025-09-15T04:30:00Z">
        <w:r w:rsidRPr="003F377E" w:rsidDel="003F377E">
          <w:rPr>
            <w:rFonts w:ascii="Arial" w:hAnsi="Arial" w:cs="Arial"/>
            <w:color w:val="000000"/>
            <w:sz w:val="24"/>
            <w:szCs w:val="24"/>
            <w:rPrChange w:id="1211" w:author="Mondaca Vergara Angelo Rodolfo (Codelco-Chuquicamata)" w:date="2025-09-15T01:26:00Z" w16du:dateUtc="2025-09-15T04:26:00Z">
              <w:rPr/>
            </w:rPrChange>
          </w:rPr>
          <w:delText>de</w:delText>
        </w:r>
        <w:r w:rsidR="00A56F17" w:rsidRPr="003F377E" w:rsidDel="003F377E">
          <w:rPr>
            <w:rFonts w:ascii="Arial" w:hAnsi="Arial" w:cs="Arial"/>
            <w:color w:val="000000"/>
            <w:sz w:val="24"/>
            <w:szCs w:val="24"/>
            <w:rPrChange w:id="1212" w:author="Mondaca Vergara Angelo Rodolfo (Codelco-Chuquicamata)" w:date="2025-09-15T01:26:00Z" w16du:dateUtc="2025-09-15T04:26:00Z">
              <w:rPr/>
            </w:rPrChange>
          </w:rPr>
          <w:delText xml:space="preserve"> </w:delText>
        </w:r>
        <w:r w:rsidRPr="003F377E" w:rsidDel="003F377E">
          <w:rPr>
            <w:rFonts w:ascii="Arial" w:hAnsi="Arial" w:cs="Arial"/>
            <w:color w:val="000000"/>
            <w:sz w:val="24"/>
            <w:szCs w:val="24"/>
            <w:rPrChange w:id="1213" w:author="Mondaca Vergara Angelo Rodolfo (Codelco-Chuquicamata)" w:date="2025-09-15T01:26:00Z" w16du:dateUtc="2025-09-15T04:26:00Z">
              <w:rPr/>
            </w:rPrChange>
          </w:rPr>
          <w:delText>acuerdo al</w:delText>
        </w:r>
      </w:del>
      <w:ins w:id="1214" w:author="Mondaca Vergara Angelo Rodolfo (Codelco-Chuquicamata)" w:date="2025-09-15T01:30:00Z" w16du:dateUtc="2025-09-15T04:30:00Z">
        <w:r w:rsidR="003F377E" w:rsidRPr="003F377E">
          <w:rPr>
            <w:rFonts w:ascii="Arial" w:hAnsi="Arial" w:cs="Arial"/>
            <w:color w:val="000000"/>
            <w:sz w:val="24"/>
            <w:szCs w:val="24"/>
          </w:rPr>
          <w:t>de acuerdo con el</w:t>
        </w:r>
      </w:ins>
      <w:r w:rsidRPr="003F377E">
        <w:rPr>
          <w:rFonts w:ascii="Arial" w:hAnsi="Arial" w:cs="Arial"/>
          <w:color w:val="000000"/>
          <w:sz w:val="24"/>
          <w:szCs w:val="24"/>
          <w:rPrChange w:id="1215" w:author="Mondaca Vergara Angelo Rodolfo (Codelco-Chuquicamata)" w:date="2025-09-15T01:26:00Z" w16du:dateUtc="2025-09-15T04:26:00Z">
            <w:rPr/>
          </w:rPrChange>
        </w:rPr>
        <w:t xml:space="preserve"> procedimiento respectivo.</w:t>
      </w:r>
    </w:p>
    <w:p w14:paraId="1FB35C5E" w14:textId="77777777" w:rsidR="00393F55" w:rsidRPr="00393F55" w:rsidRDefault="00393F55" w:rsidP="003F377E">
      <w:pPr>
        <w:autoSpaceDE w:val="0"/>
        <w:autoSpaceDN w:val="0"/>
        <w:adjustRightInd w:val="0"/>
        <w:spacing w:after="0" w:line="240" w:lineRule="auto"/>
        <w:jc w:val="both"/>
        <w:rPr>
          <w:rFonts w:ascii="Arial" w:hAnsi="Arial" w:cs="Arial"/>
          <w:color w:val="000000"/>
          <w:sz w:val="24"/>
          <w:szCs w:val="24"/>
        </w:rPr>
      </w:pPr>
    </w:p>
    <w:p w14:paraId="3EEB3241" w14:textId="1FEFFBB1" w:rsidR="00F01086" w:rsidRPr="003F377E" w:rsidDel="003F377E" w:rsidRDefault="00F01086" w:rsidP="003F377E">
      <w:pPr>
        <w:autoSpaceDE w:val="0"/>
        <w:autoSpaceDN w:val="0"/>
        <w:adjustRightInd w:val="0"/>
        <w:spacing w:after="0" w:line="240" w:lineRule="auto"/>
        <w:jc w:val="both"/>
        <w:rPr>
          <w:del w:id="1216" w:author="Mondaca Vergara Angelo Rodolfo (Codelco-Chuquicamata)" w:date="2025-09-15T01:30:00Z" w16du:dateUtc="2025-09-15T04:30:00Z"/>
          <w:rFonts w:ascii="Arial" w:hAnsi="Arial" w:cs="Arial"/>
          <w:color w:val="000000"/>
          <w:sz w:val="24"/>
          <w:szCs w:val="24"/>
          <w:rPrChange w:id="1217" w:author="Mondaca Vergara Angelo Rodolfo (Codelco-Chuquicamata)" w:date="2025-09-15T01:26:00Z" w16du:dateUtc="2025-09-15T04:26:00Z">
            <w:rPr>
              <w:del w:id="1218" w:author="Mondaca Vergara Angelo Rodolfo (Codelco-Chuquicamata)" w:date="2025-09-15T01:30:00Z" w16du:dateUtc="2025-09-15T04:30:00Z"/>
            </w:rPr>
          </w:rPrChange>
        </w:rPr>
        <w:pPrChange w:id="1219" w:author="Mondaca Vergara Angelo Rodolfo (Codelco-Chuquicamata)" w:date="2025-09-15T01:26:00Z" w16du:dateUtc="2025-09-15T04:26:00Z">
          <w:pPr>
            <w:pStyle w:val="Prrafodelista"/>
            <w:numPr>
              <w:numId w:val="31"/>
            </w:numPr>
            <w:autoSpaceDE w:val="0"/>
            <w:autoSpaceDN w:val="0"/>
            <w:adjustRightInd w:val="0"/>
            <w:spacing w:after="0" w:line="240" w:lineRule="auto"/>
            <w:ind w:hanging="360"/>
            <w:jc w:val="both"/>
          </w:pPr>
        </w:pPrChange>
      </w:pPr>
      <w:del w:id="1220" w:author="Mondaca Vergara Angelo Rodolfo (Codelco-Chuquicamata)" w:date="2025-09-15T01:30:00Z" w16du:dateUtc="2025-09-15T04:30:00Z">
        <w:r w:rsidRPr="003F377E" w:rsidDel="003F377E">
          <w:rPr>
            <w:rFonts w:ascii="Arial" w:hAnsi="Arial" w:cs="Arial"/>
            <w:color w:val="000000"/>
            <w:sz w:val="24"/>
            <w:szCs w:val="24"/>
            <w:rPrChange w:id="1221" w:author="Mondaca Vergara Angelo Rodolfo (Codelco-Chuquicamata)" w:date="2025-09-15T01:26:00Z" w16du:dateUtc="2025-09-15T04:26:00Z">
              <w:rPr/>
            </w:rPrChange>
          </w:rPr>
          <w:delText>El jefe</w:delText>
        </w:r>
      </w:del>
      <w:ins w:id="1222" w:author="Angelo Mondaca Vergara" w:date="2020-02-21T11:17:00Z">
        <w:del w:id="1223" w:author="Mondaca Vergara Angelo Rodolfo (Codelco-Chuquicamata)" w:date="2025-09-15T01:30:00Z" w16du:dateUtc="2025-09-15T04:30:00Z">
          <w:r w:rsidR="0026209B" w:rsidRPr="003F377E" w:rsidDel="003F377E">
            <w:rPr>
              <w:rFonts w:ascii="Arial" w:hAnsi="Arial" w:cs="Arial"/>
              <w:color w:val="000000"/>
              <w:sz w:val="24"/>
              <w:szCs w:val="24"/>
              <w:rPrChange w:id="1224" w:author="Mondaca Vergara Angelo Rodolfo (Codelco-Chuquicamata)" w:date="2025-09-15T01:26:00Z" w16du:dateUtc="2025-09-15T04:26:00Z">
                <w:rPr/>
              </w:rPrChange>
            </w:rPr>
            <w:delText>Ingeniero</w:delText>
          </w:r>
        </w:del>
      </w:ins>
      <w:del w:id="1225" w:author="Mondaca Vergara Angelo Rodolfo (Codelco-Chuquicamata)" w:date="2025-09-15T01:30:00Z" w16du:dateUtc="2025-09-15T04:30:00Z">
        <w:r w:rsidRPr="003F377E" w:rsidDel="003F377E">
          <w:rPr>
            <w:rFonts w:ascii="Arial" w:hAnsi="Arial" w:cs="Arial"/>
            <w:color w:val="000000"/>
            <w:sz w:val="24"/>
            <w:szCs w:val="24"/>
            <w:rPrChange w:id="1226" w:author="Mondaca Vergara Angelo Rodolfo (Codelco-Chuquicamata)" w:date="2025-09-15T01:26:00Z" w16du:dateUtc="2025-09-15T04:26:00Z">
              <w:rPr/>
            </w:rPrChange>
          </w:rPr>
          <w:delText xml:space="preserve"> de Operaciones, debe tomar las decisiones y coordinar las acciones a seguir, para aplicar las medidas</w:delText>
        </w:r>
        <w:r w:rsidR="00A56F17" w:rsidRPr="003F377E" w:rsidDel="003F377E">
          <w:rPr>
            <w:rFonts w:ascii="Arial" w:hAnsi="Arial" w:cs="Arial"/>
            <w:color w:val="000000"/>
            <w:sz w:val="24"/>
            <w:szCs w:val="24"/>
            <w:rPrChange w:id="1227" w:author="Mondaca Vergara Angelo Rodolfo (Codelco-Chuquicamata)" w:date="2025-09-15T01:26:00Z" w16du:dateUtc="2025-09-15T04:26:00Z">
              <w:rPr/>
            </w:rPrChange>
          </w:rPr>
          <w:delText xml:space="preserve"> </w:delText>
        </w:r>
        <w:r w:rsidRPr="003F377E" w:rsidDel="003F377E">
          <w:rPr>
            <w:rFonts w:ascii="Arial" w:hAnsi="Arial" w:cs="Arial"/>
            <w:color w:val="000000"/>
            <w:sz w:val="24"/>
            <w:szCs w:val="24"/>
            <w:rPrChange w:id="1228" w:author="Mondaca Vergara Angelo Rodolfo (Codelco-Chuquicamata)" w:date="2025-09-15T01:26:00Z" w16du:dateUtc="2025-09-15T04:26:00Z">
              <w:rPr/>
            </w:rPrChange>
          </w:rPr>
          <w:delText>que solucionen el problema.</w:delText>
        </w:r>
      </w:del>
    </w:p>
    <w:p w14:paraId="5FF3B29D" w14:textId="22217719" w:rsidR="00393F55" w:rsidRPr="00393F55" w:rsidDel="003F377E" w:rsidRDefault="00393F55" w:rsidP="003F377E">
      <w:pPr>
        <w:autoSpaceDE w:val="0"/>
        <w:autoSpaceDN w:val="0"/>
        <w:adjustRightInd w:val="0"/>
        <w:spacing w:after="0" w:line="240" w:lineRule="auto"/>
        <w:jc w:val="both"/>
        <w:rPr>
          <w:del w:id="1229" w:author="Mondaca Vergara Angelo Rodolfo (Codelco-Chuquicamata)" w:date="2025-09-15T01:30:00Z" w16du:dateUtc="2025-09-15T04:30:00Z"/>
          <w:rFonts w:ascii="Arial" w:hAnsi="Arial" w:cs="Arial"/>
          <w:color w:val="000000"/>
          <w:sz w:val="24"/>
          <w:szCs w:val="24"/>
        </w:rPr>
      </w:pPr>
    </w:p>
    <w:p w14:paraId="23182A6C" w14:textId="77777777" w:rsidR="00F01086" w:rsidRPr="003F377E" w:rsidRDefault="00F01086" w:rsidP="003F377E">
      <w:pPr>
        <w:autoSpaceDE w:val="0"/>
        <w:autoSpaceDN w:val="0"/>
        <w:adjustRightInd w:val="0"/>
        <w:spacing w:after="0" w:line="240" w:lineRule="auto"/>
        <w:jc w:val="both"/>
        <w:rPr>
          <w:rFonts w:ascii="Arial" w:hAnsi="Arial" w:cs="Arial"/>
          <w:color w:val="000000"/>
          <w:sz w:val="24"/>
          <w:szCs w:val="24"/>
          <w:rPrChange w:id="1230" w:author="Mondaca Vergara Angelo Rodolfo (Codelco-Chuquicamata)" w:date="2025-09-15T01:26:00Z" w16du:dateUtc="2025-09-15T04:26:00Z">
            <w:rPr/>
          </w:rPrChange>
        </w:rPr>
        <w:pPrChange w:id="1231" w:author="Mondaca Vergara Angelo Rodolfo (Codelco-Chuquicamata)" w:date="2025-09-15T01:26:00Z" w16du:dateUtc="2025-09-15T04:26:00Z">
          <w:pPr>
            <w:pStyle w:val="Prrafodelista"/>
            <w:numPr>
              <w:numId w:val="31"/>
            </w:numPr>
            <w:autoSpaceDE w:val="0"/>
            <w:autoSpaceDN w:val="0"/>
            <w:adjustRightInd w:val="0"/>
            <w:spacing w:after="0" w:line="240" w:lineRule="auto"/>
            <w:ind w:hanging="360"/>
            <w:jc w:val="both"/>
          </w:pPr>
        </w:pPrChange>
      </w:pPr>
      <w:r w:rsidRPr="003F377E">
        <w:rPr>
          <w:rFonts w:ascii="Arial" w:hAnsi="Arial" w:cs="Arial"/>
          <w:color w:val="000000"/>
          <w:sz w:val="24"/>
          <w:szCs w:val="24"/>
          <w:rPrChange w:id="1232" w:author="Mondaca Vergara Angelo Rodolfo (Codelco-Chuquicamata)" w:date="2025-09-15T01:26:00Z" w16du:dateUtc="2025-09-15T04:26:00Z">
            <w:rPr/>
          </w:rPrChange>
        </w:rPr>
        <w:t>Se debe impedir daños a equipos e instalaciones. Si el incidente afecta a terminales eléctricos, cajas o</w:t>
      </w:r>
      <w:r w:rsidR="00A56F17" w:rsidRPr="003F377E">
        <w:rPr>
          <w:rFonts w:ascii="Arial" w:hAnsi="Arial" w:cs="Arial"/>
          <w:color w:val="000000"/>
          <w:sz w:val="24"/>
          <w:szCs w:val="24"/>
          <w:rPrChange w:id="1233" w:author="Mondaca Vergara Angelo Rodolfo (Codelco-Chuquicamata)" w:date="2025-09-15T01:26:00Z" w16du:dateUtc="2025-09-15T04:26:00Z">
            <w:rPr/>
          </w:rPrChange>
        </w:rPr>
        <w:t xml:space="preserve"> </w:t>
      </w:r>
      <w:r w:rsidRPr="003F377E">
        <w:rPr>
          <w:rFonts w:ascii="Arial" w:hAnsi="Arial" w:cs="Arial"/>
          <w:color w:val="000000"/>
          <w:sz w:val="24"/>
          <w:szCs w:val="24"/>
          <w:rPrChange w:id="1234" w:author="Mondaca Vergara Angelo Rodolfo (Codelco-Chuquicamata)" w:date="2025-09-15T01:26:00Z" w16du:dateUtc="2025-09-15T04:26:00Z">
            <w:rPr/>
          </w:rPrChange>
        </w:rPr>
        <w:t>enchufes, se debe cortar la energía eléctrica.</w:t>
      </w:r>
    </w:p>
    <w:p w14:paraId="71202E99" w14:textId="77777777" w:rsidR="00393F55" w:rsidRPr="00393F55" w:rsidRDefault="00393F55" w:rsidP="003F377E">
      <w:pPr>
        <w:autoSpaceDE w:val="0"/>
        <w:autoSpaceDN w:val="0"/>
        <w:adjustRightInd w:val="0"/>
        <w:spacing w:after="0" w:line="240" w:lineRule="auto"/>
        <w:jc w:val="both"/>
        <w:rPr>
          <w:rFonts w:ascii="Arial" w:hAnsi="Arial" w:cs="Arial"/>
          <w:color w:val="000000"/>
          <w:sz w:val="24"/>
          <w:szCs w:val="24"/>
        </w:rPr>
      </w:pPr>
    </w:p>
    <w:p w14:paraId="7AA89AB7" w14:textId="77777777" w:rsidR="00F01086" w:rsidRPr="003F377E" w:rsidRDefault="00F01086" w:rsidP="003F377E">
      <w:pPr>
        <w:autoSpaceDE w:val="0"/>
        <w:autoSpaceDN w:val="0"/>
        <w:adjustRightInd w:val="0"/>
        <w:spacing w:after="0" w:line="240" w:lineRule="auto"/>
        <w:jc w:val="both"/>
        <w:rPr>
          <w:rFonts w:ascii="Arial" w:hAnsi="Arial" w:cs="Arial"/>
          <w:color w:val="000000"/>
          <w:sz w:val="24"/>
          <w:szCs w:val="24"/>
          <w:rPrChange w:id="1235" w:author="Mondaca Vergara Angelo Rodolfo (Codelco-Chuquicamata)" w:date="2025-09-15T01:26:00Z" w16du:dateUtc="2025-09-15T04:26:00Z">
            <w:rPr/>
          </w:rPrChange>
        </w:rPr>
        <w:pPrChange w:id="1236" w:author="Mondaca Vergara Angelo Rodolfo (Codelco-Chuquicamata)" w:date="2025-09-15T01:26:00Z" w16du:dateUtc="2025-09-15T04:26:00Z">
          <w:pPr>
            <w:pStyle w:val="Prrafodelista"/>
            <w:numPr>
              <w:numId w:val="31"/>
            </w:numPr>
            <w:autoSpaceDE w:val="0"/>
            <w:autoSpaceDN w:val="0"/>
            <w:adjustRightInd w:val="0"/>
            <w:spacing w:after="0" w:line="240" w:lineRule="auto"/>
            <w:ind w:hanging="360"/>
            <w:jc w:val="both"/>
          </w:pPr>
        </w:pPrChange>
      </w:pPr>
      <w:r w:rsidRPr="003F377E">
        <w:rPr>
          <w:rFonts w:ascii="Arial" w:hAnsi="Arial" w:cs="Arial"/>
          <w:color w:val="000000"/>
          <w:sz w:val="24"/>
          <w:szCs w:val="24"/>
          <w:rPrChange w:id="1237" w:author="Mondaca Vergara Angelo Rodolfo (Codelco-Chuquicamata)" w:date="2025-09-15T01:26:00Z" w16du:dateUtc="2025-09-15T04:26:00Z">
            <w:rPr/>
          </w:rPrChange>
        </w:rPr>
        <w:t xml:space="preserve">Ninguna persona deberá intentar, por su cuenta, resolver la emergencia. Siempre debe dar aviso al </w:t>
      </w:r>
      <w:del w:id="1238" w:author="Angelo Mondaca Vergara" w:date="2020-02-21T11:17:00Z">
        <w:r w:rsidRPr="003F377E" w:rsidDel="0026209B">
          <w:rPr>
            <w:rFonts w:ascii="Arial" w:hAnsi="Arial" w:cs="Arial"/>
            <w:color w:val="000000"/>
            <w:sz w:val="24"/>
            <w:szCs w:val="24"/>
            <w:rPrChange w:id="1239" w:author="Mondaca Vergara Angelo Rodolfo (Codelco-Chuquicamata)" w:date="2025-09-15T01:26:00Z" w16du:dateUtc="2025-09-15T04:26:00Z">
              <w:rPr/>
            </w:rPrChange>
          </w:rPr>
          <w:delText>jefe</w:delText>
        </w:r>
      </w:del>
      <w:ins w:id="1240" w:author="Angelo Mondaca Vergara" w:date="2020-02-21T11:17:00Z">
        <w:r w:rsidR="0026209B" w:rsidRPr="003F377E">
          <w:rPr>
            <w:rFonts w:ascii="Arial" w:hAnsi="Arial" w:cs="Arial"/>
            <w:color w:val="000000"/>
            <w:sz w:val="24"/>
            <w:szCs w:val="24"/>
            <w:rPrChange w:id="1241" w:author="Mondaca Vergara Angelo Rodolfo (Codelco-Chuquicamata)" w:date="2025-09-15T01:26:00Z" w16du:dateUtc="2025-09-15T04:26:00Z">
              <w:rPr/>
            </w:rPrChange>
          </w:rPr>
          <w:t>Ingeniero</w:t>
        </w:r>
      </w:ins>
      <w:r w:rsidR="00A56F17" w:rsidRPr="003F377E">
        <w:rPr>
          <w:rFonts w:ascii="Arial" w:hAnsi="Arial" w:cs="Arial"/>
          <w:color w:val="000000"/>
          <w:sz w:val="24"/>
          <w:szCs w:val="24"/>
          <w:rPrChange w:id="1242" w:author="Mondaca Vergara Angelo Rodolfo (Codelco-Chuquicamata)" w:date="2025-09-15T01:26:00Z" w16du:dateUtc="2025-09-15T04:26:00Z">
            <w:rPr/>
          </w:rPrChange>
        </w:rPr>
        <w:t xml:space="preserve"> </w:t>
      </w:r>
      <w:r w:rsidRPr="003F377E">
        <w:rPr>
          <w:rFonts w:ascii="Arial" w:hAnsi="Arial" w:cs="Arial"/>
          <w:color w:val="000000"/>
          <w:sz w:val="24"/>
          <w:szCs w:val="24"/>
          <w:rPrChange w:id="1243" w:author="Mondaca Vergara Angelo Rodolfo (Codelco-Chuquicamata)" w:date="2025-09-15T01:26:00Z" w16du:dateUtc="2025-09-15T04:26:00Z">
            <w:rPr/>
          </w:rPrChange>
        </w:rPr>
        <w:t>Operaciones ya sea por radio y/o teléfono y seguir el procedimiento establecido para casos de emergencia.</w:t>
      </w:r>
    </w:p>
    <w:p w14:paraId="3144577E" w14:textId="77777777" w:rsidR="00393F55" w:rsidRPr="00393F55" w:rsidRDefault="00393F55" w:rsidP="003F377E">
      <w:pPr>
        <w:autoSpaceDE w:val="0"/>
        <w:autoSpaceDN w:val="0"/>
        <w:adjustRightInd w:val="0"/>
        <w:spacing w:after="0" w:line="240" w:lineRule="auto"/>
        <w:jc w:val="both"/>
        <w:rPr>
          <w:rFonts w:ascii="Arial" w:hAnsi="Arial" w:cs="Arial"/>
          <w:color w:val="000000"/>
          <w:sz w:val="24"/>
          <w:szCs w:val="24"/>
        </w:rPr>
      </w:pPr>
    </w:p>
    <w:p w14:paraId="25DD3DBD" w14:textId="04781BF1" w:rsidR="00F01086" w:rsidRPr="003F377E" w:rsidRDefault="00F01086" w:rsidP="003F377E">
      <w:pPr>
        <w:autoSpaceDE w:val="0"/>
        <w:autoSpaceDN w:val="0"/>
        <w:adjustRightInd w:val="0"/>
        <w:spacing w:after="0" w:line="240" w:lineRule="auto"/>
        <w:jc w:val="both"/>
        <w:rPr>
          <w:rFonts w:ascii="Arial" w:hAnsi="Arial" w:cs="Arial"/>
          <w:color w:val="000000"/>
          <w:sz w:val="24"/>
          <w:szCs w:val="24"/>
          <w:rPrChange w:id="1244" w:author="Mondaca Vergara Angelo Rodolfo (Codelco-Chuquicamata)" w:date="2025-09-15T01:26:00Z" w16du:dateUtc="2025-09-15T04:26:00Z">
            <w:rPr/>
          </w:rPrChange>
        </w:rPr>
        <w:pPrChange w:id="1245" w:author="Mondaca Vergara Angelo Rodolfo (Codelco-Chuquicamata)" w:date="2025-09-15T01:26:00Z" w16du:dateUtc="2025-09-15T04:26:00Z">
          <w:pPr>
            <w:pStyle w:val="Prrafodelista"/>
            <w:numPr>
              <w:numId w:val="31"/>
            </w:numPr>
            <w:autoSpaceDE w:val="0"/>
            <w:autoSpaceDN w:val="0"/>
            <w:adjustRightInd w:val="0"/>
            <w:spacing w:after="0" w:line="240" w:lineRule="auto"/>
            <w:ind w:hanging="360"/>
            <w:jc w:val="both"/>
          </w:pPr>
        </w:pPrChange>
      </w:pPr>
      <w:del w:id="1246" w:author="Mondaca Vergara Angelo Rodolfo (Codelco-Chuquicamata)" w:date="2025-09-15T01:30:00Z" w16du:dateUtc="2025-09-15T04:30:00Z">
        <w:r w:rsidRPr="003F377E" w:rsidDel="003F377E">
          <w:rPr>
            <w:rFonts w:ascii="Arial" w:hAnsi="Arial" w:cs="Arial"/>
            <w:color w:val="000000"/>
            <w:sz w:val="24"/>
            <w:szCs w:val="24"/>
            <w:rPrChange w:id="1247" w:author="Mondaca Vergara Angelo Rodolfo (Codelco-Chuquicamata)" w:date="2025-09-15T01:26:00Z" w16du:dateUtc="2025-09-15T04:26:00Z">
              <w:rPr/>
            </w:rPrChange>
          </w:rPr>
          <w:delText>El sector amagado</w:delText>
        </w:r>
      </w:del>
      <w:del w:id="1248" w:author="Mondaca Vergara Angelo Rodolfo (Codelco-Chuquicamata)" w:date="2025-09-15T01:31:00Z" w16du:dateUtc="2025-09-15T04:31:00Z">
        <w:r w:rsidRPr="003F377E" w:rsidDel="003F377E">
          <w:rPr>
            <w:rFonts w:ascii="Arial" w:hAnsi="Arial" w:cs="Arial"/>
            <w:color w:val="000000"/>
            <w:sz w:val="24"/>
            <w:szCs w:val="24"/>
            <w:rPrChange w:id="1249" w:author="Mondaca Vergara Angelo Rodolfo (Codelco-Chuquicamata)" w:date="2025-09-15T01:26:00Z" w16du:dateUtc="2025-09-15T04:26:00Z">
              <w:rPr/>
            </w:rPrChange>
          </w:rPr>
          <w:delText>,</w:delText>
        </w:r>
      </w:del>
      <w:ins w:id="1250" w:author="Mondaca Vergara Angelo Rodolfo (Codelco-Chuquicamata)" w:date="2025-09-15T01:31:00Z" w16du:dateUtc="2025-09-15T04:31:00Z">
        <w:r w:rsidR="003F377E">
          <w:rPr>
            <w:rFonts w:ascii="Arial" w:hAnsi="Arial" w:cs="Arial"/>
            <w:color w:val="000000"/>
            <w:sz w:val="24"/>
            <w:szCs w:val="24"/>
          </w:rPr>
          <w:t>L</w:t>
        </w:r>
      </w:ins>
      <w:del w:id="1251" w:author="Mondaca Vergara Angelo Rodolfo (Codelco-Chuquicamata)" w:date="2025-09-15T01:30:00Z" w16du:dateUtc="2025-09-15T04:30:00Z">
        <w:r w:rsidRPr="003F377E" w:rsidDel="003F377E">
          <w:rPr>
            <w:rFonts w:ascii="Arial" w:hAnsi="Arial" w:cs="Arial"/>
            <w:color w:val="000000"/>
            <w:sz w:val="24"/>
            <w:szCs w:val="24"/>
            <w:rPrChange w:id="1252" w:author="Mondaca Vergara Angelo Rodolfo (Codelco-Chuquicamata)" w:date="2025-09-15T01:26:00Z" w16du:dateUtc="2025-09-15T04:26:00Z">
              <w:rPr/>
            </w:rPrChange>
          </w:rPr>
          <w:delText xml:space="preserve"> l</w:delText>
        </w:r>
      </w:del>
      <w:r w:rsidRPr="003F377E">
        <w:rPr>
          <w:rFonts w:ascii="Arial" w:hAnsi="Arial" w:cs="Arial"/>
          <w:color w:val="000000"/>
          <w:sz w:val="24"/>
          <w:szCs w:val="24"/>
          <w:rPrChange w:id="1253" w:author="Mondaca Vergara Angelo Rodolfo (Codelco-Chuquicamata)" w:date="2025-09-15T01:26:00Z" w16du:dateUtc="2025-09-15T04:26:00Z">
            <w:rPr/>
          </w:rPrChange>
        </w:rPr>
        <w:t>uego de superada la emergencia</w:t>
      </w:r>
      <w:del w:id="1254" w:author="Mondaca Vergara Angelo Rodolfo (Codelco-Chuquicamata)" w:date="2025-09-15T01:31:00Z" w16du:dateUtc="2025-09-15T04:31:00Z">
        <w:r w:rsidRPr="003F377E" w:rsidDel="003F377E">
          <w:rPr>
            <w:rFonts w:ascii="Arial" w:hAnsi="Arial" w:cs="Arial"/>
            <w:color w:val="000000"/>
            <w:sz w:val="24"/>
            <w:szCs w:val="24"/>
            <w:rPrChange w:id="1255" w:author="Mondaca Vergara Angelo Rodolfo (Codelco-Chuquicamata)" w:date="2025-09-15T01:26:00Z" w16du:dateUtc="2025-09-15T04:26:00Z">
              <w:rPr/>
            </w:rPrChange>
          </w:rPr>
          <w:delText xml:space="preserve">, </w:delText>
        </w:r>
      </w:del>
      <w:ins w:id="1256" w:author="Mondaca Vergara Angelo Rodolfo (Codelco-Chuquicamata)" w:date="2025-09-15T01:31:00Z" w16du:dateUtc="2025-09-15T04:31:00Z">
        <w:r w:rsidR="003F377E">
          <w:rPr>
            <w:rFonts w:ascii="Arial" w:hAnsi="Arial" w:cs="Arial"/>
            <w:color w:val="000000"/>
            <w:sz w:val="24"/>
            <w:szCs w:val="24"/>
          </w:rPr>
          <w:t xml:space="preserve"> e</w:t>
        </w:r>
      </w:ins>
      <w:ins w:id="1257" w:author="Mondaca Vergara Angelo Rodolfo (Codelco-Chuquicamata)" w:date="2025-09-15T01:30:00Z" w16du:dateUtc="2025-09-15T04:30:00Z">
        <w:r w:rsidR="003F377E" w:rsidRPr="00E8595D">
          <w:rPr>
            <w:rFonts w:ascii="Arial" w:hAnsi="Arial" w:cs="Arial"/>
            <w:color w:val="000000"/>
            <w:sz w:val="24"/>
            <w:szCs w:val="24"/>
          </w:rPr>
          <w:t>l sector amagado</w:t>
        </w:r>
        <w:r w:rsidR="003F377E" w:rsidRPr="003F377E">
          <w:rPr>
            <w:rFonts w:ascii="Arial" w:hAnsi="Arial" w:cs="Arial"/>
            <w:color w:val="000000"/>
            <w:sz w:val="24"/>
            <w:szCs w:val="24"/>
          </w:rPr>
          <w:t xml:space="preserve"> </w:t>
        </w:r>
      </w:ins>
      <w:del w:id="1258" w:author="Mondaca Vergara Angelo Rodolfo (Codelco-Chuquicamata)" w:date="2025-09-15T01:31:00Z" w16du:dateUtc="2025-09-15T04:31:00Z">
        <w:r w:rsidRPr="003F377E" w:rsidDel="003F377E">
          <w:rPr>
            <w:rFonts w:ascii="Arial" w:hAnsi="Arial" w:cs="Arial"/>
            <w:color w:val="000000"/>
            <w:sz w:val="24"/>
            <w:szCs w:val="24"/>
            <w:rPrChange w:id="1259" w:author="Mondaca Vergara Angelo Rodolfo (Codelco-Chuquicamata)" w:date="2025-09-15T01:26:00Z" w16du:dateUtc="2025-09-15T04:26:00Z">
              <w:rPr/>
            </w:rPrChange>
          </w:rPr>
          <w:delText xml:space="preserve">se </w:delText>
        </w:r>
      </w:del>
      <w:r w:rsidRPr="003F377E">
        <w:rPr>
          <w:rFonts w:ascii="Arial" w:hAnsi="Arial" w:cs="Arial"/>
          <w:color w:val="000000"/>
          <w:sz w:val="24"/>
          <w:szCs w:val="24"/>
          <w:rPrChange w:id="1260" w:author="Mondaca Vergara Angelo Rodolfo (Codelco-Chuquicamata)" w:date="2025-09-15T01:26:00Z" w16du:dateUtc="2025-09-15T04:26:00Z">
            <w:rPr/>
          </w:rPrChange>
        </w:rPr>
        <w:t>deberá limpiar</w:t>
      </w:r>
      <w:ins w:id="1261" w:author="Mondaca Vergara Angelo Rodolfo (Codelco-Chuquicamata)" w:date="2025-09-15T01:31:00Z" w16du:dateUtc="2025-09-15T04:31:00Z">
        <w:r w:rsidR="003F377E">
          <w:rPr>
            <w:rFonts w:ascii="Arial" w:hAnsi="Arial" w:cs="Arial"/>
            <w:color w:val="000000"/>
            <w:sz w:val="24"/>
            <w:szCs w:val="24"/>
          </w:rPr>
          <w:t xml:space="preserve">se y </w:t>
        </w:r>
      </w:ins>
      <w:del w:id="1262" w:author="Mondaca Vergara Angelo Rodolfo (Codelco-Chuquicamata)" w:date="2025-09-15T01:31:00Z" w16du:dateUtc="2025-09-15T04:31:00Z">
        <w:r w:rsidRPr="003F377E" w:rsidDel="003F377E">
          <w:rPr>
            <w:rFonts w:ascii="Arial" w:hAnsi="Arial" w:cs="Arial"/>
            <w:color w:val="000000"/>
            <w:sz w:val="24"/>
            <w:szCs w:val="24"/>
            <w:rPrChange w:id="1263" w:author="Mondaca Vergara Angelo Rodolfo (Codelco-Chuquicamata)" w:date="2025-09-15T01:26:00Z" w16du:dateUtc="2025-09-15T04:26:00Z">
              <w:rPr/>
            </w:rPrChange>
          </w:rPr>
          <w:delText xml:space="preserve">, </w:delText>
        </w:r>
      </w:del>
      <w:r w:rsidRPr="003F377E">
        <w:rPr>
          <w:rFonts w:ascii="Arial" w:hAnsi="Arial" w:cs="Arial"/>
          <w:color w:val="000000"/>
          <w:sz w:val="24"/>
          <w:szCs w:val="24"/>
          <w:rPrChange w:id="1264" w:author="Mondaca Vergara Angelo Rodolfo (Codelco-Chuquicamata)" w:date="2025-09-15T01:26:00Z" w16du:dateUtc="2025-09-15T04:26:00Z">
            <w:rPr/>
          </w:rPrChange>
        </w:rPr>
        <w:t xml:space="preserve">ordenar </w:t>
      </w:r>
      <w:del w:id="1265" w:author="Mondaca Vergara Angelo Rodolfo (Codelco-Chuquicamata)" w:date="2025-09-15T01:31:00Z" w16du:dateUtc="2025-09-15T04:31:00Z">
        <w:r w:rsidRPr="003F377E" w:rsidDel="003F377E">
          <w:rPr>
            <w:rFonts w:ascii="Arial" w:hAnsi="Arial" w:cs="Arial"/>
            <w:color w:val="000000"/>
            <w:sz w:val="24"/>
            <w:szCs w:val="24"/>
            <w:rPrChange w:id="1266" w:author="Mondaca Vergara Angelo Rodolfo (Codelco-Chuquicamata)" w:date="2025-09-15T01:26:00Z" w16du:dateUtc="2025-09-15T04:26:00Z">
              <w:rPr/>
            </w:rPrChange>
          </w:rPr>
          <w:delText>y efectuar</w:delText>
        </w:r>
      </w:del>
      <w:ins w:id="1267" w:author="Mondaca Vergara Angelo Rodolfo (Codelco-Chuquicamata)" w:date="2025-09-15T01:31:00Z" w16du:dateUtc="2025-09-15T04:31:00Z">
        <w:r w:rsidR="003F377E">
          <w:rPr>
            <w:rFonts w:ascii="Arial" w:hAnsi="Arial" w:cs="Arial"/>
            <w:color w:val="000000"/>
            <w:sz w:val="24"/>
            <w:szCs w:val="24"/>
          </w:rPr>
          <w:t>efectuando</w:t>
        </w:r>
      </w:ins>
      <w:r w:rsidRPr="003F377E">
        <w:rPr>
          <w:rFonts w:ascii="Arial" w:hAnsi="Arial" w:cs="Arial"/>
          <w:color w:val="000000"/>
          <w:sz w:val="24"/>
          <w:szCs w:val="24"/>
          <w:rPrChange w:id="1268" w:author="Mondaca Vergara Angelo Rodolfo (Codelco-Chuquicamata)" w:date="2025-09-15T01:26:00Z" w16du:dateUtc="2025-09-15T04:26:00Z">
            <w:rPr/>
          </w:rPrChange>
        </w:rPr>
        <w:t xml:space="preserve"> todas las actividades</w:t>
      </w:r>
      <w:r w:rsidR="00A56F17" w:rsidRPr="003F377E">
        <w:rPr>
          <w:rFonts w:ascii="Arial" w:hAnsi="Arial" w:cs="Arial"/>
          <w:color w:val="000000"/>
          <w:sz w:val="24"/>
          <w:szCs w:val="24"/>
          <w:rPrChange w:id="1269" w:author="Mondaca Vergara Angelo Rodolfo (Codelco-Chuquicamata)" w:date="2025-09-15T01:26:00Z" w16du:dateUtc="2025-09-15T04:26:00Z">
            <w:rPr/>
          </w:rPrChange>
        </w:rPr>
        <w:t xml:space="preserve"> </w:t>
      </w:r>
      <w:r w:rsidRPr="003F377E">
        <w:rPr>
          <w:rFonts w:ascii="Arial" w:hAnsi="Arial" w:cs="Arial"/>
          <w:color w:val="000000"/>
          <w:sz w:val="24"/>
          <w:szCs w:val="24"/>
          <w:rPrChange w:id="1270" w:author="Mondaca Vergara Angelo Rodolfo (Codelco-Chuquicamata)" w:date="2025-09-15T01:26:00Z" w16du:dateUtc="2025-09-15T04:26:00Z">
            <w:rPr/>
          </w:rPrChange>
        </w:rPr>
        <w:t xml:space="preserve">necesarias para reanudar las operaciones en forma </w:t>
      </w:r>
      <w:ins w:id="1271" w:author="Mondaca Vergara Angelo Rodolfo (Codelco-Chuquicamata)" w:date="2025-09-15T01:31:00Z" w16du:dateUtc="2025-09-15T04:31:00Z">
        <w:r w:rsidR="003F377E">
          <w:rPr>
            <w:rFonts w:ascii="Arial" w:hAnsi="Arial" w:cs="Arial"/>
            <w:color w:val="000000"/>
            <w:sz w:val="24"/>
            <w:szCs w:val="24"/>
          </w:rPr>
          <w:t xml:space="preserve">segura y </w:t>
        </w:r>
      </w:ins>
      <w:r w:rsidRPr="003F377E">
        <w:rPr>
          <w:rFonts w:ascii="Arial" w:hAnsi="Arial" w:cs="Arial"/>
          <w:color w:val="000000"/>
          <w:sz w:val="24"/>
          <w:szCs w:val="24"/>
          <w:rPrChange w:id="1272" w:author="Mondaca Vergara Angelo Rodolfo (Codelco-Chuquicamata)" w:date="2025-09-15T01:26:00Z" w16du:dateUtc="2025-09-15T04:26:00Z">
            <w:rPr/>
          </w:rPrChange>
        </w:rPr>
        <w:t>normal.</w:t>
      </w:r>
    </w:p>
    <w:p w14:paraId="339641A5" w14:textId="77777777" w:rsidR="00A56F17" w:rsidRDefault="00A56F17" w:rsidP="00CB175E">
      <w:pPr>
        <w:autoSpaceDE w:val="0"/>
        <w:autoSpaceDN w:val="0"/>
        <w:adjustRightInd w:val="0"/>
        <w:spacing w:after="0" w:line="240" w:lineRule="auto"/>
        <w:jc w:val="both"/>
        <w:rPr>
          <w:ins w:id="1273" w:author="Angelo Mondaca Vergara" w:date="2020-02-21T12:50:00Z"/>
          <w:rFonts w:ascii="Arial" w:hAnsi="Arial" w:cs="Arial"/>
          <w:color w:val="000000"/>
          <w:sz w:val="24"/>
          <w:szCs w:val="24"/>
        </w:rPr>
      </w:pPr>
    </w:p>
    <w:p w14:paraId="26612372" w14:textId="77777777" w:rsidR="00B55AF3" w:rsidRDefault="00B55AF3" w:rsidP="00CB175E">
      <w:pPr>
        <w:autoSpaceDE w:val="0"/>
        <w:autoSpaceDN w:val="0"/>
        <w:adjustRightInd w:val="0"/>
        <w:spacing w:after="0" w:line="240" w:lineRule="auto"/>
        <w:jc w:val="both"/>
        <w:rPr>
          <w:ins w:id="1274" w:author="Mondaca Vergara Angelo Rodolfo (Codelco-Chuquicamata)" w:date="2025-09-14T06:15:00Z" w16du:dateUtc="2025-09-14T09:15:00Z"/>
          <w:rFonts w:ascii="Arial" w:hAnsi="Arial" w:cs="Arial"/>
          <w:color w:val="000000"/>
          <w:sz w:val="24"/>
          <w:szCs w:val="24"/>
        </w:rPr>
      </w:pPr>
    </w:p>
    <w:p w14:paraId="44609333" w14:textId="77777777" w:rsidR="00F4317A" w:rsidRDefault="00F4317A" w:rsidP="00CB175E">
      <w:pPr>
        <w:autoSpaceDE w:val="0"/>
        <w:autoSpaceDN w:val="0"/>
        <w:adjustRightInd w:val="0"/>
        <w:spacing w:after="0" w:line="240" w:lineRule="auto"/>
        <w:jc w:val="both"/>
        <w:rPr>
          <w:ins w:id="1275" w:author="Mondaca Vergara Angelo Rodolfo (Codelco-Chuquicamata)" w:date="2025-09-14T06:15:00Z" w16du:dateUtc="2025-09-14T09:15:00Z"/>
          <w:rFonts w:ascii="Arial" w:hAnsi="Arial" w:cs="Arial"/>
          <w:color w:val="000000"/>
          <w:sz w:val="24"/>
          <w:szCs w:val="24"/>
        </w:rPr>
      </w:pPr>
    </w:p>
    <w:p w14:paraId="45A21B69" w14:textId="77777777" w:rsidR="00F4317A" w:rsidRDefault="00F4317A" w:rsidP="00CB175E">
      <w:pPr>
        <w:autoSpaceDE w:val="0"/>
        <w:autoSpaceDN w:val="0"/>
        <w:adjustRightInd w:val="0"/>
        <w:spacing w:after="0" w:line="240" w:lineRule="auto"/>
        <w:jc w:val="both"/>
        <w:rPr>
          <w:ins w:id="1276" w:author="Mondaca Vergara Angelo Rodolfo (Codelco-Chuquicamata)" w:date="2025-09-14T06:15:00Z" w16du:dateUtc="2025-09-14T09:15:00Z"/>
          <w:rFonts w:ascii="Arial" w:hAnsi="Arial" w:cs="Arial"/>
          <w:color w:val="000000"/>
          <w:sz w:val="24"/>
          <w:szCs w:val="24"/>
        </w:rPr>
      </w:pPr>
    </w:p>
    <w:p w14:paraId="26EDDF54" w14:textId="77777777" w:rsidR="00F4317A" w:rsidRDefault="00F4317A" w:rsidP="00CB175E">
      <w:pPr>
        <w:autoSpaceDE w:val="0"/>
        <w:autoSpaceDN w:val="0"/>
        <w:adjustRightInd w:val="0"/>
        <w:spacing w:after="0" w:line="240" w:lineRule="auto"/>
        <w:jc w:val="both"/>
        <w:rPr>
          <w:ins w:id="1277" w:author="Mondaca Vergara Angelo Rodolfo (Codelco-Chuquicamata)" w:date="2025-09-14T06:15:00Z" w16du:dateUtc="2025-09-14T09:15:00Z"/>
          <w:rFonts w:ascii="Arial" w:hAnsi="Arial" w:cs="Arial"/>
          <w:color w:val="000000"/>
          <w:sz w:val="24"/>
          <w:szCs w:val="24"/>
        </w:rPr>
      </w:pPr>
    </w:p>
    <w:p w14:paraId="14870340" w14:textId="77777777" w:rsidR="00F4317A" w:rsidRDefault="00F4317A" w:rsidP="00CB175E">
      <w:pPr>
        <w:autoSpaceDE w:val="0"/>
        <w:autoSpaceDN w:val="0"/>
        <w:adjustRightInd w:val="0"/>
        <w:spacing w:after="0" w:line="240" w:lineRule="auto"/>
        <w:jc w:val="both"/>
        <w:rPr>
          <w:ins w:id="1278" w:author="Mondaca Vergara Angelo Rodolfo (Codelco-Chuquicamata)" w:date="2025-09-14T06:15:00Z" w16du:dateUtc="2025-09-14T09:15:00Z"/>
          <w:rFonts w:ascii="Arial" w:hAnsi="Arial" w:cs="Arial"/>
          <w:color w:val="000000"/>
          <w:sz w:val="24"/>
          <w:szCs w:val="24"/>
        </w:rPr>
      </w:pPr>
    </w:p>
    <w:p w14:paraId="5EB671AD" w14:textId="77777777" w:rsidR="00F4317A" w:rsidRDefault="00F4317A" w:rsidP="00CB175E">
      <w:pPr>
        <w:autoSpaceDE w:val="0"/>
        <w:autoSpaceDN w:val="0"/>
        <w:adjustRightInd w:val="0"/>
        <w:spacing w:after="0" w:line="240" w:lineRule="auto"/>
        <w:jc w:val="both"/>
        <w:rPr>
          <w:ins w:id="1279" w:author="Mondaca Vergara Angelo Rodolfo (Codelco-Chuquicamata)" w:date="2025-09-14T06:15:00Z" w16du:dateUtc="2025-09-14T09:15:00Z"/>
          <w:rFonts w:ascii="Arial" w:hAnsi="Arial" w:cs="Arial"/>
          <w:color w:val="000000"/>
          <w:sz w:val="24"/>
          <w:szCs w:val="24"/>
        </w:rPr>
      </w:pPr>
    </w:p>
    <w:p w14:paraId="5C5E250D" w14:textId="77777777" w:rsidR="00F4317A" w:rsidRDefault="00F4317A" w:rsidP="00CB175E">
      <w:pPr>
        <w:autoSpaceDE w:val="0"/>
        <w:autoSpaceDN w:val="0"/>
        <w:adjustRightInd w:val="0"/>
        <w:spacing w:after="0" w:line="240" w:lineRule="auto"/>
        <w:jc w:val="both"/>
        <w:rPr>
          <w:ins w:id="1280" w:author="Angelo Mondaca Vergara" w:date="2020-02-21T12:50:00Z"/>
          <w:rFonts w:ascii="Arial" w:hAnsi="Arial" w:cs="Arial"/>
          <w:color w:val="000000"/>
          <w:sz w:val="24"/>
          <w:szCs w:val="24"/>
        </w:rPr>
      </w:pPr>
    </w:p>
    <w:p w14:paraId="77999158" w14:textId="77777777" w:rsidR="00B55AF3" w:rsidRPr="00863342" w:rsidDel="00F83FC3" w:rsidRDefault="00B55AF3" w:rsidP="00CB175E">
      <w:pPr>
        <w:autoSpaceDE w:val="0"/>
        <w:autoSpaceDN w:val="0"/>
        <w:adjustRightInd w:val="0"/>
        <w:spacing w:after="0" w:line="240" w:lineRule="auto"/>
        <w:jc w:val="both"/>
        <w:rPr>
          <w:del w:id="1281" w:author="Angelo Mondaca Vergara" w:date="2020-02-21T14:27:00Z"/>
          <w:rFonts w:ascii="Arial" w:hAnsi="Arial" w:cs="Arial"/>
          <w:color w:val="000000"/>
          <w:sz w:val="24"/>
          <w:szCs w:val="24"/>
        </w:rPr>
      </w:pPr>
    </w:p>
    <w:p w14:paraId="5969E15E" w14:textId="77777777" w:rsidR="00393F55" w:rsidDel="00F83FC3" w:rsidRDefault="00393F55" w:rsidP="00A56F17">
      <w:pPr>
        <w:autoSpaceDE w:val="0"/>
        <w:autoSpaceDN w:val="0"/>
        <w:adjustRightInd w:val="0"/>
        <w:spacing w:after="0" w:line="240" w:lineRule="auto"/>
        <w:jc w:val="center"/>
        <w:rPr>
          <w:del w:id="1282" w:author="Angelo Mondaca Vergara" w:date="2020-02-21T14:27:00Z"/>
          <w:rFonts w:ascii="Arial" w:hAnsi="Arial" w:cs="Arial"/>
          <w:b/>
          <w:bCs/>
          <w:color w:val="000000"/>
          <w:sz w:val="24"/>
          <w:szCs w:val="24"/>
        </w:rPr>
      </w:pPr>
    </w:p>
    <w:p w14:paraId="4DF7AB7D"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Segundo</w:t>
      </w:r>
    </w:p>
    <w:p w14:paraId="317ABA2B"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de Seguridad Aplicables</w:t>
      </w:r>
    </w:p>
    <w:p w14:paraId="4C44E2B4" w14:textId="77777777" w:rsidR="00F01086"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a las Operaciones con Oxígeno y Nitrógeno</w:t>
      </w:r>
    </w:p>
    <w:p w14:paraId="09BA007D" w14:textId="77777777" w:rsidR="00A56F17" w:rsidRPr="00863342" w:rsidRDefault="00A56F17" w:rsidP="00A56F17">
      <w:pPr>
        <w:autoSpaceDE w:val="0"/>
        <w:autoSpaceDN w:val="0"/>
        <w:adjustRightInd w:val="0"/>
        <w:spacing w:after="0" w:line="240" w:lineRule="auto"/>
        <w:jc w:val="center"/>
        <w:rPr>
          <w:rFonts w:ascii="Arial" w:hAnsi="Arial" w:cs="Arial"/>
          <w:b/>
          <w:bCs/>
          <w:color w:val="000000"/>
          <w:sz w:val="24"/>
          <w:szCs w:val="24"/>
        </w:rPr>
      </w:pPr>
    </w:p>
    <w:p w14:paraId="3FB180DE" w14:textId="70CB6CC5" w:rsidR="00F01086" w:rsidRDefault="00393F55"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16</w:t>
      </w:r>
      <w:ins w:id="1283" w:author="Mondaca Vergara Angelo Rodolfo (Codelco-Chuquicamata)" w:date="2025-09-15T01:31:00Z" w16du:dateUtc="2025-09-15T04:31:00Z">
        <w:r w:rsidR="003F377E">
          <w:rPr>
            <w:rFonts w:ascii="Arial" w:hAnsi="Arial" w:cs="Arial"/>
            <w:b/>
            <w:bCs/>
            <w:color w:val="000000"/>
            <w:sz w:val="24"/>
            <w:szCs w:val="24"/>
          </w:rPr>
          <w:t>4</w:t>
        </w:r>
      </w:ins>
      <w:ins w:id="1284" w:author="Angelo Mondaca Vergara" w:date="2020-02-21T16:54:00Z">
        <w:del w:id="1285" w:author="Mondaca Vergara Angelo Rodolfo (Codelco-Chuquicamata)" w:date="2025-09-15T01:31:00Z" w16du:dateUtc="2025-09-15T04:31:00Z">
          <w:r w:rsidR="009D7F22" w:rsidDel="003F377E">
            <w:rPr>
              <w:rFonts w:ascii="Arial" w:hAnsi="Arial" w:cs="Arial"/>
              <w:b/>
              <w:bCs/>
              <w:color w:val="000000"/>
              <w:sz w:val="24"/>
              <w:szCs w:val="24"/>
            </w:rPr>
            <w:delText>5</w:delText>
          </w:r>
        </w:del>
      </w:ins>
      <w:del w:id="1286" w:author="Angelo Mondaca Vergara" w:date="2020-02-21T12:50:00Z">
        <w:r w:rsidDel="00B55AF3">
          <w:rPr>
            <w:rFonts w:ascii="Arial" w:hAnsi="Arial" w:cs="Arial"/>
            <w:b/>
            <w:bCs/>
            <w:color w:val="000000"/>
            <w:sz w:val="24"/>
            <w:szCs w:val="24"/>
          </w:rPr>
          <w:delText>5</w:delText>
        </w:r>
      </w:del>
    </w:p>
    <w:p w14:paraId="17A9AD1A"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636279D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operador debe emplear el elemento de protección personal completo, de acuerdo a los riesgos asociados a la</w:t>
      </w:r>
      <w:r w:rsidR="00A56F17">
        <w:rPr>
          <w:rFonts w:ascii="Arial" w:hAnsi="Arial" w:cs="Arial"/>
          <w:color w:val="000000"/>
          <w:sz w:val="24"/>
          <w:szCs w:val="24"/>
        </w:rPr>
        <w:t xml:space="preserve"> </w:t>
      </w:r>
      <w:r w:rsidRPr="00863342">
        <w:rPr>
          <w:rFonts w:ascii="Arial" w:hAnsi="Arial" w:cs="Arial"/>
          <w:color w:val="000000"/>
          <w:sz w:val="24"/>
          <w:szCs w:val="24"/>
        </w:rPr>
        <w:t>operación.</w:t>
      </w:r>
    </w:p>
    <w:p w14:paraId="53E9EEB2" w14:textId="77777777" w:rsidR="00A56F17" w:rsidRDefault="00A56F17" w:rsidP="00CB175E">
      <w:pPr>
        <w:autoSpaceDE w:val="0"/>
        <w:autoSpaceDN w:val="0"/>
        <w:adjustRightInd w:val="0"/>
        <w:spacing w:after="0" w:line="240" w:lineRule="auto"/>
        <w:jc w:val="both"/>
        <w:rPr>
          <w:ins w:id="1287" w:author="Angelo Mondaca Vergara" w:date="2020-02-21T12:50:00Z"/>
          <w:rFonts w:ascii="Arial" w:hAnsi="Arial" w:cs="Arial"/>
          <w:color w:val="000000"/>
          <w:sz w:val="24"/>
          <w:szCs w:val="24"/>
        </w:rPr>
      </w:pPr>
    </w:p>
    <w:p w14:paraId="50771395" w14:textId="77777777" w:rsidR="00B55AF3" w:rsidRPr="00863342" w:rsidDel="00B55AF3" w:rsidRDefault="00B55AF3" w:rsidP="00CB175E">
      <w:pPr>
        <w:autoSpaceDE w:val="0"/>
        <w:autoSpaceDN w:val="0"/>
        <w:adjustRightInd w:val="0"/>
        <w:spacing w:after="0" w:line="240" w:lineRule="auto"/>
        <w:jc w:val="both"/>
        <w:rPr>
          <w:del w:id="1288" w:author="Angelo Mondaca Vergara" w:date="2020-02-21T12:50:00Z"/>
          <w:rFonts w:ascii="Arial" w:hAnsi="Arial" w:cs="Arial"/>
          <w:color w:val="000000"/>
          <w:sz w:val="24"/>
          <w:szCs w:val="24"/>
        </w:rPr>
      </w:pPr>
    </w:p>
    <w:p w14:paraId="03370AB5" w14:textId="64BFCBC8" w:rsidR="00F01086" w:rsidRDefault="00393F55"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16</w:t>
      </w:r>
      <w:ins w:id="1289" w:author="Mondaca Vergara Angelo Rodolfo (Codelco-Chuquicamata)" w:date="2025-09-15T01:32:00Z" w16du:dateUtc="2025-09-15T04:32:00Z">
        <w:r w:rsidR="003F377E">
          <w:rPr>
            <w:rFonts w:ascii="Arial" w:hAnsi="Arial" w:cs="Arial"/>
            <w:b/>
            <w:bCs/>
            <w:color w:val="000000"/>
            <w:sz w:val="24"/>
            <w:szCs w:val="24"/>
          </w:rPr>
          <w:t>5</w:t>
        </w:r>
      </w:ins>
      <w:ins w:id="1290" w:author="Angelo Mondaca Vergara" w:date="2020-02-21T16:54:00Z">
        <w:del w:id="1291" w:author="Mondaca Vergara Angelo Rodolfo (Codelco-Chuquicamata)" w:date="2025-09-15T01:32:00Z" w16du:dateUtc="2025-09-15T04:32:00Z">
          <w:r w:rsidR="009D7F22" w:rsidDel="003F377E">
            <w:rPr>
              <w:rFonts w:ascii="Arial" w:hAnsi="Arial" w:cs="Arial"/>
              <w:b/>
              <w:bCs/>
              <w:color w:val="000000"/>
              <w:sz w:val="24"/>
              <w:szCs w:val="24"/>
            </w:rPr>
            <w:delText>6</w:delText>
          </w:r>
        </w:del>
      </w:ins>
      <w:del w:id="1292" w:author="Angelo Mondaca Vergara" w:date="2020-02-21T12:50:00Z">
        <w:r w:rsidDel="00B55AF3">
          <w:rPr>
            <w:rFonts w:ascii="Arial" w:hAnsi="Arial" w:cs="Arial"/>
            <w:b/>
            <w:bCs/>
            <w:color w:val="000000"/>
            <w:sz w:val="24"/>
            <w:szCs w:val="24"/>
          </w:rPr>
          <w:delText>6</w:delText>
        </w:r>
      </w:del>
    </w:p>
    <w:p w14:paraId="71A2717B"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7FE87092"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compresores y bombas de oxígeno o nitrógeno se deben inspeccionar periódicamente, verificando que no</w:t>
      </w:r>
      <w:r w:rsidR="00A56F17">
        <w:rPr>
          <w:rFonts w:ascii="Arial" w:hAnsi="Arial" w:cs="Arial"/>
          <w:color w:val="000000"/>
          <w:sz w:val="24"/>
          <w:szCs w:val="24"/>
        </w:rPr>
        <w:t xml:space="preserve"> </w:t>
      </w:r>
      <w:r w:rsidRPr="00863342">
        <w:rPr>
          <w:rFonts w:ascii="Arial" w:hAnsi="Arial" w:cs="Arial"/>
          <w:color w:val="000000"/>
          <w:sz w:val="24"/>
          <w:szCs w:val="24"/>
        </w:rPr>
        <w:t>existan fugas de gas o líquido por ninguna de sus partes que la componen.</w:t>
      </w:r>
    </w:p>
    <w:p w14:paraId="13338FBF"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3C1E4BDB" w14:textId="5F41B509" w:rsidR="00F01086" w:rsidRDefault="00393F55"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16</w:t>
      </w:r>
      <w:ins w:id="1293" w:author="Mondaca Vergara Angelo Rodolfo (Codelco-Chuquicamata)" w:date="2025-09-15T01:32:00Z" w16du:dateUtc="2025-09-15T04:32:00Z">
        <w:r w:rsidR="00C76056">
          <w:rPr>
            <w:rFonts w:ascii="Arial" w:hAnsi="Arial" w:cs="Arial"/>
            <w:b/>
            <w:bCs/>
            <w:color w:val="000000"/>
            <w:sz w:val="24"/>
            <w:szCs w:val="24"/>
          </w:rPr>
          <w:t>6</w:t>
        </w:r>
      </w:ins>
      <w:ins w:id="1294" w:author="Angelo Mondaca Vergara" w:date="2020-02-21T16:54:00Z">
        <w:del w:id="1295" w:author="Mondaca Vergara Angelo Rodolfo (Codelco-Chuquicamata)" w:date="2025-09-15T01:32:00Z" w16du:dateUtc="2025-09-15T04:32:00Z">
          <w:r w:rsidR="009D7F22" w:rsidDel="00C76056">
            <w:rPr>
              <w:rFonts w:ascii="Arial" w:hAnsi="Arial" w:cs="Arial"/>
              <w:b/>
              <w:bCs/>
              <w:color w:val="000000"/>
              <w:sz w:val="24"/>
              <w:szCs w:val="24"/>
            </w:rPr>
            <w:delText>7</w:delText>
          </w:r>
        </w:del>
      </w:ins>
      <w:del w:id="1296" w:author="Angelo Mondaca Vergara" w:date="2020-02-21T12:50:00Z">
        <w:r w:rsidDel="00B55AF3">
          <w:rPr>
            <w:rFonts w:ascii="Arial" w:hAnsi="Arial" w:cs="Arial"/>
            <w:b/>
            <w:bCs/>
            <w:color w:val="000000"/>
            <w:sz w:val="24"/>
            <w:szCs w:val="24"/>
          </w:rPr>
          <w:delText>7</w:delText>
        </w:r>
      </w:del>
    </w:p>
    <w:p w14:paraId="7150F69C"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4A11A7A5"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Verificar, que las válvulas cierren bien, que no filtren por el desgaste de los espejos u otro de sus componentes, que</w:t>
      </w:r>
      <w:r w:rsidR="00A56F17">
        <w:rPr>
          <w:rFonts w:ascii="Arial" w:hAnsi="Arial" w:cs="Arial"/>
          <w:color w:val="000000"/>
          <w:sz w:val="24"/>
          <w:szCs w:val="24"/>
        </w:rPr>
        <w:t xml:space="preserve"> </w:t>
      </w:r>
      <w:del w:id="1297" w:author="Angelo Mondaca Vergara" w:date="2020-02-21T12:51:00Z">
        <w:r w:rsidR="00A56F17" w:rsidDel="00B55AF3">
          <w:rPr>
            <w:rFonts w:ascii="Arial" w:hAnsi="Arial" w:cs="Arial"/>
            <w:color w:val="000000"/>
            <w:sz w:val="24"/>
            <w:szCs w:val="24"/>
          </w:rPr>
          <w:delText xml:space="preserve"> </w:delText>
        </w:r>
      </w:del>
      <w:r w:rsidRPr="00863342">
        <w:rPr>
          <w:rFonts w:ascii="Arial" w:hAnsi="Arial" w:cs="Arial"/>
          <w:color w:val="000000"/>
          <w:sz w:val="24"/>
          <w:szCs w:val="24"/>
        </w:rPr>
        <w:t>no existan fugas por las empaquetaduras, uniones soldadas, etc.</w:t>
      </w:r>
    </w:p>
    <w:p w14:paraId="22595137" w14:textId="77777777" w:rsidR="00393F55" w:rsidRDefault="00393F55" w:rsidP="00A56F17">
      <w:pPr>
        <w:autoSpaceDE w:val="0"/>
        <w:autoSpaceDN w:val="0"/>
        <w:adjustRightInd w:val="0"/>
        <w:spacing w:after="0" w:line="240" w:lineRule="auto"/>
        <w:jc w:val="center"/>
        <w:rPr>
          <w:rFonts w:ascii="Arial" w:hAnsi="Arial" w:cs="Arial"/>
          <w:b/>
          <w:bCs/>
          <w:color w:val="000000"/>
          <w:sz w:val="24"/>
          <w:szCs w:val="24"/>
        </w:rPr>
      </w:pPr>
    </w:p>
    <w:p w14:paraId="578D7083" w14:textId="4031CED6" w:rsidR="00393F55" w:rsidDel="00F4317A" w:rsidRDefault="00393F55" w:rsidP="00A56F17">
      <w:pPr>
        <w:autoSpaceDE w:val="0"/>
        <w:autoSpaceDN w:val="0"/>
        <w:adjustRightInd w:val="0"/>
        <w:spacing w:after="0" w:line="240" w:lineRule="auto"/>
        <w:jc w:val="center"/>
        <w:rPr>
          <w:del w:id="1298" w:author="Mondaca Vergara Angelo Rodolfo (Codelco-Chuquicamata)" w:date="2025-09-14T06:15:00Z" w16du:dateUtc="2025-09-14T09:15:00Z"/>
          <w:rFonts w:ascii="Arial" w:hAnsi="Arial" w:cs="Arial"/>
          <w:b/>
          <w:bCs/>
          <w:color w:val="000000"/>
          <w:sz w:val="24"/>
          <w:szCs w:val="24"/>
        </w:rPr>
      </w:pPr>
    </w:p>
    <w:p w14:paraId="68224102"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Tercero</w:t>
      </w:r>
    </w:p>
    <w:p w14:paraId="0524C764"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de Seguridad Aplicables</w:t>
      </w:r>
    </w:p>
    <w:p w14:paraId="6F01FCC0" w14:textId="77777777" w:rsidR="00F01086"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a la Entrega de Líquidos Criogénicos</w:t>
      </w:r>
    </w:p>
    <w:p w14:paraId="3A4A3F25" w14:textId="77777777" w:rsidR="00A56F17" w:rsidRPr="00863342" w:rsidRDefault="00A56F17" w:rsidP="00A56F17">
      <w:pPr>
        <w:autoSpaceDE w:val="0"/>
        <w:autoSpaceDN w:val="0"/>
        <w:adjustRightInd w:val="0"/>
        <w:spacing w:after="0" w:line="240" w:lineRule="auto"/>
        <w:jc w:val="center"/>
        <w:rPr>
          <w:rFonts w:ascii="Arial" w:hAnsi="Arial" w:cs="Arial"/>
          <w:b/>
          <w:bCs/>
          <w:color w:val="000000"/>
          <w:sz w:val="24"/>
          <w:szCs w:val="24"/>
        </w:rPr>
      </w:pPr>
    </w:p>
    <w:p w14:paraId="4D654FC6" w14:textId="09BEBC8B" w:rsidR="00F01086" w:rsidRDefault="00393F55"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16</w:t>
      </w:r>
      <w:ins w:id="1299" w:author="Mondaca Vergara Angelo Rodolfo (Codelco-Chuquicamata)" w:date="2025-09-15T01:32:00Z" w16du:dateUtc="2025-09-15T04:32:00Z">
        <w:r w:rsidR="00C76056">
          <w:rPr>
            <w:rFonts w:ascii="Arial" w:hAnsi="Arial" w:cs="Arial"/>
            <w:b/>
            <w:bCs/>
            <w:color w:val="000000"/>
            <w:sz w:val="24"/>
            <w:szCs w:val="24"/>
          </w:rPr>
          <w:t>7</w:t>
        </w:r>
      </w:ins>
      <w:ins w:id="1300" w:author="Angelo Mondaca Vergara" w:date="2020-02-21T16:54:00Z">
        <w:del w:id="1301" w:author="Mondaca Vergara Angelo Rodolfo (Codelco-Chuquicamata)" w:date="2025-09-15T01:32:00Z" w16du:dateUtc="2025-09-15T04:32:00Z">
          <w:r w:rsidR="009D7F22" w:rsidDel="00C76056">
            <w:rPr>
              <w:rFonts w:ascii="Arial" w:hAnsi="Arial" w:cs="Arial"/>
              <w:b/>
              <w:bCs/>
              <w:color w:val="000000"/>
              <w:sz w:val="24"/>
              <w:szCs w:val="24"/>
            </w:rPr>
            <w:delText>8</w:delText>
          </w:r>
        </w:del>
      </w:ins>
      <w:del w:id="1302" w:author="Angelo Mondaca Vergara" w:date="2020-02-21T12:51:00Z">
        <w:r w:rsidDel="00B55AF3">
          <w:rPr>
            <w:rFonts w:ascii="Arial" w:hAnsi="Arial" w:cs="Arial"/>
            <w:b/>
            <w:bCs/>
            <w:color w:val="000000"/>
            <w:sz w:val="24"/>
            <w:szCs w:val="24"/>
          </w:rPr>
          <w:delText>8</w:delText>
        </w:r>
      </w:del>
    </w:p>
    <w:p w14:paraId="42B236E5"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49F0D279"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personal que realice esta operación debe estar con su elemento de protección personal completo, de acuerdo a</w:t>
      </w:r>
      <w:r w:rsidR="00A56F17">
        <w:rPr>
          <w:rFonts w:ascii="Arial" w:hAnsi="Arial" w:cs="Arial"/>
          <w:color w:val="000000"/>
          <w:sz w:val="24"/>
          <w:szCs w:val="24"/>
        </w:rPr>
        <w:t xml:space="preserve"> </w:t>
      </w:r>
      <w:r w:rsidR="00E9102D">
        <w:rPr>
          <w:rFonts w:ascii="Arial" w:hAnsi="Arial" w:cs="Arial"/>
          <w:color w:val="000000"/>
          <w:sz w:val="24"/>
          <w:szCs w:val="24"/>
        </w:rPr>
        <w:t xml:space="preserve">lo establecido en los procedimientos de Plantas de Oxígeno. Además, del equipo de protección personal básico, debe usar obligatoriamente careta de protección facial y guantes </w:t>
      </w:r>
      <w:del w:id="1303" w:author="Angelo Mondaca Vergara" w:date="2020-02-21T12:51:00Z">
        <w:r w:rsidR="00E9102D" w:rsidDel="00011C71">
          <w:rPr>
            <w:rFonts w:ascii="Arial" w:hAnsi="Arial" w:cs="Arial"/>
            <w:color w:val="000000"/>
            <w:sz w:val="24"/>
            <w:szCs w:val="24"/>
          </w:rPr>
          <w:delText>para sustancias criogénicas</w:delText>
        </w:r>
      </w:del>
      <w:ins w:id="1304" w:author="Angelo Mondaca Vergara" w:date="2020-02-21T12:51:00Z">
        <w:r w:rsidR="00011C71">
          <w:rPr>
            <w:rFonts w:ascii="Arial" w:hAnsi="Arial" w:cs="Arial"/>
            <w:color w:val="000000"/>
            <w:sz w:val="24"/>
            <w:szCs w:val="24"/>
          </w:rPr>
          <w:t>criogénicos o guantes forrados de cuero secos</w:t>
        </w:r>
      </w:ins>
      <w:r w:rsidR="00E9102D">
        <w:rPr>
          <w:rFonts w:ascii="Arial" w:hAnsi="Arial" w:cs="Arial"/>
          <w:color w:val="000000"/>
          <w:sz w:val="24"/>
          <w:szCs w:val="24"/>
        </w:rPr>
        <w:t>. Según la situación y procedimientos vigentes, se puede definir equipos de protección personal adicionales.</w:t>
      </w:r>
    </w:p>
    <w:p w14:paraId="36C73949"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13ED6A62" w14:textId="5686ED15" w:rsidR="00F01086" w:rsidRDefault="00E910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16</w:t>
      </w:r>
      <w:ins w:id="1305" w:author="Mondaca Vergara Angelo Rodolfo (Codelco-Chuquicamata)" w:date="2025-09-15T01:32:00Z" w16du:dateUtc="2025-09-15T04:32:00Z">
        <w:r w:rsidR="00C76056">
          <w:rPr>
            <w:rFonts w:ascii="Arial" w:hAnsi="Arial" w:cs="Arial"/>
            <w:b/>
            <w:bCs/>
            <w:color w:val="000000"/>
            <w:sz w:val="24"/>
            <w:szCs w:val="24"/>
          </w:rPr>
          <w:t>8</w:t>
        </w:r>
      </w:ins>
      <w:ins w:id="1306" w:author="Angelo Mondaca Vergara" w:date="2020-02-21T16:54:00Z">
        <w:del w:id="1307" w:author="Mondaca Vergara Angelo Rodolfo (Codelco-Chuquicamata)" w:date="2025-09-15T01:32:00Z" w16du:dateUtc="2025-09-15T04:32:00Z">
          <w:r w:rsidR="009D7F22" w:rsidDel="00C76056">
            <w:rPr>
              <w:rFonts w:ascii="Arial" w:hAnsi="Arial" w:cs="Arial"/>
              <w:b/>
              <w:bCs/>
              <w:color w:val="000000"/>
              <w:sz w:val="24"/>
              <w:szCs w:val="24"/>
            </w:rPr>
            <w:delText>9</w:delText>
          </w:r>
        </w:del>
      </w:ins>
      <w:del w:id="1308" w:author="Angelo Mondaca Vergara" w:date="2020-02-21T12:52:00Z">
        <w:r w:rsidDel="00011C71">
          <w:rPr>
            <w:rFonts w:ascii="Arial" w:hAnsi="Arial" w:cs="Arial"/>
            <w:b/>
            <w:bCs/>
            <w:color w:val="000000"/>
            <w:sz w:val="24"/>
            <w:szCs w:val="24"/>
          </w:rPr>
          <w:delText>9</w:delText>
        </w:r>
      </w:del>
    </w:p>
    <w:p w14:paraId="1616E24F"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06F4A6BA"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Esta operación se debe realizar de acuerdo a un procedimiento establecido, el que previamente deberá ser de</w:t>
      </w:r>
      <w:r w:rsidR="00A56F17">
        <w:rPr>
          <w:rFonts w:ascii="Arial" w:hAnsi="Arial" w:cs="Arial"/>
          <w:color w:val="000000"/>
          <w:sz w:val="24"/>
          <w:szCs w:val="24"/>
        </w:rPr>
        <w:t xml:space="preserve"> </w:t>
      </w:r>
      <w:r w:rsidRPr="00863342">
        <w:rPr>
          <w:rFonts w:ascii="Arial" w:hAnsi="Arial" w:cs="Arial"/>
          <w:color w:val="000000"/>
          <w:sz w:val="24"/>
          <w:szCs w:val="24"/>
        </w:rPr>
        <w:t>conocimiento del personal.</w:t>
      </w:r>
    </w:p>
    <w:p w14:paraId="72ACDF9F" w14:textId="77777777" w:rsidR="00A56F17" w:rsidRDefault="00A56F17" w:rsidP="00CB175E">
      <w:pPr>
        <w:autoSpaceDE w:val="0"/>
        <w:autoSpaceDN w:val="0"/>
        <w:adjustRightInd w:val="0"/>
        <w:spacing w:after="0" w:line="240" w:lineRule="auto"/>
        <w:jc w:val="both"/>
        <w:rPr>
          <w:rFonts w:ascii="Arial" w:hAnsi="Arial" w:cs="Arial"/>
          <w:b/>
          <w:bCs/>
          <w:color w:val="000000"/>
          <w:sz w:val="24"/>
          <w:szCs w:val="24"/>
        </w:rPr>
      </w:pPr>
    </w:p>
    <w:p w14:paraId="6D0BBD7C" w14:textId="77777777" w:rsidR="00E9102D" w:rsidRDefault="00E9102D" w:rsidP="00A56F17">
      <w:pPr>
        <w:autoSpaceDE w:val="0"/>
        <w:autoSpaceDN w:val="0"/>
        <w:adjustRightInd w:val="0"/>
        <w:spacing w:after="0" w:line="240" w:lineRule="auto"/>
        <w:jc w:val="center"/>
        <w:rPr>
          <w:ins w:id="1309" w:author="Mondaca Vergara Angelo Rodolfo (Codelco-Chuquicamata)" w:date="2025-09-14T06:16:00Z" w16du:dateUtc="2025-09-14T09:16:00Z"/>
          <w:rFonts w:ascii="Arial" w:hAnsi="Arial" w:cs="Arial"/>
          <w:b/>
          <w:bCs/>
          <w:color w:val="000000"/>
          <w:sz w:val="24"/>
          <w:szCs w:val="24"/>
        </w:rPr>
      </w:pPr>
    </w:p>
    <w:p w14:paraId="0C43F6AA" w14:textId="77777777" w:rsidR="00F4317A" w:rsidRDefault="00F4317A" w:rsidP="00A56F17">
      <w:pPr>
        <w:autoSpaceDE w:val="0"/>
        <w:autoSpaceDN w:val="0"/>
        <w:adjustRightInd w:val="0"/>
        <w:spacing w:after="0" w:line="240" w:lineRule="auto"/>
        <w:jc w:val="center"/>
        <w:rPr>
          <w:ins w:id="1310" w:author="Mondaca Vergara Angelo Rodolfo (Codelco-Chuquicamata)" w:date="2025-09-14T06:16:00Z" w16du:dateUtc="2025-09-14T09:16:00Z"/>
          <w:rFonts w:ascii="Arial" w:hAnsi="Arial" w:cs="Arial"/>
          <w:b/>
          <w:bCs/>
          <w:color w:val="000000"/>
          <w:sz w:val="24"/>
          <w:szCs w:val="24"/>
        </w:rPr>
      </w:pPr>
    </w:p>
    <w:p w14:paraId="5B2B515E" w14:textId="77777777" w:rsidR="00F4317A" w:rsidRDefault="00F4317A" w:rsidP="00A56F17">
      <w:pPr>
        <w:autoSpaceDE w:val="0"/>
        <w:autoSpaceDN w:val="0"/>
        <w:adjustRightInd w:val="0"/>
        <w:spacing w:after="0" w:line="240" w:lineRule="auto"/>
        <w:jc w:val="center"/>
        <w:rPr>
          <w:ins w:id="1311" w:author="Mondaca Vergara Angelo Rodolfo (Codelco-Chuquicamata)" w:date="2025-09-14T06:16:00Z" w16du:dateUtc="2025-09-14T09:16:00Z"/>
          <w:rFonts w:ascii="Arial" w:hAnsi="Arial" w:cs="Arial"/>
          <w:b/>
          <w:bCs/>
          <w:color w:val="000000"/>
          <w:sz w:val="24"/>
          <w:szCs w:val="24"/>
        </w:rPr>
      </w:pPr>
    </w:p>
    <w:p w14:paraId="54AA4022" w14:textId="77777777" w:rsidR="00F4317A" w:rsidRDefault="00F4317A" w:rsidP="00A56F17">
      <w:pPr>
        <w:autoSpaceDE w:val="0"/>
        <w:autoSpaceDN w:val="0"/>
        <w:adjustRightInd w:val="0"/>
        <w:spacing w:after="0" w:line="240" w:lineRule="auto"/>
        <w:jc w:val="center"/>
        <w:rPr>
          <w:ins w:id="1312" w:author="Mondaca Vergara Angelo Rodolfo (Codelco-Chuquicamata)" w:date="2025-09-14T06:16:00Z" w16du:dateUtc="2025-09-14T09:16:00Z"/>
          <w:rFonts w:ascii="Arial" w:hAnsi="Arial" w:cs="Arial"/>
          <w:b/>
          <w:bCs/>
          <w:color w:val="000000"/>
          <w:sz w:val="24"/>
          <w:szCs w:val="24"/>
        </w:rPr>
      </w:pPr>
    </w:p>
    <w:p w14:paraId="73942121" w14:textId="77777777" w:rsidR="00F4317A" w:rsidRDefault="00F4317A" w:rsidP="00A56F17">
      <w:pPr>
        <w:autoSpaceDE w:val="0"/>
        <w:autoSpaceDN w:val="0"/>
        <w:adjustRightInd w:val="0"/>
        <w:spacing w:after="0" w:line="240" w:lineRule="auto"/>
        <w:jc w:val="center"/>
        <w:rPr>
          <w:ins w:id="1313" w:author="Mondaca Vergara Angelo Rodolfo (Codelco-Chuquicamata)" w:date="2025-09-14T06:16:00Z" w16du:dateUtc="2025-09-14T09:16:00Z"/>
          <w:rFonts w:ascii="Arial" w:hAnsi="Arial" w:cs="Arial"/>
          <w:b/>
          <w:bCs/>
          <w:color w:val="000000"/>
          <w:sz w:val="24"/>
          <w:szCs w:val="24"/>
        </w:rPr>
      </w:pPr>
    </w:p>
    <w:p w14:paraId="3D3449DB" w14:textId="77777777" w:rsidR="00F4317A" w:rsidRDefault="00F4317A" w:rsidP="00A56F17">
      <w:pPr>
        <w:autoSpaceDE w:val="0"/>
        <w:autoSpaceDN w:val="0"/>
        <w:adjustRightInd w:val="0"/>
        <w:spacing w:after="0" w:line="240" w:lineRule="auto"/>
        <w:jc w:val="center"/>
        <w:rPr>
          <w:ins w:id="1314" w:author="Mondaca Vergara Angelo Rodolfo (Codelco-Chuquicamata)" w:date="2025-09-14T06:16:00Z" w16du:dateUtc="2025-09-14T09:16:00Z"/>
          <w:rFonts w:ascii="Arial" w:hAnsi="Arial" w:cs="Arial"/>
          <w:b/>
          <w:bCs/>
          <w:color w:val="000000"/>
          <w:sz w:val="24"/>
          <w:szCs w:val="24"/>
        </w:rPr>
      </w:pPr>
    </w:p>
    <w:p w14:paraId="3AFBA530" w14:textId="77777777" w:rsidR="00F4317A" w:rsidRDefault="00F4317A" w:rsidP="00A56F17">
      <w:pPr>
        <w:autoSpaceDE w:val="0"/>
        <w:autoSpaceDN w:val="0"/>
        <w:adjustRightInd w:val="0"/>
        <w:spacing w:after="0" w:line="240" w:lineRule="auto"/>
        <w:jc w:val="center"/>
        <w:rPr>
          <w:ins w:id="1315" w:author="Mondaca Vergara Angelo Rodolfo (Codelco-Chuquicamata)" w:date="2025-09-14T06:16:00Z" w16du:dateUtc="2025-09-14T09:16:00Z"/>
          <w:rFonts w:ascii="Arial" w:hAnsi="Arial" w:cs="Arial"/>
          <w:b/>
          <w:bCs/>
          <w:color w:val="000000"/>
          <w:sz w:val="24"/>
          <w:szCs w:val="24"/>
        </w:rPr>
      </w:pPr>
    </w:p>
    <w:p w14:paraId="1529FA4B" w14:textId="77777777" w:rsidR="00F4317A" w:rsidRDefault="00F4317A" w:rsidP="00A56F17">
      <w:pPr>
        <w:autoSpaceDE w:val="0"/>
        <w:autoSpaceDN w:val="0"/>
        <w:adjustRightInd w:val="0"/>
        <w:spacing w:after="0" w:line="240" w:lineRule="auto"/>
        <w:jc w:val="center"/>
        <w:rPr>
          <w:ins w:id="1316" w:author="Mondaca Vergara Angelo Rodolfo (Codelco-Chuquicamata)" w:date="2025-09-14T06:16:00Z" w16du:dateUtc="2025-09-14T09:16:00Z"/>
          <w:rFonts w:ascii="Arial" w:hAnsi="Arial" w:cs="Arial"/>
          <w:b/>
          <w:bCs/>
          <w:color w:val="000000"/>
          <w:sz w:val="24"/>
          <w:szCs w:val="24"/>
        </w:rPr>
      </w:pPr>
    </w:p>
    <w:p w14:paraId="66119DFF" w14:textId="77777777" w:rsidR="00F4317A" w:rsidRDefault="00F4317A" w:rsidP="00A56F17">
      <w:pPr>
        <w:autoSpaceDE w:val="0"/>
        <w:autoSpaceDN w:val="0"/>
        <w:adjustRightInd w:val="0"/>
        <w:spacing w:after="0" w:line="240" w:lineRule="auto"/>
        <w:jc w:val="center"/>
        <w:rPr>
          <w:ins w:id="1317" w:author="Angelo Mondaca Vergara" w:date="2020-02-21T12:52:00Z"/>
          <w:rFonts w:ascii="Arial" w:hAnsi="Arial" w:cs="Arial"/>
          <w:b/>
          <w:bCs/>
          <w:color w:val="000000"/>
          <w:sz w:val="24"/>
          <w:szCs w:val="24"/>
        </w:rPr>
      </w:pPr>
    </w:p>
    <w:p w14:paraId="76713F72" w14:textId="77777777" w:rsidR="00011C71" w:rsidDel="004D3D2D" w:rsidRDefault="00011C71" w:rsidP="00A56F17">
      <w:pPr>
        <w:autoSpaceDE w:val="0"/>
        <w:autoSpaceDN w:val="0"/>
        <w:adjustRightInd w:val="0"/>
        <w:spacing w:after="0" w:line="240" w:lineRule="auto"/>
        <w:jc w:val="center"/>
        <w:rPr>
          <w:del w:id="1318" w:author="Angelo Mondaca Vergara" w:date="2020-02-21T14:35:00Z"/>
          <w:rFonts w:ascii="Arial" w:hAnsi="Arial" w:cs="Arial"/>
          <w:b/>
          <w:bCs/>
          <w:color w:val="000000"/>
          <w:sz w:val="24"/>
          <w:szCs w:val="24"/>
        </w:rPr>
      </w:pPr>
    </w:p>
    <w:p w14:paraId="719BECED"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Cuarto</w:t>
      </w:r>
    </w:p>
    <w:p w14:paraId="05DD2B53"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de Seguridad Aplicables</w:t>
      </w:r>
    </w:p>
    <w:p w14:paraId="10D3BFEF" w14:textId="77777777" w:rsidR="00F01086"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a las Operaciones de Rutina</w:t>
      </w:r>
    </w:p>
    <w:p w14:paraId="2676F0D1" w14:textId="77777777" w:rsidR="00A56F17" w:rsidRPr="00863342" w:rsidRDefault="00A56F17" w:rsidP="00A56F17">
      <w:pPr>
        <w:autoSpaceDE w:val="0"/>
        <w:autoSpaceDN w:val="0"/>
        <w:adjustRightInd w:val="0"/>
        <w:spacing w:after="0" w:line="240" w:lineRule="auto"/>
        <w:jc w:val="center"/>
        <w:rPr>
          <w:rFonts w:ascii="Arial" w:hAnsi="Arial" w:cs="Arial"/>
          <w:b/>
          <w:bCs/>
          <w:color w:val="000000"/>
          <w:sz w:val="24"/>
          <w:szCs w:val="24"/>
        </w:rPr>
      </w:pPr>
    </w:p>
    <w:p w14:paraId="3C015638" w14:textId="2E0A089B" w:rsidR="00F01086" w:rsidRDefault="00E910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1319" w:author="Mondaca Vergara Angelo Rodolfo (Codelco-Chuquicamata)" w:date="2025-09-15T01:33:00Z" w16du:dateUtc="2025-09-15T04:33:00Z">
        <w:r w:rsidR="00C76056">
          <w:rPr>
            <w:rFonts w:ascii="Arial" w:hAnsi="Arial" w:cs="Arial"/>
            <w:b/>
            <w:bCs/>
            <w:color w:val="000000"/>
            <w:sz w:val="24"/>
            <w:szCs w:val="24"/>
          </w:rPr>
          <w:t>69</w:t>
        </w:r>
      </w:ins>
      <w:ins w:id="1320" w:author="Angelo Mondaca Vergara" w:date="2020-02-21T16:54:00Z">
        <w:del w:id="1321" w:author="Mondaca Vergara Angelo Rodolfo (Codelco-Chuquicamata)" w:date="2025-09-15T01:33:00Z" w16du:dateUtc="2025-09-15T04:33:00Z">
          <w:r w:rsidR="009D7F22" w:rsidDel="00C76056">
            <w:rPr>
              <w:rFonts w:ascii="Arial" w:hAnsi="Arial" w:cs="Arial"/>
              <w:b/>
              <w:bCs/>
              <w:color w:val="000000"/>
              <w:sz w:val="24"/>
              <w:szCs w:val="24"/>
            </w:rPr>
            <w:delText>70</w:delText>
          </w:r>
        </w:del>
      </w:ins>
      <w:del w:id="1322" w:author="Angelo Mondaca Vergara" w:date="2020-02-21T12:52:00Z">
        <w:r w:rsidDel="00011C71">
          <w:rPr>
            <w:rFonts w:ascii="Arial" w:hAnsi="Arial" w:cs="Arial"/>
            <w:b/>
            <w:bCs/>
            <w:color w:val="000000"/>
            <w:sz w:val="24"/>
            <w:szCs w:val="24"/>
          </w:rPr>
          <w:delText>70</w:delText>
        </w:r>
      </w:del>
    </w:p>
    <w:p w14:paraId="1A558973" w14:textId="77777777" w:rsidR="00E9102D" w:rsidRPr="00863342" w:rsidRDefault="00E9102D" w:rsidP="00CB175E">
      <w:pPr>
        <w:autoSpaceDE w:val="0"/>
        <w:autoSpaceDN w:val="0"/>
        <w:adjustRightInd w:val="0"/>
        <w:spacing w:after="0" w:line="240" w:lineRule="auto"/>
        <w:jc w:val="both"/>
        <w:rPr>
          <w:rFonts w:ascii="Arial" w:hAnsi="Arial" w:cs="Arial"/>
          <w:b/>
          <w:bCs/>
          <w:color w:val="000000"/>
          <w:sz w:val="24"/>
          <w:szCs w:val="24"/>
        </w:rPr>
      </w:pPr>
    </w:p>
    <w:p w14:paraId="5E86B1DB"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El personal que realiza las operaciones de rutina, debe usar sus elementos de protección personal </w:t>
      </w:r>
      <w:del w:id="1323" w:author="Angelo Mondaca Vergara" w:date="2020-02-21T12:52:00Z">
        <w:r w:rsidRPr="00863342" w:rsidDel="00011C71">
          <w:rPr>
            <w:rFonts w:ascii="Arial" w:hAnsi="Arial" w:cs="Arial"/>
            <w:color w:val="000000"/>
            <w:sz w:val="24"/>
            <w:szCs w:val="24"/>
          </w:rPr>
          <w:delText>completo</w:delText>
        </w:r>
      </w:del>
      <w:ins w:id="1324" w:author="Angelo Mondaca Vergara" w:date="2020-02-21T12:52:00Z">
        <w:r w:rsidR="00011C71" w:rsidRPr="00863342">
          <w:rPr>
            <w:rFonts w:ascii="Arial" w:hAnsi="Arial" w:cs="Arial"/>
            <w:color w:val="000000"/>
            <w:sz w:val="24"/>
            <w:szCs w:val="24"/>
          </w:rPr>
          <w:t>completa</w:t>
        </w:r>
      </w:ins>
      <w:r w:rsidRPr="00863342">
        <w:rPr>
          <w:rFonts w:ascii="Arial" w:hAnsi="Arial" w:cs="Arial"/>
          <w:color w:val="000000"/>
          <w:sz w:val="24"/>
          <w:szCs w:val="24"/>
        </w:rPr>
        <w:t xml:space="preserve"> y</w:t>
      </w:r>
      <w:r w:rsidR="00A56F17">
        <w:rPr>
          <w:rFonts w:ascii="Arial" w:hAnsi="Arial" w:cs="Arial"/>
          <w:color w:val="000000"/>
          <w:sz w:val="24"/>
          <w:szCs w:val="24"/>
        </w:rPr>
        <w:t xml:space="preserve"> </w:t>
      </w:r>
      <w:r w:rsidRPr="00863342">
        <w:rPr>
          <w:rFonts w:ascii="Arial" w:hAnsi="Arial" w:cs="Arial"/>
          <w:color w:val="000000"/>
          <w:sz w:val="24"/>
          <w:szCs w:val="24"/>
        </w:rPr>
        <w:t>además, elementos especiales para riesgos específicos</w:t>
      </w:r>
      <w:r w:rsidR="00E9102D">
        <w:rPr>
          <w:rFonts w:ascii="Arial" w:hAnsi="Arial" w:cs="Arial"/>
          <w:color w:val="000000"/>
          <w:sz w:val="24"/>
          <w:szCs w:val="24"/>
        </w:rPr>
        <w:t xml:space="preserve"> que defina la administración de la Planta de Oxígeno</w:t>
      </w:r>
      <w:r w:rsidRPr="00863342">
        <w:rPr>
          <w:rFonts w:ascii="Arial" w:hAnsi="Arial" w:cs="Arial"/>
          <w:color w:val="000000"/>
          <w:sz w:val="24"/>
          <w:szCs w:val="24"/>
        </w:rPr>
        <w:t>.</w:t>
      </w:r>
    </w:p>
    <w:p w14:paraId="7061F76C"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795DD468" w14:textId="0135BC20" w:rsidR="00F01086" w:rsidRDefault="00E910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17</w:t>
      </w:r>
      <w:ins w:id="1325" w:author="Mondaca Vergara Angelo Rodolfo (Codelco-Chuquicamata)" w:date="2025-09-15T01:33:00Z" w16du:dateUtc="2025-09-15T04:33:00Z">
        <w:r w:rsidR="00C76056">
          <w:rPr>
            <w:rFonts w:ascii="Arial" w:hAnsi="Arial" w:cs="Arial"/>
            <w:b/>
            <w:bCs/>
            <w:color w:val="000000"/>
            <w:sz w:val="24"/>
            <w:szCs w:val="24"/>
          </w:rPr>
          <w:t>0</w:t>
        </w:r>
      </w:ins>
      <w:ins w:id="1326" w:author="Angelo Mondaca Vergara" w:date="2020-02-21T16:54:00Z">
        <w:del w:id="1327" w:author="Mondaca Vergara Angelo Rodolfo (Codelco-Chuquicamata)" w:date="2025-09-15T01:33:00Z" w16du:dateUtc="2025-09-15T04:33:00Z">
          <w:r w:rsidR="009D7F22" w:rsidDel="00C76056">
            <w:rPr>
              <w:rFonts w:ascii="Arial" w:hAnsi="Arial" w:cs="Arial"/>
              <w:b/>
              <w:bCs/>
              <w:color w:val="000000"/>
              <w:sz w:val="24"/>
              <w:szCs w:val="24"/>
            </w:rPr>
            <w:delText>1</w:delText>
          </w:r>
        </w:del>
      </w:ins>
      <w:del w:id="1328" w:author="Angelo Mondaca Vergara" w:date="2020-02-21T12:52:00Z">
        <w:r w:rsidDel="00011C71">
          <w:rPr>
            <w:rFonts w:ascii="Arial" w:hAnsi="Arial" w:cs="Arial"/>
            <w:b/>
            <w:bCs/>
            <w:color w:val="000000"/>
            <w:sz w:val="24"/>
            <w:szCs w:val="24"/>
          </w:rPr>
          <w:delText>1</w:delText>
        </w:r>
      </w:del>
    </w:p>
    <w:p w14:paraId="1FAA8275"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6B5B92E6"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Estas operaciones se deben hacer de acuerdo a un procedimiento establecido y con el personal instruido al</w:t>
      </w:r>
      <w:r w:rsidR="00A56F17">
        <w:rPr>
          <w:rFonts w:ascii="Arial" w:hAnsi="Arial" w:cs="Arial"/>
          <w:color w:val="000000"/>
          <w:sz w:val="24"/>
          <w:szCs w:val="24"/>
        </w:rPr>
        <w:t xml:space="preserve"> </w:t>
      </w:r>
      <w:r w:rsidRPr="00863342">
        <w:rPr>
          <w:rFonts w:ascii="Arial" w:hAnsi="Arial" w:cs="Arial"/>
          <w:color w:val="000000"/>
          <w:sz w:val="24"/>
          <w:szCs w:val="24"/>
        </w:rPr>
        <w:t>respecto.</w:t>
      </w:r>
    </w:p>
    <w:p w14:paraId="331F7DF0" w14:textId="77777777" w:rsidR="00A56F17" w:rsidRDefault="00A56F17" w:rsidP="00CB175E">
      <w:pPr>
        <w:autoSpaceDE w:val="0"/>
        <w:autoSpaceDN w:val="0"/>
        <w:adjustRightInd w:val="0"/>
        <w:spacing w:after="0" w:line="240" w:lineRule="auto"/>
        <w:jc w:val="both"/>
        <w:rPr>
          <w:ins w:id="1329" w:author="Angelo Mondaca Vergara" w:date="2020-02-21T14:35:00Z"/>
          <w:rFonts w:ascii="Arial" w:hAnsi="Arial" w:cs="Arial"/>
          <w:color w:val="000000"/>
          <w:sz w:val="24"/>
          <w:szCs w:val="24"/>
        </w:rPr>
      </w:pPr>
    </w:p>
    <w:p w14:paraId="5A2F27BE" w14:textId="499919AE" w:rsidR="004D3D2D" w:rsidRPr="00863342" w:rsidDel="00C76056" w:rsidRDefault="004D3D2D" w:rsidP="00CB175E">
      <w:pPr>
        <w:autoSpaceDE w:val="0"/>
        <w:autoSpaceDN w:val="0"/>
        <w:adjustRightInd w:val="0"/>
        <w:spacing w:after="0" w:line="240" w:lineRule="auto"/>
        <w:jc w:val="both"/>
        <w:rPr>
          <w:del w:id="1330" w:author="Mondaca Vergara Angelo Rodolfo (Codelco-Chuquicamata)" w:date="2025-09-15T01:33:00Z" w16du:dateUtc="2025-09-15T04:33:00Z"/>
          <w:rFonts w:ascii="Arial" w:hAnsi="Arial" w:cs="Arial"/>
          <w:color w:val="000000"/>
          <w:sz w:val="24"/>
          <w:szCs w:val="24"/>
        </w:rPr>
      </w:pPr>
    </w:p>
    <w:p w14:paraId="5E148FC5" w14:textId="5FD2FAF2" w:rsidR="00F01086" w:rsidRDefault="00E910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17</w:t>
      </w:r>
      <w:ins w:id="1331" w:author="Mondaca Vergara Angelo Rodolfo (Codelco-Chuquicamata)" w:date="2025-09-15T01:33:00Z" w16du:dateUtc="2025-09-15T04:33:00Z">
        <w:r w:rsidR="00C76056">
          <w:rPr>
            <w:rFonts w:ascii="Arial" w:hAnsi="Arial" w:cs="Arial"/>
            <w:b/>
            <w:bCs/>
            <w:color w:val="000000"/>
            <w:sz w:val="24"/>
            <w:szCs w:val="24"/>
          </w:rPr>
          <w:t>1</w:t>
        </w:r>
      </w:ins>
      <w:ins w:id="1332" w:author="Angelo Mondaca Vergara" w:date="2020-02-21T16:54:00Z">
        <w:del w:id="1333" w:author="Mondaca Vergara Angelo Rodolfo (Codelco-Chuquicamata)" w:date="2025-09-15T01:33:00Z" w16du:dateUtc="2025-09-15T04:33:00Z">
          <w:r w:rsidR="009D7F22" w:rsidDel="00C76056">
            <w:rPr>
              <w:rFonts w:ascii="Arial" w:hAnsi="Arial" w:cs="Arial"/>
              <w:b/>
              <w:bCs/>
              <w:color w:val="000000"/>
              <w:sz w:val="24"/>
              <w:szCs w:val="24"/>
            </w:rPr>
            <w:delText>2</w:delText>
          </w:r>
        </w:del>
      </w:ins>
      <w:del w:id="1334" w:author="Angelo Mondaca Vergara" w:date="2020-02-21T12:52:00Z">
        <w:r w:rsidDel="00011C71">
          <w:rPr>
            <w:rFonts w:ascii="Arial" w:hAnsi="Arial" w:cs="Arial"/>
            <w:b/>
            <w:bCs/>
            <w:color w:val="000000"/>
            <w:sz w:val="24"/>
            <w:szCs w:val="24"/>
          </w:rPr>
          <w:delText>2</w:delText>
        </w:r>
      </w:del>
    </w:p>
    <w:p w14:paraId="55DC5A0C"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01776444"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personal que realiza estas operaciones, debe estar capacitado y entrenado para enfrentar eventuales emanaciones</w:t>
      </w:r>
      <w:r w:rsidR="00A56F17">
        <w:rPr>
          <w:rFonts w:ascii="Arial" w:hAnsi="Arial" w:cs="Arial"/>
          <w:color w:val="000000"/>
          <w:sz w:val="24"/>
          <w:szCs w:val="24"/>
        </w:rPr>
        <w:t xml:space="preserve"> </w:t>
      </w:r>
      <w:r w:rsidRPr="00863342">
        <w:rPr>
          <w:rFonts w:ascii="Arial" w:hAnsi="Arial" w:cs="Arial"/>
          <w:color w:val="000000"/>
          <w:sz w:val="24"/>
          <w:szCs w:val="24"/>
        </w:rPr>
        <w:t>oxígeno y/o nitrógeno a la atmósfera, para lo cual se debe tener un procedimiento de emergencia que indique</w:t>
      </w:r>
      <w:r w:rsidR="00A56F17">
        <w:rPr>
          <w:rFonts w:ascii="Arial" w:hAnsi="Arial" w:cs="Arial"/>
          <w:color w:val="000000"/>
          <w:sz w:val="24"/>
          <w:szCs w:val="24"/>
        </w:rPr>
        <w:t xml:space="preserve"> </w:t>
      </w:r>
      <w:r w:rsidRPr="00863342">
        <w:rPr>
          <w:rFonts w:ascii="Arial" w:hAnsi="Arial" w:cs="Arial"/>
          <w:color w:val="000000"/>
          <w:sz w:val="24"/>
          <w:szCs w:val="24"/>
        </w:rPr>
        <w:t>detalladamente la forma de actuar.</w:t>
      </w:r>
    </w:p>
    <w:p w14:paraId="5C4E3960"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3FFC0C51" w14:textId="77777777" w:rsidR="00E9102D" w:rsidRDefault="00E9102D" w:rsidP="00A56F17">
      <w:pPr>
        <w:autoSpaceDE w:val="0"/>
        <w:autoSpaceDN w:val="0"/>
        <w:adjustRightInd w:val="0"/>
        <w:spacing w:after="0" w:line="240" w:lineRule="auto"/>
        <w:jc w:val="center"/>
        <w:rPr>
          <w:rFonts w:ascii="Arial" w:hAnsi="Arial" w:cs="Arial"/>
          <w:b/>
          <w:bCs/>
          <w:color w:val="000000"/>
          <w:sz w:val="24"/>
          <w:szCs w:val="24"/>
        </w:rPr>
      </w:pPr>
    </w:p>
    <w:p w14:paraId="437148B5"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quinto</w:t>
      </w:r>
    </w:p>
    <w:p w14:paraId="6BFF13F4"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de Seguridad Aplicables al</w:t>
      </w:r>
    </w:p>
    <w:p w14:paraId="33AD6D6E" w14:textId="77777777" w:rsidR="00F01086"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Transporte y Almacenamiento de Oxígeno y/o Nitrógeno</w:t>
      </w:r>
    </w:p>
    <w:p w14:paraId="1F4BDD1F" w14:textId="77777777" w:rsidR="00A56F17" w:rsidRPr="00863342" w:rsidRDefault="00A56F17" w:rsidP="00A56F17">
      <w:pPr>
        <w:autoSpaceDE w:val="0"/>
        <w:autoSpaceDN w:val="0"/>
        <w:adjustRightInd w:val="0"/>
        <w:spacing w:after="0" w:line="240" w:lineRule="auto"/>
        <w:jc w:val="center"/>
        <w:rPr>
          <w:rFonts w:ascii="Arial" w:hAnsi="Arial" w:cs="Arial"/>
          <w:b/>
          <w:bCs/>
          <w:color w:val="000000"/>
          <w:sz w:val="24"/>
          <w:szCs w:val="24"/>
        </w:rPr>
      </w:pPr>
    </w:p>
    <w:p w14:paraId="3C6E9EAA" w14:textId="03F3A94A" w:rsidR="00F01086" w:rsidRDefault="00E910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17</w:t>
      </w:r>
      <w:ins w:id="1335" w:author="Mondaca Vergara Angelo Rodolfo (Codelco-Chuquicamata)" w:date="2025-09-15T01:33:00Z" w16du:dateUtc="2025-09-15T04:33:00Z">
        <w:r w:rsidR="00C76056">
          <w:rPr>
            <w:rFonts w:ascii="Arial" w:hAnsi="Arial" w:cs="Arial"/>
            <w:b/>
            <w:bCs/>
            <w:color w:val="000000"/>
            <w:sz w:val="24"/>
            <w:szCs w:val="24"/>
          </w:rPr>
          <w:t>2</w:t>
        </w:r>
      </w:ins>
      <w:ins w:id="1336" w:author="Angelo Mondaca Vergara" w:date="2020-02-21T16:54:00Z">
        <w:del w:id="1337" w:author="Mondaca Vergara Angelo Rodolfo (Codelco-Chuquicamata)" w:date="2025-09-15T01:33:00Z" w16du:dateUtc="2025-09-15T04:33:00Z">
          <w:r w:rsidR="009D7F22" w:rsidDel="00C76056">
            <w:rPr>
              <w:rFonts w:ascii="Arial" w:hAnsi="Arial" w:cs="Arial"/>
              <w:b/>
              <w:bCs/>
              <w:color w:val="000000"/>
              <w:sz w:val="24"/>
              <w:szCs w:val="24"/>
            </w:rPr>
            <w:delText>3</w:delText>
          </w:r>
        </w:del>
      </w:ins>
      <w:del w:id="1338" w:author="Angelo Mondaca Vergara" w:date="2020-02-21T12:53:00Z">
        <w:r w:rsidDel="00011C71">
          <w:rPr>
            <w:rFonts w:ascii="Arial" w:hAnsi="Arial" w:cs="Arial"/>
            <w:b/>
            <w:bCs/>
            <w:color w:val="000000"/>
            <w:sz w:val="24"/>
            <w:szCs w:val="24"/>
          </w:rPr>
          <w:delText>3</w:delText>
        </w:r>
      </w:del>
    </w:p>
    <w:p w14:paraId="7AC9C6A2" w14:textId="77777777" w:rsidR="00E9102D" w:rsidRPr="00863342" w:rsidRDefault="00E9102D" w:rsidP="00CB175E">
      <w:pPr>
        <w:autoSpaceDE w:val="0"/>
        <w:autoSpaceDN w:val="0"/>
        <w:adjustRightInd w:val="0"/>
        <w:spacing w:after="0" w:line="240" w:lineRule="auto"/>
        <w:jc w:val="both"/>
        <w:rPr>
          <w:rFonts w:ascii="Arial" w:hAnsi="Arial" w:cs="Arial"/>
          <w:b/>
          <w:bCs/>
          <w:color w:val="000000"/>
          <w:sz w:val="24"/>
          <w:szCs w:val="24"/>
        </w:rPr>
      </w:pPr>
    </w:p>
    <w:p w14:paraId="29D61DC1"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personal que realiza esta operación, debe estar capacitado e instruido y debe proceder de acuerdo a un procedimiento</w:t>
      </w:r>
      <w:r w:rsidR="00A56F17">
        <w:rPr>
          <w:rFonts w:ascii="Arial" w:hAnsi="Arial" w:cs="Arial"/>
          <w:color w:val="000000"/>
          <w:sz w:val="24"/>
          <w:szCs w:val="24"/>
        </w:rPr>
        <w:t xml:space="preserve"> </w:t>
      </w:r>
      <w:r w:rsidRPr="00863342">
        <w:rPr>
          <w:rFonts w:ascii="Arial" w:hAnsi="Arial" w:cs="Arial"/>
          <w:color w:val="000000"/>
          <w:sz w:val="24"/>
          <w:szCs w:val="24"/>
        </w:rPr>
        <w:t>establecido.</w:t>
      </w:r>
    </w:p>
    <w:p w14:paraId="164033FB"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3816E6DF" w14:textId="5746FF67" w:rsidR="00F01086" w:rsidRDefault="00E910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17</w:t>
      </w:r>
      <w:ins w:id="1339" w:author="Mondaca Vergara Angelo Rodolfo (Codelco-Chuquicamata)" w:date="2025-09-15T01:33:00Z" w16du:dateUtc="2025-09-15T04:33:00Z">
        <w:r w:rsidR="00C76056">
          <w:rPr>
            <w:rFonts w:ascii="Arial" w:hAnsi="Arial" w:cs="Arial"/>
            <w:b/>
            <w:bCs/>
            <w:color w:val="000000"/>
            <w:sz w:val="24"/>
            <w:szCs w:val="24"/>
          </w:rPr>
          <w:t>3</w:t>
        </w:r>
      </w:ins>
      <w:ins w:id="1340" w:author="Angelo Mondaca Vergara" w:date="2020-02-21T16:54:00Z">
        <w:del w:id="1341" w:author="Mondaca Vergara Angelo Rodolfo (Codelco-Chuquicamata)" w:date="2025-09-15T01:33:00Z" w16du:dateUtc="2025-09-15T04:33:00Z">
          <w:r w:rsidR="009D7F22" w:rsidDel="00C76056">
            <w:rPr>
              <w:rFonts w:ascii="Arial" w:hAnsi="Arial" w:cs="Arial"/>
              <w:b/>
              <w:bCs/>
              <w:color w:val="000000"/>
              <w:sz w:val="24"/>
              <w:szCs w:val="24"/>
            </w:rPr>
            <w:delText>4</w:delText>
          </w:r>
        </w:del>
      </w:ins>
      <w:del w:id="1342" w:author="Angelo Mondaca Vergara" w:date="2020-02-21T12:53:00Z">
        <w:r w:rsidDel="00011C71">
          <w:rPr>
            <w:rFonts w:ascii="Arial" w:hAnsi="Arial" w:cs="Arial"/>
            <w:b/>
            <w:bCs/>
            <w:color w:val="000000"/>
            <w:sz w:val="24"/>
            <w:szCs w:val="24"/>
          </w:rPr>
          <w:delText>4</w:delText>
        </w:r>
      </w:del>
    </w:p>
    <w:p w14:paraId="61A3C5D0"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62E89D5E" w14:textId="77777777" w:rsidR="00F01086" w:rsidRDefault="00F01086" w:rsidP="00E9102D">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ducto de transporte de oxígeno y/o nitrógeno líquido a estanques de almacenamiento, se debe chequear de</w:t>
      </w:r>
      <w:r w:rsidR="00A56F17">
        <w:rPr>
          <w:rFonts w:ascii="Arial" w:hAnsi="Arial" w:cs="Arial"/>
          <w:color w:val="000000"/>
          <w:sz w:val="24"/>
          <w:szCs w:val="24"/>
        </w:rPr>
        <w:t xml:space="preserve"> </w:t>
      </w:r>
      <w:r w:rsidRPr="00863342">
        <w:rPr>
          <w:rFonts w:ascii="Arial" w:hAnsi="Arial" w:cs="Arial"/>
          <w:color w:val="000000"/>
          <w:sz w:val="24"/>
          <w:szCs w:val="24"/>
        </w:rPr>
        <w:t xml:space="preserve">acuerdo a un programa de mantención preventiva. </w:t>
      </w:r>
      <w:r w:rsidR="00E9102D">
        <w:rPr>
          <w:rFonts w:ascii="Arial" w:hAnsi="Arial" w:cs="Arial"/>
          <w:color w:val="000000"/>
          <w:sz w:val="24"/>
          <w:szCs w:val="24"/>
        </w:rPr>
        <w:t>Para eventuales roturas o fugas deberá existir un procedimiento.</w:t>
      </w:r>
    </w:p>
    <w:p w14:paraId="10EA1311" w14:textId="77777777" w:rsidR="00E9102D" w:rsidRDefault="00E9102D" w:rsidP="00CB175E">
      <w:pPr>
        <w:autoSpaceDE w:val="0"/>
        <w:autoSpaceDN w:val="0"/>
        <w:adjustRightInd w:val="0"/>
        <w:spacing w:after="0" w:line="240" w:lineRule="auto"/>
        <w:jc w:val="both"/>
        <w:rPr>
          <w:rFonts w:ascii="Arial" w:hAnsi="Arial" w:cs="Arial"/>
          <w:color w:val="000000"/>
          <w:sz w:val="24"/>
          <w:szCs w:val="24"/>
        </w:rPr>
      </w:pPr>
    </w:p>
    <w:p w14:paraId="7EEA2693" w14:textId="77777777" w:rsidR="00E9102D" w:rsidRPr="00863342" w:rsidDel="00011C71" w:rsidRDefault="00E9102D" w:rsidP="00CB175E">
      <w:pPr>
        <w:autoSpaceDE w:val="0"/>
        <w:autoSpaceDN w:val="0"/>
        <w:adjustRightInd w:val="0"/>
        <w:spacing w:after="0" w:line="240" w:lineRule="auto"/>
        <w:jc w:val="both"/>
        <w:rPr>
          <w:del w:id="1343" w:author="Angelo Mondaca Vergara" w:date="2020-02-21T12:53:00Z"/>
          <w:rFonts w:ascii="Arial" w:hAnsi="Arial" w:cs="Arial"/>
          <w:color w:val="000000"/>
          <w:sz w:val="24"/>
          <w:szCs w:val="24"/>
        </w:rPr>
      </w:pPr>
    </w:p>
    <w:p w14:paraId="77D6C677" w14:textId="75E5955E" w:rsidR="00F01086" w:rsidRDefault="00E9102D"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17</w:t>
      </w:r>
      <w:ins w:id="1344" w:author="Mondaca Vergara Angelo Rodolfo (Codelco-Chuquicamata)" w:date="2025-09-15T01:33:00Z" w16du:dateUtc="2025-09-15T04:33:00Z">
        <w:r w:rsidR="00C76056">
          <w:rPr>
            <w:rFonts w:ascii="Arial" w:hAnsi="Arial" w:cs="Arial"/>
            <w:b/>
            <w:bCs/>
            <w:color w:val="000000"/>
            <w:sz w:val="24"/>
            <w:szCs w:val="24"/>
          </w:rPr>
          <w:t>4</w:t>
        </w:r>
      </w:ins>
      <w:ins w:id="1345" w:author="Angelo Mondaca Vergara" w:date="2020-02-21T16:54:00Z">
        <w:del w:id="1346" w:author="Mondaca Vergara Angelo Rodolfo (Codelco-Chuquicamata)" w:date="2025-09-15T01:33:00Z" w16du:dateUtc="2025-09-15T04:33:00Z">
          <w:r w:rsidR="009D7F22" w:rsidDel="00C76056">
            <w:rPr>
              <w:rFonts w:ascii="Arial" w:hAnsi="Arial" w:cs="Arial"/>
              <w:b/>
              <w:bCs/>
              <w:color w:val="000000"/>
              <w:sz w:val="24"/>
              <w:szCs w:val="24"/>
            </w:rPr>
            <w:delText>5</w:delText>
          </w:r>
        </w:del>
      </w:ins>
      <w:del w:id="1347" w:author="Angelo Mondaca Vergara" w:date="2020-02-21T12:53:00Z">
        <w:r w:rsidDel="00011C71">
          <w:rPr>
            <w:rFonts w:ascii="Arial" w:hAnsi="Arial" w:cs="Arial"/>
            <w:b/>
            <w:bCs/>
            <w:color w:val="000000"/>
            <w:sz w:val="24"/>
            <w:szCs w:val="24"/>
          </w:rPr>
          <w:delText>5</w:delText>
        </w:r>
      </w:del>
    </w:p>
    <w:p w14:paraId="0588C72F"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6B4E049A"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tramos de ductos que pasen cerca o al costado de sectores por donde exista tráfico de equipos motorizados,</w:t>
      </w:r>
      <w:r w:rsidR="00A56F17">
        <w:rPr>
          <w:rFonts w:ascii="Arial" w:hAnsi="Arial" w:cs="Arial"/>
          <w:color w:val="000000"/>
          <w:sz w:val="24"/>
          <w:szCs w:val="24"/>
        </w:rPr>
        <w:t xml:space="preserve"> </w:t>
      </w:r>
      <w:r w:rsidRPr="00863342">
        <w:rPr>
          <w:rFonts w:ascii="Arial" w:hAnsi="Arial" w:cs="Arial"/>
          <w:color w:val="000000"/>
          <w:sz w:val="24"/>
          <w:szCs w:val="24"/>
        </w:rPr>
        <w:t>deben estar protegidos por una estructura sólida, que soporte el impacto de una probable colisión o proyección de</w:t>
      </w:r>
      <w:r w:rsidR="00A56F17">
        <w:rPr>
          <w:rFonts w:ascii="Arial" w:hAnsi="Arial" w:cs="Arial"/>
          <w:color w:val="000000"/>
          <w:sz w:val="24"/>
          <w:szCs w:val="24"/>
        </w:rPr>
        <w:t xml:space="preserve"> </w:t>
      </w:r>
      <w:r w:rsidRPr="00863342">
        <w:rPr>
          <w:rFonts w:ascii="Arial" w:hAnsi="Arial" w:cs="Arial"/>
          <w:color w:val="000000"/>
          <w:sz w:val="24"/>
          <w:szCs w:val="24"/>
        </w:rPr>
        <w:t>materiales a alta velocidad.</w:t>
      </w:r>
    </w:p>
    <w:p w14:paraId="2B13806E" w14:textId="77777777" w:rsidR="00A56F17" w:rsidRDefault="00A56F17" w:rsidP="00CB175E">
      <w:pPr>
        <w:autoSpaceDE w:val="0"/>
        <w:autoSpaceDN w:val="0"/>
        <w:adjustRightInd w:val="0"/>
        <w:spacing w:after="0" w:line="240" w:lineRule="auto"/>
        <w:jc w:val="both"/>
        <w:rPr>
          <w:ins w:id="1348" w:author="Mondaca Vergara Angelo Rodolfo (Codelco-Chuquicamata)" w:date="2025-09-15T01:33:00Z" w16du:dateUtc="2025-09-15T04:33:00Z"/>
          <w:rFonts w:ascii="Arial" w:hAnsi="Arial" w:cs="Arial"/>
          <w:color w:val="000000"/>
          <w:sz w:val="24"/>
          <w:szCs w:val="24"/>
        </w:rPr>
      </w:pPr>
    </w:p>
    <w:p w14:paraId="57B2E862" w14:textId="77777777" w:rsidR="00C76056" w:rsidRDefault="00C76056" w:rsidP="00CB175E">
      <w:pPr>
        <w:autoSpaceDE w:val="0"/>
        <w:autoSpaceDN w:val="0"/>
        <w:adjustRightInd w:val="0"/>
        <w:spacing w:after="0" w:line="240" w:lineRule="auto"/>
        <w:jc w:val="both"/>
        <w:rPr>
          <w:ins w:id="1349" w:author="Mondaca Vergara Angelo Rodolfo (Codelco-Chuquicamata)" w:date="2025-09-15T01:33:00Z" w16du:dateUtc="2025-09-15T04:33:00Z"/>
          <w:rFonts w:ascii="Arial" w:hAnsi="Arial" w:cs="Arial"/>
          <w:color w:val="000000"/>
          <w:sz w:val="24"/>
          <w:szCs w:val="24"/>
        </w:rPr>
      </w:pPr>
    </w:p>
    <w:p w14:paraId="3497DD7C" w14:textId="77777777" w:rsidR="00C76056" w:rsidRDefault="00C76056" w:rsidP="00CB175E">
      <w:pPr>
        <w:autoSpaceDE w:val="0"/>
        <w:autoSpaceDN w:val="0"/>
        <w:adjustRightInd w:val="0"/>
        <w:spacing w:after="0" w:line="240" w:lineRule="auto"/>
        <w:jc w:val="both"/>
        <w:rPr>
          <w:ins w:id="1350" w:author="Mondaca Vergara Angelo Rodolfo (Codelco-Chuquicamata)" w:date="2025-09-15T01:33:00Z" w16du:dateUtc="2025-09-15T04:33:00Z"/>
          <w:rFonts w:ascii="Arial" w:hAnsi="Arial" w:cs="Arial"/>
          <w:color w:val="000000"/>
          <w:sz w:val="24"/>
          <w:szCs w:val="24"/>
        </w:rPr>
      </w:pPr>
    </w:p>
    <w:p w14:paraId="317112EE" w14:textId="77777777" w:rsidR="00C76056" w:rsidRDefault="00C76056" w:rsidP="00CB175E">
      <w:pPr>
        <w:autoSpaceDE w:val="0"/>
        <w:autoSpaceDN w:val="0"/>
        <w:adjustRightInd w:val="0"/>
        <w:spacing w:after="0" w:line="240" w:lineRule="auto"/>
        <w:jc w:val="both"/>
        <w:rPr>
          <w:ins w:id="1351" w:author="Mondaca Vergara Angelo Rodolfo (Codelco-Chuquicamata)" w:date="2025-09-15T01:33:00Z" w16du:dateUtc="2025-09-15T04:33:00Z"/>
          <w:rFonts w:ascii="Arial" w:hAnsi="Arial" w:cs="Arial"/>
          <w:color w:val="000000"/>
          <w:sz w:val="24"/>
          <w:szCs w:val="24"/>
        </w:rPr>
      </w:pPr>
    </w:p>
    <w:p w14:paraId="178782C9" w14:textId="77777777" w:rsidR="00C76056" w:rsidRDefault="00C76056" w:rsidP="00CB175E">
      <w:pPr>
        <w:autoSpaceDE w:val="0"/>
        <w:autoSpaceDN w:val="0"/>
        <w:adjustRightInd w:val="0"/>
        <w:spacing w:after="0" w:line="240" w:lineRule="auto"/>
        <w:jc w:val="both"/>
        <w:rPr>
          <w:ins w:id="1352" w:author="Mondaca Vergara Angelo Rodolfo (Codelco-Chuquicamata)" w:date="2025-09-14T06:16:00Z" w16du:dateUtc="2025-09-14T09:16:00Z"/>
          <w:rFonts w:ascii="Arial" w:hAnsi="Arial" w:cs="Arial"/>
          <w:color w:val="000000"/>
          <w:sz w:val="24"/>
          <w:szCs w:val="24"/>
        </w:rPr>
      </w:pPr>
    </w:p>
    <w:p w14:paraId="27EC2741" w14:textId="43F66619" w:rsidR="00F4317A" w:rsidDel="00C76056" w:rsidRDefault="00F4317A" w:rsidP="00CB175E">
      <w:pPr>
        <w:autoSpaceDE w:val="0"/>
        <w:autoSpaceDN w:val="0"/>
        <w:adjustRightInd w:val="0"/>
        <w:spacing w:after="0" w:line="240" w:lineRule="auto"/>
        <w:jc w:val="both"/>
        <w:rPr>
          <w:ins w:id="1353" w:author="Angelo Mondaca Vergara" w:date="2020-02-21T12:53:00Z"/>
          <w:del w:id="1354" w:author="Mondaca Vergara Angelo Rodolfo (Codelco-Chuquicamata)" w:date="2025-09-15T01:33:00Z" w16du:dateUtc="2025-09-15T04:33:00Z"/>
          <w:rFonts w:ascii="Arial" w:hAnsi="Arial" w:cs="Arial"/>
          <w:color w:val="000000"/>
          <w:sz w:val="24"/>
          <w:szCs w:val="24"/>
        </w:rPr>
      </w:pPr>
    </w:p>
    <w:p w14:paraId="2632D8CD" w14:textId="77777777" w:rsidR="00011C71" w:rsidRPr="00863342" w:rsidDel="004D3D2D" w:rsidRDefault="00011C71" w:rsidP="00CB175E">
      <w:pPr>
        <w:autoSpaceDE w:val="0"/>
        <w:autoSpaceDN w:val="0"/>
        <w:adjustRightInd w:val="0"/>
        <w:spacing w:after="0" w:line="240" w:lineRule="auto"/>
        <w:jc w:val="both"/>
        <w:rPr>
          <w:del w:id="1355" w:author="Angelo Mondaca Vergara" w:date="2020-02-21T14:35:00Z"/>
          <w:rFonts w:ascii="Arial" w:hAnsi="Arial" w:cs="Arial"/>
          <w:color w:val="000000"/>
          <w:sz w:val="24"/>
          <w:szCs w:val="24"/>
        </w:rPr>
      </w:pPr>
    </w:p>
    <w:p w14:paraId="07B3E5FA" w14:textId="594B96C9"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17</w:t>
      </w:r>
      <w:ins w:id="1356" w:author="Mondaca Vergara Angelo Rodolfo (Codelco-Chuquicamata)" w:date="2025-09-15T01:34:00Z" w16du:dateUtc="2025-09-15T04:34:00Z">
        <w:r w:rsidR="00C76056">
          <w:rPr>
            <w:rFonts w:ascii="Arial" w:hAnsi="Arial" w:cs="Arial"/>
            <w:b/>
            <w:bCs/>
            <w:color w:val="000000"/>
            <w:sz w:val="24"/>
            <w:szCs w:val="24"/>
          </w:rPr>
          <w:t>5</w:t>
        </w:r>
      </w:ins>
      <w:ins w:id="1357" w:author="Angelo Mondaca Vergara" w:date="2020-02-21T16:54:00Z">
        <w:del w:id="1358" w:author="Mondaca Vergara Angelo Rodolfo (Codelco-Chuquicamata)" w:date="2025-09-15T01:34:00Z" w16du:dateUtc="2025-09-15T04:34:00Z">
          <w:r w:rsidR="009D7F22" w:rsidDel="00C76056">
            <w:rPr>
              <w:rFonts w:ascii="Arial" w:hAnsi="Arial" w:cs="Arial"/>
              <w:b/>
              <w:bCs/>
              <w:color w:val="000000"/>
              <w:sz w:val="24"/>
              <w:szCs w:val="24"/>
            </w:rPr>
            <w:delText>6</w:delText>
          </w:r>
        </w:del>
      </w:ins>
      <w:del w:id="1359" w:author="Angelo Mondaca Vergara" w:date="2020-02-21T12:53:00Z">
        <w:r w:rsidDel="00011C71">
          <w:rPr>
            <w:rFonts w:ascii="Arial" w:hAnsi="Arial" w:cs="Arial"/>
            <w:b/>
            <w:bCs/>
            <w:color w:val="000000"/>
            <w:sz w:val="24"/>
            <w:szCs w:val="24"/>
          </w:rPr>
          <w:delText>6</w:delText>
        </w:r>
      </w:del>
    </w:p>
    <w:p w14:paraId="1B8A4F76"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241718B7"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Debe haber personal entrenado en el procedimiento, para actuar en emergencias por una eventual rotura de ducto.</w:t>
      </w:r>
      <w:r w:rsidR="00383759">
        <w:rPr>
          <w:rFonts w:ascii="Arial" w:hAnsi="Arial" w:cs="Arial"/>
          <w:color w:val="000000"/>
          <w:sz w:val="24"/>
          <w:szCs w:val="24"/>
        </w:rPr>
        <w:t xml:space="preserve"> </w:t>
      </w:r>
      <w:r w:rsidRPr="00863342">
        <w:rPr>
          <w:rFonts w:ascii="Arial" w:hAnsi="Arial" w:cs="Arial"/>
          <w:color w:val="000000"/>
          <w:sz w:val="24"/>
          <w:szCs w:val="24"/>
        </w:rPr>
        <w:t>Dicho procedimiento deberá ser previamente difundido y el personal capacitado y entrenado.</w:t>
      </w:r>
    </w:p>
    <w:p w14:paraId="251BFCD3"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3DBEE40C" w14:textId="174B25E8"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17</w:t>
      </w:r>
      <w:ins w:id="1360" w:author="Mondaca Vergara Angelo Rodolfo (Codelco-Chuquicamata)" w:date="2025-09-15T01:34:00Z" w16du:dateUtc="2025-09-15T04:34:00Z">
        <w:r w:rsidR="00C76056">
          <w:rPr>
            <w:rFonts w:ascii="Arial" w:hAnsi="Arial" w:cs="Arial"/>
            <w:b/>
            <w:bCs/>
            <w:color w:val="000000"/>
            <w:sz w:val="24"/>
            <w:szCs w:val="24"/>
          </w:rPr>
          <w:t>6</w:t>
        </w:r>
      </w:ins>
      <w:ins w:id="1361" w:author="Angelo Mondaca Vergara" w:date="2020-02-21T16:55:00Z">
        <w:del w:id="1362" w:author="Mondaca Vergara Angelo Rodolfo (Codelco-Chuquicamata)" w:date="2025-09-15T01:34:00Z" w16du:dateUtc="2025-09-15T04:34:00Z">
          <w:r w:rsidR="009D7F22" w:rsidDel="00C76056">
            <w:rPr>
              <w:rFonts w:ascii="Arial" w:hAnsi="Arial" w:cs="Arial"/>
              <w:b/>
              <w:bCs/>
              <w:color w:val="000000"/>
              <w:sz w:val="24"/>
              <w:szCs w:val="24"/>
            </w:rPr>
            <w:delText>7</w:delText>
          </w:r>
        </w:del>
      </w:ins>
      <w:del w:id="1363" w:author="Angelo Mondaca Vergara" w:date="2020-02-21T12:53:00Z">
        <w:r w:rsidDel="00011C71">
          <w:rPr>
            <w:rFonts w:ascii="Arial" w:hAnsi="Arial" w:cs="Arial"/>
            <w:b/>
            <w:bCs/>
            <w:color w:val="000000"/>
            <w:sz w:val="24"/>
            <w:szCs w:val="24"/>
          </w:rPr>
          <w:delText>7</w:delText>
        </w:r>
      </w:del>
    </w:p>
    <w:p w14:paraId="5F3F7F71"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2208FF26"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supervisor del área debe hacer un reporte detallado del incidente y enviarlo donde lo indique el procedimiento</w:t>
      </w:r>
      <w:r w:rsidR="00A56F17">
        <w:rPr>
          <w:rFonts w:ascii="Arial" w:hAnsi="Arial" w:cs="Arial"/>
          <w:color w:val="000000"/>
          <w:sz w:val="24"/>
          <w:szCs w:val="24"/>
        </w:rPr>
        <w:t xml:space="preserve"> </w:t>
      </w:r>
      <w:r w:rsidRPr="00863342">
        <w:rPr>
          <w:rFonts w:ascii="Arial" w:hAnsi="Arial" w:cs="Arial"/>
          <w:color w:val="000000"/>
          <w:sz w:val="24"/>
          <w:szCs w:val="24"/>
        </w:rPr>
        <w:t>antes citado.</w:t>
      </w:r>
    </w:p>
    <w:p w14:paraId="4E311A43" w14:textId="41C7CF98" w:rsidR="00A56F17" w:rsidDel="00F4317A" w:rsidRDefault="00A56F17" w:rsidP="00CB175E">
      <w:pPr>
        <w:autoSpaceDE w:val="0"/>
        <w:autoSpaceDN w:val="0"/>
        <w:adjustRightInd w:val="0"/>
        <w:spacing w:after="0" w:line="240" w:lineRule="auto"/>
        <w:jc w:val="both"/>
        <w:rPr>
          <w:del w:id="1364" w:author="Mondaca Vergara Angelo Rodolfo (Codelco-Chuquicamata)" w:date="2025-09-14T06:16:00Z" w16du:dateUtc="2025-09-14T09:16:00Z"/>
          <w:rFonts w:ascii="Arial" w:hAnsi="Arial" w:cs="Arial"/>
          <w:b/>
          <w:bCs/>
          <w:color w:val="000000"/>
          <w:sz w:val="24"/>
          <w:szCs w:val="24"/>
        </w:rPr>
      </w:pPr>
    </w:p>
    <w:p w14:paraId="4CC964CA" w14:textId="597E8130" w:rsidR="00383759" w:rsidDel="00F4317A" w:rsidRDefault="00383759" w:rsidP="00A56F17">
      <w:pPr>
        <w:autoSpaceDE w:val="0"/>
        <w:autoSpaceDN w:val="0"/>
        <w:adjustRightInd w:val="0"/>
        <w:spacing w:after="0" w:line="240" w:lineRule="auto"/>
        <w:jc w:val="center"/>
        <w:rPr>
          <w:ins w:id="1365" w:author="Angelo Mondaca Vergara" w:date="2020-02-21T14:35:00Z"/>
          <w:del w:id="1366" w:author="Mondaca Vergara Angelo Rodolfo (Codelco-Chuquicamata)" w:date="2025-09-14T06:16:00Z" w16du:dateUtc="2025-09-14T09:16:00Z"/>
          <w:rFonts w:ascii="Arial" w:hAnsi="Arial" w:cs="Arial"/>
          <w:b/>
          <w:bCs/>
          <w:color w:val="000000"/>
          <w:sz w:val="24"/>
          <w:szCs w:val="24"/>
        </w:rPr>
      </w:pPr>
    </w:p>
    <w:p w14:paraId="652C7B2A" w14:textId="2983D0C9" w:rsidR="004D3D2D" w:rsidDel="00F4317A" w:rsidRDefault="004D3D2D" w:rsidP="00A56F17">
      <w:pPr>
        <w:autoSpaceDE w:val="0"/>
        <w:autoSpaceDN w:val="0"/>
        <w:adjustRightInd w:val="0"/>
        <w:spacing w:after="0" w:line="240" w:lineRule="auto"/>
        <w:jc w:val="center"/>
        <w:rPr>
          <w:ins w:id="1367" w:author="Angelo Mondaca Vergara" w:date="2020-02-21T14:35:00Z"/>
          <w:del w:id="1368" w:author="Mondaca Vergara Angelo Rodolfo (Codelco-Chuquicamata)" w:date="2025-09-14T06:16:00Z" w16du:dateUtc="2025-09-14T09:16:00Z"/>
          <w:rFonts w:ascii="Arial" w:hAnsi="Arial" w:cs="Arial"/>
          <w:b/>
          <w:bCs/>
          <w:color w:val="000000"/>
          <w:sz w:val="24"/>
          <w:szCs w:val="24"/>
        </w:rPr>
      </w:pPr>
    </w:p>
    <w:p w14:paraId="767DD5AB" w14:textId="48E39058" w:rsidR="004D3D2D" w:rsidDel="00F4317A" w:rsidRDefault="004D3D2D" w:rsidP="00A56F17">
      <w:pPr>
        <w:autoSpaceDE w:val="0"/>
        <w:autoSpaceDN w:val="0"/>
        <w:adjustRightInd w:val="0"/>
        <w:spacing w:after="0" w:line="240" w:lineRule="auto"/>
        <w:jc w:val="center"/>
        <w:rPr>
          <w:ins w:id="1369" w:author="Angelo Mondaca Vergara" w:date="2020-02-21T14:35:00Z"/>
          <w:del w:id="1370" w:author="Mondaca Vergara Angelo Rodolfo (Codelco-Chuquicamata)" w:date="2025-09-14T06:16:00Z" w16du:dateUtc="2025-09-14T09:16:00Z"/>
          <w:rFonts w:ascii="Arial" w:hAnsi="Arial" w:cs="Arial"/>
          <w:b/>
          <w:bCs/>
          <w:color w:val="000000"/>
          <w:sz w:val="24"/>
          <w:szCs w:val="24"/>
        </w:rPr>
      </w:pPr>
    </w:p>
    <w:p w14:paraId="547AF20A" w14:textId="375497D9" w:rsidR="004D3D2D" w:rsidDel="00F4317A" w:rsidRDefault="004D3D2D" w:rsidP="00A56F17">
      <w:pPr>
        <w:autoSpaceDE w:val="0"/>
        <w:autoSpaceDN w:val="0"/>
        <w:adjustRightInd w:val="0"/>
        <w:spacing w:after="0" w:line="240" w:lineRule="auto"/>
        <w:jc w:val="center"/>
        <w:rPr>
          <w:ins w:id="1371" w:author="Angelo Mondaca Vergara" w:date="2020-02-21T14:35:00Z"/>
          <w:del w:id="1372" w:author="Mondaca Vergara Angelo Rodolfo (Codelco-Chuquicamata)" w:date="2025-09-14T06:16:00Z" w16du:dateUtc="2025-09-14T09:16:00Z"/>
          <w:rFonts w:ascii="Arial" w:hAnsi="Arial" w:cs="Arial"/>
          <w:b/>
          <w:bCs/>
          <w:color w:val="000000"/>
          <w:sz w:val="24"/>
          <w:szCs w:val="24"/>
        </w:rPr>
      </w:pPr>
    </w:p>
    <w:p w14:paraId="0BA43949" w14:textId="008EA7AB" w:rsidR="004D3D2D" w:rsidDel="00F4317A" w:rsidRDefault="004D3D2D" w:rsidP="00A56F17">
      <w:pPr>
        <w:autoSpaceDE w:val="0"/>
        <w:autoSpaceDN w:val="0"/>
        <w:adjustRightInd w:val="0"/>
        <w:spacing w:after="0" w:line="240" w:lineRule="auto"/>
        <w:jc w:val="center"/>
        <w:rPr>
          <w:ins w:id="1373" w:author="Angelo Mondaca Vergara" w:date="2020-02-21T14:35:00Z"/>
          <w:del w:id="1374" w:author="Mondaca Vergara Angelo Rodolfo (Codelco-Chuquicamata)" w:date="2025-09-14T06:16:00Z" w16du:dateUtc="2025-09-14T09:16:00Z"/>
          <w:rFonts w:ascii="Arial" w:hAnsi="Arial" w:cs="Arial"/>
          <w:b/>
          <w:bCs/>
          <w:color w:val="000000"/>
          <w:sz w:val="24"/>
          <w:szCs w:val="24"/>
        </w:rPr>
      </w:pPr>
    </w:p>
    <w:p w14:paraId="36365C38" w14:textId="13311680" w:rsidR="004D3D2D" w:rsidDel="00F4317A" w:rsidRDefault="004D3D2D" w:rsidP="00A56F17">
      <w:pPr>
        <w:autoSpaceDE w:val="0"/>
        <w:autoSpaceDN w:val="0"/>
        <w:adjustRightInd w:val="0"/>
        <w:spacing w:after="0" w:line="240" w:lineRule="auto"/>
        <w:jc w:val="center"/>
        <w:rPr>
          <w:ins w:id="1375" w:author="Angelo Mondaca Vergara" w:date="2020-02-21T14:35:00Z"/>
          <w:del w:id="1376" w:author="Mondaca Vergara Angelo Rodolfo (Codelco-Chuquicamata)" w:date="2025-09-14T06:16:00Z" w16du:dateUtc="2025-09-14T09:16:00Z"/>
          <w:rFonts w:ascii="Arial" w:hAnsi="Arial" w:cs="Arial"/>
          <w:b/>
          <w:bCs/>
          <w:color w:val="000000"/>
          <w:sz w:val="24"/>
          <w:szCs w:val="24"/>
        </w:rPr>
      </w:pPr>
    </w:p>
    <w:p w14:paraId="5E7C9ABF" w14:textId="6535ACFC" w:rsidR="004D3D2D" w:rsidDel="00F4317A" w:rsidRDefault="004D3D2D" w:rsidP="00A56F17">
      <w:pPr>
        <w:autoSpaceDE w:val="0"/>
        <w:autoSpaceDN w:val="0"/>
        <w:adjustRightInd w:val="0"/>
        <w:spacing w:after="0" w:line="240" w:lineRule="auto"/>
        <w:jc w:val="center"/>
        <w:rPr>
          <w:ins w:id="1377" w:author="Angelo Mondaca Vergara" w:date="2020-02-21T14:35:00Z"/>
          <w:del w:id="1378" w:author="Mondaca Vergara Angelo Rodolfo (Codelco-Chuquicamata)" w:date="2025-09-14T06:16:00Z" w16du:dateUtc="2025-09-14T09:16:00Z"/>
          <w:rFonts w:ascii="Arial" w:hAnsi="Arial" w:cs="Arial"/>
          <w:b/>
          <w:bCs/>
          <w:color w:val="000000"/>
          <w:sz w:val="24"/>
          <w:szCs w:val="24"/>
        </w:rPr>
      </w:pPr>
    </w:p>
    <w:p w14:paraId="6D497962" w14:textId="77777777" w:rsidR="004D3D2D" w:rsidRDefault="004D3D2D" w:rsidP="00A56F17">
      <w:pPr>
        <w:autoSpaceDE w:val="0"/>
        <w:autoSpaceDN w:val="0"/>
        <w:adjustRightInd w:val="0"/>
        <w:spacing w:after="0" w:line="240" w:lineRule="auto"/>
        <w:jc w:val="center"/>
        <w:rPr>
          <w:rFonts w:ascii="Arial" w:hAnsi="Arial" w:cs="Arial"/>
          <w:b/>
          <w:bCs/>
          <w:color w:val="000000"/>
          <w:sz w:val="24"/>
          <w:szCs w:val="24"/>
        </w:rPr>
      </w:pPr>
    </w:p>
    <w:p w14:paraId="36C2A94D"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Sexto</w:t>
      </w:r>
    </w:p>
    <w:p w14:paraId="64E5BCD2" w14:textId="77777777" w:rsidR="00F01086" w:rsidRPr="00863342"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Medidas de Seguridad Aplicables a</w:t>
      </w:r>
    </w:p>
    <w:p w14:paraId="5C89B9ED" w14:textId="77777777" w:rsidR="00F01086" w:rsidRDefault="00F01086" w:rsidP="00A56F17">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Operaciones de Mantención y Re</w:t>
      </w:r>
      <w:del w:id="1379" w:author="Angelo Mondaca Vergara" w:date="2020-02-21T12:54:00Z">
        <w:r w:rsidR="00A56F17" w:rsidDel="00011C71">
          <w:rPr>
            <w:rFonts w:ascii="Arial" w:hAnsi="Arial" w:cs="Arial"/>
            <w:b/>
            <w:bCs/>
            <w:color w:val="000000"/>
            <w:sz w:val="24"/>
            <w:szCs w:val="24"/>
          </w:rPr>
          <w:delText>s</w:delText>
        </w:r>
      </w:del>
      <w:r w:rsidRPr="00863342">
        <w:rPr>
          <w:rFonts w:ascii="Arial" w:hAnsi="Arial" w:cs="Arial"/>
          <w:b/>
          <w:bCs/>
          <w:color w:val="000000"/>
          <w:sz w:val="24"/>
          <w:szCs w:val="24"/>
        </w:rPr>
        <w:t>paración en General</w:t>
      </w:r>
    </w:p>
    <w:p w14:paraId="2AAE99AF" w14:textId="77777777" w:rsidR="00A56F17" w:rsidRPr="00863342" w:rsidRDefault="00A56F17" w:rsidP="00A56F17">
      <w:pPr>
        <w:autoSpaceDE w:val="0"/>
        <w:autoSpaceDN w:val="0"/>
        <w:adjustRightInd w:val="0"/>
        <w:spacing w:after="0" w:line="240" w:lineRule="auto"/>
        <w:jc w:val="center"/>
        <w:rPr>
          <w:rFonts w:ascii="Arial" w:hAnsi="Arial" w:cs="Arial"/>
          <w:b/>
          <w:bCs/>
          <w:color w:val="000000"/>
          <w:sz w:val="24"/>
          <w:szCs w:val="24"/>
        </w:rPr>
      </w:pPr>
    </w:p>
    <w:p w14:paraId="074A8739" w14:textId="15388253"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17</w:t>
      </w:r>
      <w:ins w:id="1380" w:author="Mondaca Vergara Angelo Rodolfo (Codelco-Chuquicamata)" w:date="2025-09-15T01:34:00Z" w16du:dateUtc="2025-09-15T04:34:00Z">
        <w:r w:rsidR="00C76056">
          <w:rPr>
            <w:rFonts w:ascii="Arial" w:hAnsi="Arial" w:cs="Arial"/>
            <w:b/>
            <w:bCs/>
            <w:color w:val="000000"/>
            <w:sz w:val="24"/>
            <w:szCs w:val="24"/>
          </w:rPr>
          <w:t>7</w:t>
        </w:r>
      </w:ins>
      <w:ins w:id="1381" w:author="Angelo Mondaca Vergara" w:date="2020-02-21T16:55:00Z">
        <w:del w:id="1382" w:author="Mondaca Vergara Angelo Rodolfo (Codelco-Chuquicamata)" w:date="2025-09-15T01:34:00Z" w16du:dateUtc="2025-09-15T04:34:00Z">
          <w:r w:rsidR="009D7F22" w:rsidDel="00C76056">
            <w:rPr>
              <w:rFonts w:ascii="Arial" w:hAnsi="Arial" w:cs="Arial"/>
              <w:b/>
              <w:bCs/>
              <w:color w:val="000000"/>
              <w:sz w:val="24"/>
              <w:szCs w:val="24"/>
            </w:rPr>
            <w:delText>8</w:delText>
          </w:r>
        </w:del>
      </w:ins>
      <w:del w:id="1383" w:author="Angelo Mondaca Vergara" w:date="2020-02-21T12:54:00Z">
        <w:r w:rsidDel="00011C71">
          <w:rPr>
            <w:rFonts w:ascii="Arial" w:hAnsi="Arial" w:cs="Arial"/>
            <w:b/>
            <w:bCs/>
            <w:color w:val="000000"/>
            <w:sz w:val="24"/>
            <w:szCs w:val="24"/>
          </w:rPr>
          <w:delText>8</w:delText>
        </w:r>
      </w:del>
    </w:p>
    <w:p w14:paraId="51325578"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1305CC8A"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personal que realiza estas operaciones debe usar su elemento de protección personal completo, y si es necesario</w:t>
      </w:r>
      <w:r w:rsidR="00A56F17">
        <w:rPr>
          <w:rFonts w:ascii="Arial" w:hAnsi="Arial" w:cs="Arial"/>
          <w:color w:val="000000"/>
          <w:sz w:val="24"/>
          <w:szCs w:val="24"/>
        </w:rPr>
        <w:t xml:space="preserve"> </w:t>
      </w:r>
      <w:r w:rsidRPr="00863342">
        <w:rPr>
          <w:rFonts w:ascii="Arial" w:hAnsi="Arial" w:cs="Arial"/>
          <w:color w:val="000000"/>
          <w:sz w:val="24"/>
          <w:szCs w:val="24"/>
        </w:rPr>
        <w:t>implementos de seguridad adicionales o especiales, de acuerdo a los riesgos asociados a las operaciones que</w:t>
      </w:r>
      <w:r w:rsidR="00A56F17">
        <w:rPr>
          <w:rFonts w:ascii="Arial" w:hAnsi="Arial" w:cs="Arial"/>
          <w:color w:val="000000"/>
          <w:sz w:val="24"/>
          <w:szCs w:val="24"/>
        </w:rPr>
        <w:t xml:space="preserve"> </w:t>
      </w:r>
      <w:r w:rsidRPr="00863342">
        <w:rPr>
          <w:rFonts w:ascii="Arial" w:hAnsi="Arial" w:cs="Arial"/>
          <w:color w:val="000000"/>
          <w:sz w:val="24"/>
          <w:szCs w:val="24"/>
        </w:rPr>
        <w:t>ejecuten</w:t>
      </w:r>
      <w:r w:rsidR="00383759">
        <w:rPr>
          <w:rFonts w:ascii="Arial" w:hAnsi="Arial" w:cs="Arial"/>
          <w:color w:val="000000"/>
          <w:sz w:val="24"/>
          <w:szCs w:val="24"/>
        </w:rPr>
        <w:t xml:space="preserve"> y que la administración de Plantas de Oxígeno defina</w:t>
      </w:r>
      <w:r w:rsidRPr="00863342">
        <w:rPr>
          <w:rFonts w:ascii="Arial" w:hAnsi="Arial" w:cs="Arial"/>
          <w:color w:val="000000"/>
          <w:sz w:val="24"/>
          <w:szCs w:val="24"/>
        </w:rPr>
        <w:t>.</w:t>
      </w:r>
    </w:p>
    <w:p w14:paraId="60848BD8" w14:textId="77777777" w:rsidR="00A56F17" w:rsidRPr="00863342" w:rsidRDefault="00A56F17" w:rsidP="00CB175E">
      <w:pPr>
        <w:autoSpaceDE w:val="0"/>
        <w:autoSpaceDN w:val="0"/>
        <w:adjustRightInd w:val="0"/>
        <w:spacing w:after="0" w:line="240" w:lineRule="auto"/>
        <w:jc w:val="both"/>
        <w:rPr>
          <w:rFonts w:ascii="Arial" w:hAnsi="Arial" w:cs="Arial"/>
          <w:color w:val="000000"/>
          <w:sz w:val="24"/>
          <w:szCs w:val="24"/>
        </w:rPr>
      </w:pPr>
    </w:p>
    <w:p w14:paraId="57F5C2C5" w14:textId="134BF407"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17</w:t>
      </w:r>
      <w:ins w:id="1384" w:author="Mondaca Vergara Angelo Rodolfo (Codelco-Chuquicamata)" w:date="2025-09-15T01:34:00Z" w16du:dateUtc="2025-09-15T04:34:00Z">
        <w:r w:rsidR="00C76056">
          <w:rPr>
            <w:rFonts w:ascii="Arial" w:hAnsi="Arial" w:cs="Arial"/>
            <w:b/>
            <w:bCs/>
            <w:color w:val="000000"/>
            <w:sz w:val="24"/>
            <w:szCs w:val="24"/>
          </w:rPr>
          <w:t>8</w:t>
        </w:r>
      </w:ins>
      <w:ins w:id="1385" w:author="Angelo Mondaca Vergara" w:date="2020-02-21T16:55:00Z">
        <w:del w:id="1386" w:author="Mondaca Vergara Angelo Rodolfo (Codelco-Chuquicamata)" w:date="2025-09-15T01:34:00Z" w16du:dateUtc="2025-09-15T04:34:00Z">
          <w:r w:rsidR="009D7F22" w:rsidDel="00C76056">
            <w:rPr>
              <w:rFonts w:ascii="Arial" w:hAnsi="Arial" w:cs="Arial"/>
              <w:b/>
              <w:bCs/>
              <w:color w:val="000000"/>
              <w:sz w:val="24"/>
              <w:szCs w:val="24"/>
            </w:rPr>
            <w:delText>9</w:delText>
          </w:r>
        </w:del>
      </w:ins>
      <w:del w:id="1387" w:author="Angelo Mondaca Vergara" w:date="2020-02-21T12:54:00Z">
        <w:r w:rsidDel="00011C71">
          <w:rPr>
            <w:rFonts w:ascii="Arial" w:hAnsi="Arial" w:cs="Arial"/>
            <w:b/>
            <w:bCs/>
            <w:color w:val="000000"/>
            <w:sz w:val="24"/>
            <w:szCs w:val="24"/>
          </w:rPr>
          <w:delText>9</w:delText>
        </w:r>
      </w:del>
    </w:p>
    <w:p w14:paraId="0A3DEF96" w14:textId="77777777" w:rsidR="00A56F17" w:rsidRPr="00863342" w:rsidRDefault="00A56F17" w:rsidP="00CB175E">
      <w:pPr>
        <w:autoSpaceDE w:val="0"/>
        <w:autoSpaceDN w:val="0"/>
        <w:adjustRightInd w:val="0"/>
        <w:spacing w:after="0" w:line="240" w:lineRule="auto"/>
        <w:jc w:val="both"/>
        <w:rPr>
          <w:rFonts w:ascii="Arial" w:hAnsi="Arial" w:cs="Arial"/>
          <w:b/>
          <w:bCs/>
          <w:color w:val="000000"/>
          <w:sz w:val="24"/>
          <w:szCs w:val="24"/>
        </w:rPr>
      </w:pPr>
    </w:p>
    <w:p w14:paraId="051D162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Las operaciones de mantención que se realicen, respecto al procedimiento de bloqueo y a la parada y puesta en</w:t>
      </w:r>
      <w:r w:rsidR="000B2E25">
        <w:rPr>
          <w:rFonts w:ascii="Arial" w:hAnsi="Arial" w:cs="Arial"/>
          <w:color w:val="000000"/>
          <w:sz w:val="24"/>
          <w:szCs w:val="24"/>
        </w:rPr>
        <w:t xml:space="preserve"> </w:t>
      </w:r>
      <w:r w:rsidRPr="00863342">
        <w:rPr>
          <w:rFonts w:ascii="Arial" w:hAnsi="Arial" w:cs="Arial"/>
          <w:color w:val="000000"/>
          <w:sz w:val="24"/>
          <w:szCs w:val="24"/>
        </w:rPr>
        <w:t>marcha de los equipos, el personal debe estar en conocimiento de éstos y cumplirlos cabalmente.</w:t>
      </w:r>
    </w:p>
    <w:p w14:paraId="47E8772B" w14:textId="77777777" w:rsidR="000B2E25" w:rsidRPr="00863342" w:rsidRDefault="000B2E25" w:rsidP="00CB175E">
      <w:pPr>
        <w:autoSpaceDE w:val="0"/>
        <w:autoSpaceDN w:val="0"/>
        <w:adjustRightInd w:val="0"/>
        <w:spacing w:after="0" w:line="240" w:lineRule="auto"/>
        <w:jc w:val="both"/>
        <w:rPr>
          <w:rFonts w:ascii="Arial" w:hAnsi="Arial" w:cs="Arial"/>
          <w:color w:val="000000"/>
          <w:sz w:val="24"/>
          <w:szCs w:val="24"/>
        </w:rPr>
      </w:pPr>
    </w:p>
    <w:p w14:paraId="3C3076A7" w14:textId="7CC3BE1E"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Artículo 1</w:t>
      </w:r>
      <w:ins w:id="1388" w:author="Mondaca Vergara Angelo Rodolfo (Codelco-Chuquicamata)" w:date="2025-09-15T01:34:00Z" w16du:dateUtc="2025-09-15T04:34:00Z">
        <w:r w:rsidR="00C76056">
          <w:rPr>
            <w:rFonts w:ascii="Arial" w:hAnsi="Arial" w:cs="Arial"/>
            <w:b/>
            <w:bCs/>
            <w:color w:val="000000"/>
            <w:sz w:val="24"/>
            <w:szCs w:val="24"/>
          </w:rPr>
          <w:t>79</w:t>
        </w:r>
      </w:ins>
      <w:ins w:id="1389" w:author="Angelo Mondaca Vergara" w:date="2020-02-21T16:55:00Z">
        <w:del w:id="1390" w:author="Mondaca Vergara Angelo Rodolfo (Codelco-Chuquicamata)" w:date="2025-09-15T01:34:00Z" w16du:dateUtc="2025-09-15T04:34:00Z">
          <w:r w:rsidR="009D7F22" w:rsidDel="00C76056">
            <w:rPr>
              <w:rFonts w:ascii="Arial" w:hAnsi="Arial" w:cs="Arial"/>
              <w:b/>
              <w:bCs/>
              <w:color w:val="000000"/>
              <w:sz w:val="24"/>
              <w:szCs w:val="24"/>
            </w:rPr>
            <w:delText>80</w:delText>
          </w:r>
        </w:del>
      </w:ins>
      <w:del w:id="1391" w:author="Angelo Mondaca Vergara" w:date="2020-02-21T12:54:00Z">
        <w:r w:rsidR="00383759" w:rsidDel="00011C71">
          <w:rPr>
            <w:rFonts w:ascii="Arial" w:hAnsi="Arial" w:cs="Arial"/>
            <w:b/>
            <w:bCs/>
            <w:color w:val="000000"/>
            <w:sz w:val="24"/>
            <w:szCs w:val="24"/>
          </w:rPr>
          <w:delText>80</w:delText>
        </w:r>
      </w:del>
    </w:p>
    <w:p w14:paraId="2A44A9D4" w14:textId="77777777" w:rsidR="000B2E25" w:rsidRPr="00863342" w:rsidRDefault="000B2E25" w:rsidP="00CB175E">
      <w:pPr>
        <w:autoSpaceDE w:val="0"/>
        <w:autoSpaceDN w:val="0"/>
        <w:adjustRightInd w:val="0"/>
        <w:spacing w:after="0" w:line="240" w:lineRule="auto"/>
        <w:jc w:val="both"/>
        <w:rPr>
          <w:rFonts w:ascii="Arial" w:hAnsi="Arial" w:cs="Arial"/>
          <w:b/>
          <w:bCs/>
          <w:color w:val="000000"/>
          <w:sz w:val="24"/>
          <w:szCs w:val="24"/>
        </w:rPr>
      </w:pPr>
    </w:p>
    <w:p w14:paraId="2733F698"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equipos, herramientas, instrumentos e instalaciones deben estar en perfecto estado estructural y de funcionamiento.</w:t>
      </w:r>
      <w:r w:rsidR="000B2E25">
        <w:rPr>
          <w:rFonts w:ascii="Arial" w:hAnsi="Arial" w:cs="Arial"/>
          <w:color w:val="000000"/>
          <w:sz w:val="24"/>
          <w:szCs w:val="24"/>
        </w:rPr>
        <w:t xml:space="preserve"> </w:t>
      </w:r>
      <w:r w:rsidRPr="00863342">
        <w:rPr>
          <w:rFonts w:ascii="Arial" w:hAnsi="Arial" w:cs="Arial"/>
          <w:color w:val="000000"/>
          <w:sz w:val="24"/>
          <w:szCs w:val="24"/>
        </w:rPr>
        <w:t>Igualmente respecto a los equipos de comunicación.</w:t>
      </w:r>
    </w:p>
    <w:p w14:paraId="0F87F120" w14:textId="77777777" w:rsidR="000B2E25" w:rsidRPr="00863342" w:rsidRDefault="000B2E25" w:rsidP="00CB175E">
      <w:pPr>
        <w:autoSpaceDE w:val="0"/>
        <w:autoSpaceDN w:val="0"/>
        <w:adjustRightInd w:val="0"/>
        <w:spacing w:after="0" w:line="240" w:lineRule="auto"/>
        <w:jc w:val="both"/>
        <w:rPr>
          <w:rFonts w:ascii="Arial" w:hAnsi="Arial" w:cs="Arial"/>
          <w:color w:val="000000"/>
          <w:sz w:val="24"/>
          <w:szCs w:val="24"/>
        </w:rPr>
      </w:pPr>
    </w:p>
    <w:p w14:paraId="6D3A0C2C" w14:textId="105390EA"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18</w:t>
      </w:r>
      <w:ins w:id="1392" w:author="Mondaca Vergara Angelo Rodolfo (Codelco-Chuquicamata)" w:date="2025-09-15T01:34:00Z" w16du:dateUtc="2025-09-15T04:34:00Z">
        <w:r w:rsidR="00C76056">
          <w:rPr>
            <w:rFonts w:ascii="Arial" w:hAnsi="Arial" w:cs="Arial"/>
            <w:b/>
            <w:bCs/>
            <w:color w:val="000000"/>
            <w:sz w:val="24"/>
            <w:szCs w:val="24"/>
          </w:rPr>
          <w:t>0</w:t>
        </w:r>
      </w:ins>
      <w:ins w:id="1393" w:author="Angelo Mondaca Vergara" w:date="2020-02-21T16:55:00Z">
        <w:del w:id="1394" w:author="Mondaca Vergara Angelo Rodolfo (Codelco-Chuquicamata)" w:date="2025-09-15T01:34:00Z" w16du:dateUtc="2025-09-15T04:34:00Z">
          <w:r w:rsidR="009D7F22" w:rsidDel="00C76056">
            <w:rPr>
              <w:rFonts w:ascii="Arial" w:hAnsi="Arial" w:cs="Arial"/>
              <w:b/>
              <w:bCs/>
              <w:color w:val="000000"/>
              <w:sz w:val="24"/>
              <w:szCs w:val="24"/>
            </w:rPr>
            <w:delText>1</w:delText>
          </w:r>
        </w:del>
      </w:ins>
      <w:del w:id="1395" w:author="Angelo Mondaca Vergara" w:date="2020-02-21T12:54:00Z">
        <w:r w:rsidDel="00011C71">
          <w:rPr>
            <w:rFonts w:ascii="Arial" w:hAnsi="Arial" w:cs="Arial"/>
            <w:b/>
            <w:bCs/>
            <w:color w:val="000000"/>
            <w:sz w:val="24"/>
            <w:szCs w:val="24"/>
          </w:rPr>
          <w:delText>1</w:delText>
        </w:r>
      </w:del>
    </w:p>
    <w:p w14:paraId="66F1F2FC" w14:textId="77777777" w:rsidR="000B2E25" w:rsidRPr="00863342" w:rsidRDefault="000B2E25" w:rsidP="00CB175E">
      <w:pPr>
        <w:autoSpaceDE w:val="0"/>
        <w:autoSpaceDN w:val="0"/>
        <w:adjustRightInd w:val="0"/>
        <w:spacing w:after="0" w:line="240" w:lineRule="auto"/>
        <w:jc w:val="both"/>
        <w:rPr>
          <w:rFonts w:ascii="Arial" w:hAnsi="Arial" w:cs="Arial"/>
          <w:b/>
          <w:bCs/>
          <w:color w:val="000000"/>
          <w:sz w:val="24"/>
          <w:szCs w:val="24"/>
        </w:rPr>
      </w:pPr>
    </w:p>
    <w:p w14:paraId="6B03A940"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Todo interruptor eléctrico debe ser bloqueado para prevenir el accionamiento del o los equipos intervenidos.</w:t>
      </w:r>
    </w:p>
    <w:p w14:paraId="0680F82F" w14:textId="77777777" w:rsidR="000B2E25" w:rsidRDefault="000B2E25" w:rsidP="00CB175E">
      <w:pPr>
        <w:autoSpaceDE w:val="0"/>
        <w:autoSpaceDN w:val="0"/>
        <w:adjustRightInd w:val="0"/>
        <w:spacing w:after="0" w:line="240" w:lineRule="auto"/>
        <w:jc w:val="both"/>
        <w:rPr>
          <w:rFonts w:ascii="Arial" w:hAnsi="Arial" w:cs="Arial"/>
          <w:color w:val="000000"/>
          <w:sz w:val="24"/>
          <w:szCs w:val="24"/>
        </w:rPr>
      </w:pPr>
    </w:p>
    <w:p w14:paraId="1CBDE756" w14:textId="77777777" w:rsidR="000B2E25" w:rsidDel="00011C71" w:rsidRDefault="000B2E25" w:rsidP="00CB175E">
      <w:pPr>
        <w:autoSpaceDE w:val="0"/>
        <w:autoSpaceDN w:val="0"/>
        <w:adjustRightInd w:val="0"/>
        <w:spacing w:after="0" w:line="240" w:lineRule="auto"/>
        <w:jc w:val="both"/>
        <w:rPr>
          <w:del w:id="1396" w:author="Angelo Mondaca Vergara" w:date="2020-02-21T12:54:00Z"/>
          <w:rFonts w:ascii="Arial" w:hAnsi="Arial" w:cs="Arial"/>
          <w:color w:val="000000"/>
          <w:sz w:val="24"/>
          <w:szCs w:val="24"/>
        </w:rPr>
      </w:pPr>
    </w:p>
    <w:p w14:paraId="3C6093ED" w14:textId="77777777" w:rsidR="000B2E25" w:rsidDel="00011C71" w:rsidRDefault="000B2E25" w:rsidP="00CB175E">
      <w:pPr>
        <w:autoSpaceDE w:val="0"/>
        <w:autoSpaceDN w:val="0"/>
        <w:adjustRightInd w:val="0"/>
        <w:spacing w:after="0" w:line="240" w:lineRule="auto"/>
        <w:jc w:val="both"/>
        <w:rPr>
          <w:del w:id="1397" w:author="Angelo Mondaca Vergara" w:date="2020-02-21T12:54:00Z"/>
          <w:rFonts w:ascii="Arial" w:hAnsi="Arial" w:cs="Arial"/>
          <w:color w:val="000000"/>
          <w:sz w:val="24"/>
          <w:szCs w:val="24"/>
        </w:rPr>
      </w:pPr>
    </w:p>
    <w:p w14:paraId="6017C216" w14:textId="77777777" w:rsidR="000B2E25" w:rsidDel="00011C71" w:rsidRDefault="000B2E25" w:rsidP="00CB175E">
      <w:pPr>
        <w:autoSpaceDE w:val="0"/>
        <w:autoSpaceDN w:val="0"/>
        <w:adjustRightInd w:val="0"/>
        <w:spacing w:after="0" w:line="240" w:lineRule="auto"/>
        <w:jc w:val="both"/>
        <w:rPr>
          <w:del w:id="1398" w:author="Angelo Mondaca Vergara" w:date="2020-02-21T12:54:00Z"/>
          <w:rFonts w:ascii="Arial" w:hAnsi="Arial" w:cs="Arial"/>
          <w:color w:val="000000"/>
          <w:sz w:val="24"/>
          <w:szCs w:val="24"/>
        </w:rPr>
      </w:pPr>
    </w:p>
    <w:p w14:paraId="0A7DC1C7" w14:textId="77777777" w:rsidR="000B2E25" w:rsidRPr="00863342" w:rsidDel="00011C71" w:rsidRDefault="000B2E25" w:rsidP="00CB175E">
      <w:pPr>
        <w:autoSpaceDE w:val="0"/>
        <w:autoSpaceDN w:val="0"/>
        <w:adjustRightInd w:val="0"/>
        <w:spacing w:after="0" w:line="240" w:lineRule="auto"/>
        <w:jc w:val="both"/>
        <w:rPr>
          <w:del w:id="1399" w:author="Angelo Mondaca Vergara" w:date="2020-02-21T12:54:00Z"/>
          <w:rFonts w:ascii="Arial" w:hAnsi="Arial" w:cs="Arial"/>
          <w:color w:val="000000"/>
          <w:sz w:val="24"/>
          <w:szCs w:val="24"/>
        </w:rPr>
      </w:pPr>
    </w:p>
    <w:p w14:paraId="157FA578" w14:textId="18F6C6DC"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18</w:t>
      </w:r>
      <w:ins w:id="1400" w:author="Mondaca Vergara Angelo Rodolfo (Codelco-Chuquicamata)" w:date="2025-09-15T01:34:00Z" w16du:dateUtc="2025-09-15T04:34:00Z">
        <w:r w:rsidR="00C76056">
          <w:rPr>
            <w:rFonts w:ascii="Arial" w:hAnsi="Arial" w:cs="Arial"/>
            <w:b/>
            <w:bCs/>
            <w:color w:val="000000"/>
            <w:sz w:val="24"/>
            <w:szCs w:val="24"/>
          </w:rPr>
          <w:t>1</w:t>
        </w:r>
      </w:ins>
      <w:ins w:id="1401" w:author="Angelo Mondaca Vergara" w:date="2020-02-21T16:55:00Z">
        <w:del w:id="1402" w:author="Mondaca Vergara Angelo Rodolfo (Codelco-Chuquicamata)" w:date="2025-09-15T01:34:00Z" w16du:dateUtc="2025-09-15T04:34:00Z">
          <w:r w:rsidR="009D7F22" w:rsidDel="00C76056">
            <w:rPr>
              <w:rFonts w:ascii="Arial" w:hAnsi="Arial" w:cs="Arial"/>
              <w:b/>
              <w:bCs/>
              <w:color w:val="000000"/>
              <w:sz w:val="24"/>
              <w:szCs w:val="24"/>
            </w:rPr>
            <w:delText>2</w:delText>
          </w:r>
        </w:del>
      </w:ins>
      <w:del w:id="1403" w:author="Angelo Mondaca Vergara" w:date="2020-02-21T12:55:00Z">
        <w:r w:rsidDel="00011C71">
          <w:rPr>
            <w:rFonts w:ascii="Arial" w:hAnsi="Arial" w:cs="Arial"/>
            <w:b/>
            <w:bCs/>
            <w:color w:val="000000"/>
            <w:sz w:val="24"/>
            <w:szCs w:val="24"/>
          </w:rPr>
          <w:delText>2</w:delText>
        </w:r>
      </w:del>
    </w:p>
    <w:p w14:paraId="5CFBAC95" w14:textId="77777777" w:rsidR="000B2E25" w:rsidRPr="00863342" w:rsidRDefault="000B2E25" w:rsidP="00CB175E">
      <w:pPr>
        <w:autoSpaceDE w:val="0"/>
        <w:autoSpaceDN w:val="0"/>
        <w:adjustRightInd w:val="0"/>
        <w:spacing w:after="0" w:line="240" w:lineRule="auto"/>
        <w:jc w:val="both"/>
        <w:rPr>
          <w:rFonts w:ascii="Arial" w:hAnsi="Arial" w:cs="Arial"/>
          <w:b/>
          <w:bCs/>
          <w:color w:val="000000"/>
          <w:sz w:val="24"/>
          <w:szCs w:val="24"/>
        </w:rPr>
      </w:pPr>
    </w:p>
    <w:p w14:paraId="3E18AE9D" w14:textId="2B39AC58"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Previo al ingreso del personal a los </w:t>
      </w:r>
      <w:ins w:id="1404" w:author="Mondaca Vergara Angelo Rodolfo (Codelco-Chuquicamata)" w:date="2025-09-14T05:58:00Z" w16du:dateUtc="2025-09-14T08:58:00Z">
        <w:r w:rsidR="0098299C">
          <w:rPr>
            <w:rFonts w:ascii="Arial" w:hAnsi="Arial" w:cs="Arial"/>
            <w:color w:val="000000"/>
            <w:sz w:val="24"/>
            <w:szCs w:val="24"/>
          </w:rPr>
          <w:t>espacios</w:t>
        </w:r>
      </w:ins>
      <w:del w:id="1405" w:author="Mondaca Vergara Angelo Rodolfo (Codelco-Chuquicamata)" w:date="2025-09-14T05:58:00Z" w16du:dateUtc="2025-09-14T08:58:00Z">
        <w:r w:rsidRPr="00863342" w:rsidDel="0098299C">
          <w:rPr>
            <w:rFonts w:ascii="Arial" w:hAnsi="Arial" w:cs="Arial"/>
            <w:color w:val="000000"/>
            <w:sz w:val="24"/>
            <w:szCs w:val="24"/>
          </w:rPr>
          <w:delText>depósitos</w:delText>
        </w:r>
      </w:del>
      <w:r w:rsidRPr="00863342">
        <w:rPr>
          <w:rFonts w:ascii="Arial" w:hAnsi="Arial" w:cs="Arial"/>
          <w:color w:val="000000"/>
          <w:sz w:val="24"/>
          <w:szCs w:val="24"/>
        </w:rPr>
        <w:t xml:space="preserve"> confinados, el supervisor del </w:t>
      </w:r>
      <w:del w:id="1406" w:author="Angelo Mondaca Vergara" w:date="2020-02-21T12:54:00Z">
        <w:r w:rsidRPr="00863342" w:rsidDel="00011C71">
          <w:rPr>
            <w:rFonts w:ascii="Arial" w:hAnsi="Arial" w:cs="Arial"/>
            <w:color w:val="000000"/>
            <w:sz w:val="24"/>
            <w:szCs w:val="24"/>
          </w:rPr>
          <w:delText>Area</w:delText>
        </w:r>
      </w:del>
      <w:ins w:id="1407" w:author="Angelo Mondaca Vergara" w:date="2020-02-21T12:54:00Z">
        <w:r w:rsidR="00011C71" w:rsidRPr="00863342">
          <w:rPr>
            <w:rFonts w:ascii="Arial" w:hAnsi="Arial" w:cs="Arial"/>
            <w:color w:val="000000"/>
            <w:sz w:val="24"/>
            <w:szCs w:val="24"/>
          </w:rPr>
          <w:t>Área</w:t>
        </w:r>
      </w:ins>
      <w:r w:rsidRPr="00863342">
        <w:rPr>
          <w:rFonts w:ascii="Arial" w:hAnsi="Arial" w:cs="Arial"/>
          <w:color w:val="000000"/>
          <w:sz w:val="24"/>
          <w:szCs w:val="24"/>
        </w:rPr>
        <w:t xml:space="preserve"> </w:t>
      </w:r>
      <w:del w:id="1408" w:author="Angelo Mondaca Vergara" w:date="2020-02-21T14:29:00Z">
        <w:r w:rsidRPr="00863342" w:rsidDel="00F83FC3">
          <w:rPr>
            <w:rFonts w:ascii="Arial" w:hAnsi="Arial" w:cs="Arial"/>
            <w:color w:val="000000"/>
            <w:sz w:val="24"/>
            <w:szCs w:val="24"/>
          </w:rPr>
          <w:delText xml:space="preserve">de Mantención Plantas </w:delText>
        </w:r>
      </w:del>
      <w:r w:rsidRPr="00863342">
        <w:rPr>
          <w:rFonts w:ascii="Arial" w:hAnsi="Arial" w:cs="Arial"/>
          <w:color w:val="000000"/>
          <w:sz w:val="24"/>
          <w:szCs w:val="24"/>
        </w:rPr>
        <w:t>debe</w:t>
      </w:r>
      <w:r w:rsidR="000B2E25">
        <w:rPr>
          <w:rFonts w:ascii="Arial" w:hAnsi="Arial" w:cs="Arial"/>
          <w:color w:val="000000"/>
          <w:sz w:val="24"/>
          <w:szCs w:val="24"/>
        </w:rPr>
        <w:t xml:space="preserve"> </w:t>
      </w:r>
      <w:r w:rsidRPr="00863342">
        <w:rPr>
          <w:rFonts w:ascii="Arial" w:hAnsi="Arial" w:cs="Arial"/>
          <w:color w:val="000000"/>
          <w:sz w:val="24"/>
          <w:szCs w:val="24"/>
        </w:rPr>
        <w:t xml:space="preserve">asegurarse de que las condiciones ambientales al interior de los </w:t>
      </w:r>
      <w:r w:rsidR="00383759">
        <w:rPr>
          <w:rFonts w:ascii="Arial" w:hAnsi="Arial" w:cs="Arial"/>
          <w:color w:val="000000"/>
          <w:sz w:val="24"/>
          <w:szCs w:val="24"/>
        </w:rPr>
        <w:t>recintos</w:t>
      </w:r>
      <w:r w:rsidRPr="00863342">
        <w:rPr>
          <w:rFonts w:ascii="Arial" w:hAnsi="Arial" w:cs="Arial"/>
          <w:color w:val="000000"/>
          <w:sz w:val="24"/>
          <w:szCs w:val="24"/>
        </w:rPr>
        <w:t xml:space="preserve"> sea la adecuada</w:t>
      </w:r>
      <w:del w:id="1409" w:author="Mondaca Vergara Angelo Rodolfo (Codelco-Chuquicamata)" w:date="2025-09-15T01:34:00Z" w16du:dateUtc="2025-09-15T04:34:00Z">
        <w:r w:rsidRPr="00863342" w:rsidDel="00C76056">
          <w:rPr>
            <w:rFonts w:ascii="Arial" w:hAnsi="Arial" w:cs="Arial"/>
            <w:color w:val="000000"/>
            <w:sz w:val="24"/>
            <w:szCs w:val="24"/>
          </w:rPr>
          <w:delText>,</w:delText>
        </w:r>
      </w:del>
      <w:r w:rsidRPr="00863342">
        <w:rPr>
          <w:rFonts w:ascii="Arial" w:hAnsi="Arial" w:cs="Arial"/>
          <w:color w:val="000000"/>
          <w:sz w:val="24"/>
          <w:szCs w:val="24"/>
        </w:rPr>
        <w:t xml:space="preserve"> debiendo evaluarse</w:t>
      </w:r>
      <w:r w:rsidR="000B2E25">
        <w:rPr>
          <w:rFonts w:ascii="Arial" w:hAnsi="Arial" w:cs="Arial"/>
          <w:color w:val="000000"/>
          <w:sz w:val="24"/>
          <w:szCs w:val="24"/>
        </w:rPr>
        <w:t xml:space="preserve"> </w:t>
      </w:r>
      <w:r w:rsidRPr="00863342">
        <w:rPr>
          <w:rFonts w:ascii="Arial" w:hAnsi="Arial" w:cs="Arial"/>
          <w:color w:val="000000"/>
          <w:sz w:val="24"/>
          <w:szCs w:val="24"/>
        </w:rPr>
        <w:t>con medidores o detectores de contaminantes. En esta maniobra será asesorado por el área encargada de Higiene</w:t>
      </w:r>
      <w:r w:rsidR="005F4934">
        <w:rPr>
          <w:rFonts w:ascii="Arial" w:hAnsi="Arial" w:cs="Arial"/>
          <w:color w:val="000000"/>
          <w:sz w:val="24"/>
          <w:szCs w:val="24"/>
        </w:rPr>
        <w:t xml:space="preserve"> </w:t>
      </w:r>
      <w:r w:rsidRPr="00863342">
        <w:rPr>
          <w:rFonts w:ascii="Arial" w:hAnsi="Arial" w:cs="Arial"/>
          <w:color w:val="000000"/>
          <w:sz w:val="24"/>
          <w:szCs w:val="24"/>
        </w:rPr>
        <w:t>y Control Ambiental de la División.</w:t>
      </w:r>
    </w:p>
    <w:p w14:paraId="53EF98BF" w14:textId="77777777" w:rsidR="005F4934" w:rsidRDefault="005F4934" w:rsidP="00CB175E">
      <w:pPr>
        <w:autoSpaceDE w:val="0"/>
        <w:autoSpaceDN w:val="0"/>
        <w:adjustRightInd w:val="0"/>
        <w:spacing w:after="0" w:line="240" w:lineRule="auto"/>
        <w:jc w:val="both"/>
        <w:rPr>
          <w:ins w:id="1410" w:author="Mondaca Vergara Angelo Rodolfo (Codelco-Chuquicamata)" w:date="2025-09-14T06:16:00Z" w16du:dateUtc="2025-09-14T09:16:00Z"/>
          <w:rFonts w:ascii="Arial" w:hAnsi="Arial" w:cs="Arial"/>
          <w:color w:val="000000"/>
          <w:sz w:val="24"/>
          <w:szCs w:val="24"/>
        </w:rPr>
      </w:pPr>
    </w:p>
    <w:p w14:paraId="4679C2D9" w14:textId="77777777" w:rsidR="00F4317A" w:rsidRDefault="00F4317A" w:rsidP="00CB175E">
      <w:pPr>
        <w:autoSpaceDE w:val="0"/>
        <w:autoSpaceDN w:val="0"/>
        <w:adjustRightInd w:val="0"/>
        <w:spacing w:after="0" w:line="240" w:lineRule="auto"/>
        <w:jc w:val="both"/>
        <w:rPr>
          <w:ins w:id="1411" w:author="Mondaca Vergara Angelo Rodolfo (Codelco-Chuquicamata)" w:date="2025-09-14T06:16:00Z" w16du:dateUtc="2025-09-14T09:16:00Z"/>
          <w:rFonts w:ascii="Arial" w:hAnsi="Arial" w:cs="Arial"/>
          <w:color w:val="000000"/>
          <w:sz w:val="24"/>
          <w:szCs w:val="24"/>
        </w:rPr>
      </w:pPr>
    </w:p>
    <w:p w14:paraId="2BB6DD44" w14:textId="77777777" w:rsidR="00F4317A" w:rsidRDefault="00F4317A" w:rsidP="00CB175E">
      <w:pPr>
        <w:autoSpaceDE w:val="0"/>
        <w:autoSpaceDN w:val="0"/>
        <w:adjustRightInd w:val="0"/>
        <w:spacing w:after="0" w:line="240" w:lineRule="auto"/>
        <w:jc w:val="both"/>
        <w:rPr>
          <w:ins w:id="1412" w:author="Mondaca Vergara Angelo Rodolfo (Codelco-Chuquicamata)" w:date="2025-09-15T01:34:00Z" w16du:dateUtc="2025-09-15T04:34:00Z"/>
          <w:rFonts w:ascii="Arial" w:hAnsi="Arial" w:cs="Arial"/>
          <w:color w:val="000000"/>
          <w:sz w:val="24"/>
          <w:szCs w:val="24"/>
        </w:rPr>
      </w:pPr>
    </w:p>
    <w:p w14:paraId="3BE62FFD" w14:textId="77777777" w:rsidR="00C76056" w:rsidRDefault="00C76056" w:rsidP="00CB175E">
      <w:pPr>
        <w:autoSpaceDE w:val="0"/>
        <w:autoSpaceDN w:val="0"/>
        <w:adjustRightInd w:val="0"/>
        <w:spacing w:after="0" w:line="240" w:lineRule="auto"/>
        <w:jc w:val="both"/>
        <w:rPr>
          <w:ins w:id="1413" w:author="Angelo Mondaca Vergara" w:date="2020-02-21T12:55:00Z"/>
          <w:rFonts w:ascii="Arial" w:hAnsi="Arial" w:cs="Arial"/>
          <w:color w:val="000000"/>
          <w:sz w:val="24"/>
          <w:szCs w:val="24"/>
        </w:rPr>
      </w:pPr>
    </w:p>
    <w:p w14:paraId="29C3BDD1" w14:textId="77777777" w:rsidR="00011C71" w:rsidRPr="00863342" w:rsidDel="004D3D2D" w:rsidRDefault="00011C71" w:rsidP="00CB175E">
      <w:pPr>
        <w:autoSpaceDE w:val="0"/>
        <w:autoSpaceDN w:val="0"/>
        <w:adjustRightInd w:val="0"/>
        <w:spacing w:after="0" w:line="240" w:lineRule="auto"/>
        <w:jc w:val="both"/>
        <w:rPr>
          <w:del w:id="1414" w:author="Angelo Mondaca Vergara" w:date="2020-02-21T14:35:00Z"/>
          <w:rFonts w:ascii="Arial" w:hAnsi="Arial" w:cs="Arial"/>
          <w:color w:val="000000"/>
          <w:sz w:val="24"/>
          <w:szCs w:val="24"/>
        </w:rPr>
      </w:pPr>
    </w:p>
    <w:p w14:paraId="5555BA04" w14:textId="5CE3F9AE"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18</w:t>
      </w:r>
      <w:ins w:id="1415" w:author="Mondaca Vergara Angelo Rodolfo (Codelco-Chuquicamata)" w:date="2025-09-15T01:35:00Z" w16du:dateUtc="2025-09-15T04:35:00Z">
        <w:r w:rsidR="00C76056">
          <w:rPr>
            <w:rFonts w:ascii="Arial" w:hAnsi="Arial" w:cs="Arial"/>
            <w:b/>
            <w:bCs/>
            <w:color w:val="000000"/>
            <w:sz w:val="24"/>
            <w:szCs w:val="24"/>
          </w:rPr>
          <w:t>2</w:t>
        </w:r>
      </w:ins>
      <w:ins w:id="1416" w:author="Angelo Mondaca Vergara" w:date="2020-02-21T16:55:00Z">
        <w:del w:id="1417" w:author="Mondaca Vergara Angelo Rodolfo (Codelco-Chuquicamata)" w:date="2025-09-15T01:35:00Z" w16du:dateUtc="2025-09-15T04:35:00Z">
          <w:r w:rsidR="009D7F22" w:rsidDel="00C76056">
            <w:rPr>
              <w:rFonts w:ascii="Arial" w:hAnsi="Arial" w:cs="Arial"/>
              <w:b/>
              <w:bCs/>
              <w:color w:val="000000"/>
              <w:sz w:val="24"/>
              <w:szCs w:val="24"/>
            </w:rPr>
            <w:delText>3</w:delText>
          </w:r>
        </w:del>
      </w:ins>
      <w:del w:id="1418" w:author="Angelo Mondaca Vergara" w:date="2020-02-21T12:55:00Z">
        <w:r w:rsidDel="00011C71">
          <w:rPr>
            <w:rFonts w:ascii="Arial" w:hAnsi="Arial" w:cs="Arial"/>
            <w:b/>
            <w:bCs/>
            <w:color w:val="000000"/>
            <w:sz w:val="24"/>
            <w:szCs w:val="24"/>
          </w:rPr>
          <w:delText>3</w:delText>
        </w:r>
      </w:del>
    </w:p>
    <w:p w14:paraId="54CE030B" w14:textId="77777777" w:rsidR="005F4934" w:rsidRPr="00863342" w:rsidRDefault="005F4934" w:rsidP="00CB175E">
      <w:pPr>
        <w:autoSpaceDE w:val="0"/>
        <w:autoSpaceDN w:val="0"/>
        <w:adjustRightInd w:val="0"/>
        <w:spacing w:after="0" w:line="240" w:lineRule="auto"/>
        <w:jc w:val="both"/>
        <w:rPr>
          <w:rFonts w:ascii="Arial" w:hAnsi="Arial" w:cs="Arial"/>
          <w:b/>
          <w:bCs/>
          <w:color w:val="000000"/>
          <w:sz w:val="24"/>
          <w:szCs w:val="24"/>
        </w:rPr>
      </w:pPr>
    </w:p>
    <w:p w14:paraId="7E57A3CB" w14:textId="6118900E"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Mientras duren los trabajos en el interior de</w:t>
      </w:r>
      <w:del w:id="1419" w:author="Mondaca Vergara Angelo Rodolfo (Codelco-Chuquicamata)" w:date="2025-09-15T01:35:00Z" w16du:dateUtc="2025-09-15T04:35:00Z">
        <w:r w:rsidRPr="00863342" w:rsidDel="00C76056">
          <w:rPr>
            <w:rFonts w:ascii="Arial" w:hAnsi="Arial" w:cs="Arial"/>
            <w:color w:val="000000"/>
            <w:sz w:val="24"/>
            <w:szCs w:val="24"/>
          </w:rPr>
          <w:delText>l depósito</w:delText>
        </w:r>
      </w:del>
      <w:ins w:id="1420" w:author="Mondaca Vergara Angelo Rodolfo (Codelco-Chuquicamata)" w:date="2025-09-15T01:35:00Z" w16du:dateUtc="2025-09-15T04:35:00Z">
        <w:r w:rsidR="00C76056">
          <w:rPr>
            <w:rFonts w:ascii="Arial" w:hAnsi="Arial" w:cs="Arial"/>
            <w:color w:val="000000"/>
            <w:sz w:val="24"/>
            <w:szCs w:val="24"/>
          </w:rPr>
          <w:t xml:space="preserve"> un espacio confinado</w:t>
        </w:r>
      </w:ins>
      <w:r w:rsidRPr="00863342">
        <w:rPr>
          <w:rFonts w:ascii="Arial" w:hAnsi="Arial" w:cs="Arial"/>
          <w:color w:val="000000"/>
          <w:sz w:val="24"/>
          <w:szCs w:val="24"/>
        </w:rPr>
        <w:t>, en el exterior se debe disponer de una vigilancia constante,</w:t>
      </w:r>
      <w:r w:rsidR="005F4934">
        <w:rPr>
          <w:rFonts w:ascii="Arial" w:hAnsi="Arial" w:cs="Arial"/>
          <w:color w:val="000000"/>
          <w:sz w:val="24"/>
          <w:szCs w:val="24"/>
        </w:rPr>
        <w:t xml:space="preserve"> </w:t>
      </w:r>
      <w:r w:rsidRPr="00863342">
        <w:rPr>
          <w:rFonts w:ascii="Arial" w:hAnsi="Arial" w:cs="Arial"/>
          <w:color w:val="000000"/>
          <w:sz w:val="24"/>
          <w:szCs w:val="24"/>
        </w:rPr>
        <w:t>con el fin de prestar ayuda si fuese necesario.</w:t>
      </w:r>
    </w:p>
    <w:p w14:paraId="0333AB0B" w14:textId="77777777" w:rsidR="005F4934" w:rsidRPr="00863342" w:rsidRDefault="005F4934" w:rsidP="00CB175E">
      <w:pPr>
        <w:autoSpaceDE w:val="0"/>
        <w:autoSpaceDN w:val="0"/>
        <w:adjustRightInd w:val="0"/>
        <w:spacing w:after="0" w:line="240" w:lineRule="auto"/>
        <w:jc w:val="both"/>
        <w:rPr>
          <w:rFonts w:ascii="Arial" w:hAnsi="Arial" w:cs="Arial"/>
          <w:color w:val="000000"/>
          <w:sz w:val="24"/>
          <w:szCs w:val="24"/>
        </w:rPr>
      </w:pPr>
    </w:p>
    <w:p w14:paraId="7035880E" w14:textId="32967796"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18</w:t>
      </w:r>
      <w:ins w:id="1421" w:author="Mondaca Vergara Angelo Rodolfo (Codelco-Chuquicamata)" w:date="2025-09-15T01:35:00Z" w16du:dateUtc="2025-09-15T04:35:00Z">
        <w:r w:rsidR="00C76056">
          <w:rPr>
            <w:rFonts w:ascii="Arial" w:hAnsi="Arial" w:cs="Arial"/>
            <w:b/>
            <w:bCs/>
            <w:color w:val="000000"/>
            <w:sz w:val="24"/>
            <w:szCs w:val="24"/>
          </w:rPr>
          <w:t>3</w:t>
        </w:r>
      </w:ins>
      <w:ins w:id="1422" w:author="Angelo Mondaca Vergara" w:date="2020-02-21T16:55:00Z">
        <w:del w:id="1423" w:author="Mondaca Vergara Angelo Rodolfo (Codelco-Chuquicamata)" w:date="2025-09-15T01:35:00Z" w16du:dateUtc="2025-09-15T04:35:00Z">
          <w:r w:rsidR="009D7F22" w:rsidDel="00C76056">
            <w:rPr>
              <w:rFonts w:ascii="Arial" w:hAnsi="Arial" w:cs="Arial"/>
              <w:b/>
              <w:bCs/>
              <w:color w:val="000000"/>
              <w:sz w:val="24"/>
              <w:szCs w:val="24"/>
            </w:rPr>
            <w:delText>4</w:delText>
          </w:r>
        </w:del>
      </w:ins>
      <w:del w:id="1424" w:author="Angelo Mondaca Vergara" w:date="2020-02-21T12:55:00Z">
        <w:r w:rsidDel="00011C71">
          <w:rPr>
            <w:rFonts w:ascii="Arial" w:hAnsi="Arial" w:cs="Arial"/>
            <w:b/>
            <w:bCs/>
            <w:color w:val="000000"/>
            <w:sz w:val="24"/>
            <w:szCs w:val="24"/>
          </w:rPr>
          <w:delText>4</w:delText>
        </w:r>
      </w:del>
    </w:p>
    <w:p w14:paraId="50B170BB" w14:textId="77777777" w:rsidR="005F4934" w:rsidRPr="00863342" w:rsidRDefault="005F4934" w:rsidP="00CB175E">
      <w:pPr>
        <w:autoSpaceDE w:val="0"/>
        <w:autoSpaceDN w:val="0"/>
        <w:adjustRightInd w:val="0"/>
        <w:spacing w:after="0" w:line="240" w:lineRule="auto"/>
        <w:jc w:val="both"/>
        <w:rPr>
          <w:rFonts w:ascii="Arial" w:hAnsi="Arial" w:cs="Arial"/>
          <w:b/>
          <w:bCs/>
          <w:color w:val="000000"/>
          <w:sz w:val="24"/>
          <w:szCs w:val="24"/>
        </w:rPr>
      </w:pPr>
    </w:p>
    <w:p w14:paraId="423E9937" w14:textId="217194DE" w:rsidR="00F01086" w:rsidRDefault="00F01086" w:rsidP="00CB175E">
      <w:pPr>
        <w:autoSpaceDE w:val="0"/>
        <w:autoSpaceDN w:val="0"/>
        <w:adjustRightInd w:val="0"/>
        <w:spacing w:after="0" w:line="240" w:lineRule="auto"/>
        <w:jc w:val="both"/>
        <w:rPr>
          <w:rFonts w:ascii="Arial" w:hAnsi="Arial" w:cs="Arial"/>
          <w:color w:val="000000"/>
          <w:sz w:val="24"/>
          <w:szCs w:val="24"/>
        </w:rPr>
      </w:pPr>
      <w:del w:id="1425" w:author="Mondaca Vergara Angelo Rodolfo (Codelco-Chuquicamata)" w:date="2025-09-15T01:37:00Z" w16du:dateUtc="2025-09-15T04:37:00Z">
        <w:r w:rsidRPr="00863342" w:rsidDel="00C76056">
          <w:rPr>
            <w:rFonts w:ascii="Arial" w:hAnsi="Arial" w:cs="Arial"/>
            <w:color w:val="000000"/>
            <w:sz w:val="24"/>
            <w:szCs w:val="24"/>
          </w:rPr>
          <w:delText>En caso que</w:delText>
        </w:r>
      </w:del>
      <w:ins w:id="1426" w:author="Mondaca Vergara Angelo Rodolfo (Codelco-Chuquicamata)" w:date="2025-09-15T01:37:00Z" w16du:dateUtc="2025-09-15T04:37:00Z">
        <w:r w:rsidR="00C76056" w:rsidRPr="00863342">
          <w:rPr>
            <w:rFonts w:ascii="Arial" w:hAnsi="Arial" w:cs="Arial"/>
            <w:color w:val="000000"/>
            <w:sz w:val="24"/>
            <w:szCs w:val="24"/>
          </w:rPr>
          <w:t>En caso de que</w:t>
        </w:r>
      </w:ins>
      <w:r w:rsidRPr="00863342">
        <w:rPr>
          <w:rFonts w:ascii="Arial" w:hAnsi="Arial" w:cs="Arial"/>
          <w:color w:val="000000"/>
          <w:sz w:val="24"/>
          <w:szCs w:val="24"/>
        </w:rPr>
        <w:t xml:space="preserve"> en una emergencia se requiera hacer ingresar a un trabajador al </w:t>
      </w:r>
      <w:del w:id="1427" w:author="Mondaca Vergara Angelo Rodolfo (Codelco-Chuquicamata)" w:date="2025-09-15T01:37:00Z" w16du:dateUtc="2025-09-15T04:37:00Z">
        <w:r w:rsidRPr="00863342" w:rsidDel="00C76056">
          <w:rPr>
            <w:rFonts w:ascii="Arial" w:hAnsi="Arial" w:cs="Arial"/>
            <w:color w:val="000000"/>
            <w:sz w:val="24"/>
            <w:szCs w:val="24"/>
          </w:rPr>
          <w:delText xml:space="preserve">depósito </w:delText>
        </w:r>
      </w:del>
      <w:ins w:id="1428" w:author="Mondaca Vergara Angelo Rodolfo (Codelco-Chuquicamata)" w:date="2025-09-15T01:37:00Z" w16du:dateUtc="2025-09-15T04:37:00Z">
        <w:r w:rsidR="00C76056">
          <w:rPr>
            <w:rFonts w:ascii="Arial" w:hAnsi="Arial" w:cs="Arial"/>
            <w:color w:val="000000"/>
            <w:sz w:val="24"/>
            <w:szCs w:val="24"/>
          </w:rPr>
          <w:t>espacio confinado</w:t>
        </w:r>
        <w:r w:rsidR="00C76056" w:rsidRPr="00863342">
          <w:rPr>
            <w:rFonts w:ascii="Arial" w:hAnsi="Arial" w:cs="Arial"/>
            <w:color w:val="000000"/>
            <w:sz w:val="24"/>
            <w:szCs w:val="24"/>
          </w:rPr>
          <w:t xml:space="preserve"> </w:t>
        </w:r>
      </w:ins>
      <w:r w:rsidRPr="00863342">
        <w:rPr>
          <w:rFonts w:ascii="Arial" w:hAnsi="Arial" w:cs="Arial"/>
          <w:color w:val="000000"/>
          <w:sz w:val="24"/>
          <w:szCs w:val="24"/>
        </w:rPr>
        <w:t>y que con la premura del</w:t>
      </w:r>
      <w:r w:rsidR="005F4934">
        <w:rPr>
          <w:rFonts w:ascii="Arial" w:hAnsi="Arial" w:cs="Arial"/>
          <w:color w:val="000000"/>
          <w:sz w:val="24"/>
          <w:szCs w:val="24"/>
        </w:rPr>
        <w:t xml:space="preserve"> </w:t>
      </w:r>
      <w:r w:rsidRPr="00863342">
        <w:rPr>
          <w:rFonts w:ascii="Arial" w:hAnsi="Arial" w:cs="Arial"/>
          <w:color w:val="000000"/>
          <w:sz w:val="24"/>
          <w:szCs w:val="24"/>
        </w:rPr>
        <w:t>tiempo no pueda efectuarse una ventilación adecuada, éste debe hacerlo con equipo de respiración autónomo.</w:t>
      </w:r>
    </w:p>
    <w:p w14:paraId="7688A04E" w14:textId="77777777" w:rsidR="005F4934" w:rsidRDefault="005F4934" w:rsidP="00CB175E">
      <w:pPr>
        <w:autoSpaceDE w:val="0"/>
        <w:autoSpaceDN w:val="0"/>
        <w:adjustRightInd w:val="0"/>
        <w:spacing w:after="0" w:line="240" w:lineRule="auto"/>
        <w:jc w:val="both"/>
        <w:rPr>
          <w:ins w:id="1429" w:author="Angelo Mondaca Vergara" w:date="2020-02-21T14:36:00Z"/>
          <w:rFonts w:ascii="Arial" w:hAnsi="Arial" w:cs="Arial"/>
          <w:color w:val="000000"/>
          <w:sz w:val="24"/>
          <w:szCs w:val="24"/>
        </w:rPr>
      </w:pPr>
    </w:p>
    <w:p w14:paraId="727ABB8E" w14:textId="14902CD9" w:rsidR="004D3D2D" w:rsidDel="00BF5430" w:rsidRDefault="004D3D2D" w:rsidP="00CB175E">
      <w:pPr>
        <w:autoSpaceDE w:val="0"/>
        <w:autoSpaceDN w:val="0"/>
        <w:adjustRightInd w:val="0"/>
        <w:spacing w:after="0" w:line="240" w:lineRule="auto"/>
        <w:jc w:val="both"/>
        <w:rPr>
          <w:ins w:id="1430" w:author="Angelo Mondaca Vergara" w:date="2020-02-21T14:36:00Z"/>
          <w:del w:id="1431" w:author="Mondaca Vergara Angelo Rodolfo (Codelco-Chuquicamata)" w:date="2025-09-14T05:58:00Z" w16du:dateUtc="2025-09-14T08:58:00Z"/>
          <w:rFonts w:ascii="Arial" w:hAnsi="Arial" w:cs="Arial"/>
          <w:color w:val="000000"/>
          <w:sz w:val="24"/>
          <w:szCs w:val="24"/>
        </w:rPr>
      </w:pPr>
    </w:p>
    <w:p w14:paraId="697A3417" w14:textId="4008B725" w:rsidR="004D3D2D" w:rsidRPr="00863342" w:rsidDel="00BF5430" w:rsidRDefault="004D3D2D" w:rsidP="00CB175E">
      <w:pPr>
        <w:autoSpaceDE w:val="0"/>
        <w:autoSpaceDN w:val="0"/>
        <w:adjustRightInd w:val="0"/>
        <w:spacing w:after="0" w:line="240" w:lineRule="auto"/>
        <w:jc w:val="both"/>
        <w:rPr>
          <w:del w:id="1432" w:author="Mondaca Vergara Angelo Rodolfo (Codelco-Chuquicamata)" w:date="2025-09-14T05:58:00Z" w16du:dateUtc="2025-09-14T08:58:00Z"/>
          <w:rFonts w:ascii="Arial" w:hAnsi="Arial" w:cs="Arial"/>
          <w:color w:val="000000"/>
          <w:sz w:val="24"/>
          <w:szCs w:val="24"/>
        </w:rPr>
      </w:pPr>
    </w:p>
    <w:p w14:paraId="102D39CA" w14:textId="0F2A3170"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18</w:t>
      </w:r>
      <w:ins w:id="1433" w:author="Mondaca Vergara Angelo Rodolfo (Codelco-Chuquicamata)" w:date="2025-09-15T01:37:00Z" w16du:dateUtc="2025-09-15T04:37:00Z">
        <w:r w:rsidR="00C76056">
          <w:rPr>
            <w:rFonts w:ascii="Arial" w:hAnsi="Arial" w:cs="Arial"/>
            <w:b/>
            <w:bCs/>
            <w:color w:val="000000"/>
            <w:sz w:val="24"/>
            <w:szCs w:val="24"/>
          </w:rPr>
          <w:t>4</w:t>
        </w:r>
      </w:ins>
      <w:ins w:id="1434" w:author="Angelo Mondaca Vergara" w:date="2020-02-21T16:55:00Z">
        <w:del w:id="1435" w:author="Mondaca Vergara Angelo Rodolfo (Codelco-Chuquicamata)" w:date="2025-09-15T01:37:00Z" w16du:dateUtc="2025-09-15T04:37:00Z">
          <w:r w:rsidR="009D7F22" w:rsidDel="00C76056">
            <w:rPr>
              <w:rFonts w:ascii="Arial" w:hAnsi="Arial" w:cs="Arial"/>
              <w:b/>
              <w:bCs/>
              <w:color w:val="000000"/>
              <w:sz w:val="24"/>
              <w:szCs w:val="24"/>
            </w:rPr>
            <w:delText>5</w:delText>
          </w:r>
        </w:del>
      </w:ins>
      <w:del w:id="1436" w:author="Angelo Mondaca Vergara" w:date="2020-02-21T12:55:00Z">
        <w:r w:rsidDel="00011C71">
          <w:rPr>
            <w:rFonts w:ascii="Arial" w:hAnsi="Arial" w:cs="Arial"/>
            <w:b/>
            <w:bCs/>
            <w:color w:val="000000"/>
            <w:sz w:val="24"/>
            <w:szCs w:val="24"/>
          </w:rPr>
          <w:delText>5</w:delText>
        </w:r>
      </w:del>
    </w:p>
    <w:p w14:paraId="320EAF49" w14:textId="77777777" w:rsidR="005F4934" w:rsidRPr="00863342" w:rsidRDefault="005F4934" w:rsidP="00CB175E">
      <w:pPr>
        <w:autoSpaceDE w:val="0"/>
        <w:autoSpaceDN w:val="0"/>
        <w:adjustRightInd w:val="0"/>
        <w:spacing w:after="0" w:line="240" w:lineRule="auto"/>
        <w:jc w:val="both"/>
        <w:rPr>
          <w:rFonts w:ascii="Arial" w:hAnsi="Arial" w:cs="Arial"/>
          <w:b/>
          <w:bCs/>
          <w:color w:val="000000"/>
          <w:sz w:val="24"/>
          <w:szCs w:val="24"/>
        </w:rPr>
      </w:pPr>
    </w:p>
    <w:p w14:paraId="78674022" w14:textId="7A47D304" w:rsidR="00F01086" w:rsidRDefault="00F01086" w:rsidP="00CB175E">
      <w:pPr>
        <w:autoSpaceDE w:val="0"/>
        <w:autoSpaceDN w:val="0"/>
        <w:adjustRightInd w:val="0"/>
        <w:spacing w:after="0" w:line="240" w:lineRule="auto"/>
        <w:jc w:val="both"/>
        <w:rPr>
          <w:ins w:id="1437" w:author="Angelo Mondaca Vergara" w:date="2020-02-21T12:56:00Z"/>
          <w:rFonts w:ascii="Arial" w:hAnsi="Arial" w:cs="Arial"/>
          <w:color w:val="000000"/>
          <w:sz w:val="24"/>
          <w:szCs w:val="24"/>
        </w:rPr>
      </w:pPr>
      <w:r w:rsidRPr="00863342">
        <w:rPr>
          <w:rFonts w:ascii="Arial" w:hAnsi="Arial" w:cs="Arial"/>
          <w:color w:val="000000"/>
          <w:sz w:val="24"/>
          <w:szCs w:val="24"/>
        </w:rPr>
        <w:t xml:space="preserve">Si fuere necesario ingresar al interior del </w:t>
      </w:r>
      <w:del w:id="1438" w:author="Mondaca Vergara Angelo Rodolfo (Codelco-Chuquicamata)" w:date="2025-09-15T01:37:00Z" w16du:dateUtc="2025-09-15T04:37:00Z">
        <w:r w:rsidRPr="00863342" w:rsidDel="00C76056">
          <w:rPr>
            <w:rFonts w:ascii="Arial" w:hAnsi="Arial" w:cs="Arial"/>
            <w:color w:val="000000"/>
            <w:sz w:val="24"/>
            <w:szCs w:val="24"/>
          </w:rPr>
          <w:delText xml:space="preserve">estanque </w:delText>
        </w:r>
      </w:del>
      <w:ins w:id="1439" w:author="Mondaca Vergara Angelo Rodolfo (Codelco-Chuquicamata)" w:date="2025-09-15T01:37:00Z" w16du:dateUtc="2025-09-15T04:37:00Z">
        <w:r w:rsidR="00C76056">
          <w:rPr>
            <w:rFonts w:ascii="Arial" w:hAnsi="Arial" w:cs="Arial"/>
            <w:color w:val="000000"/>
            <w:sz w:val="24"/>
            <w:szCs w:val="24"/>
          </w:rPr>
          <w:t>espacio confinado</w:t>
        </w:r>
        <w:r w:rsidR="00C76056" w:rsidRPr="00863342">
          <w:rPr>
            <w:rFonts w:ascii="Arial" w:hAnsi="Arial" w:cs="Arial"/>
            <w:color w:val="000000"/>
            <w:sz w:val="24"/>
            <w:szCs w:val="24"/>
          </w:rPr>
          <w:t xml:space="preserve"> </w:t>
        </w:r>
      </w:ins>
      <w:r w:rsidRPr="00863342">
        <w:rPr>
          <w:rFonts w:ascii="Arial" w:hAnsi="Arial" w:cs="Arial"/>
          <w:color w:val="000000"/>
          <w:sz w:val="24"/>
          <w:szCs w:val="24"/>
        </w:rPr>
        <w:t>a socorrer a un trabajador, el rescatador debe entrar con la</w:t>
      </w:r>
      <w:r w:rsidR="005F4934">
        <w:rPr>
          <w:rFonts w:ascii="Arial" w:hAnsi="Arial" w:cs="Arial"/>
          <w:color w:val="000000"/>
          <w:sz w:val="24"/>
          <w:szCs w:val="24"/>
        </w:rPr>
        <w:t xml:space="preserve"> </w:t>
      </w:r>
      <w:r w:rsidRPr="00863342">
        <w:rPr>
          <w:rFonts w:ascii="Arial" w:hAnsi="Arial" w:cs="Arial"/>
          <w:color w:val="000000"/>
          <w:sz w:val="24"/>
          <w:szCs w:val="24"/>
        </w:rPr>
        <w:t>correspondiente protección respiratoria autónoma, con arnés de seguridad y amarrado a la línea de seguridad. Otra</w:t>
      </w:r>
      <w:r w:rsidR="005F4934">
        <w:rPr>
          <w:rFonts w:ascii="Arial" w:hAnsi="Arial" w:cs="Arial"/>
          <w:color w:val="000000"/>
          <w:sz w:val="24"/>
          <w:szCs w:val="24"/>
        </w:rPr>
        <w:t xml:space="preserve"> </w:t>
      </w:r>
      <w:r w:rsidRPr="00863342">
        <w:rPr>
          <w:rFonts w:ascii="Arial" w:hAnsi="Arial" w:cs="Arial"/>
          <w:color w:val="000000"/>
          <w:sz w:val="24"/>
          <w:szCs w:val="24"/>
        </w:rPr>
        <w:t>persona debe controlar en el exterior</w:t>
      </w:r>
      <w:del w:id="1440" w:author="Mondaca Vergara Angelo Rodolfo (Codelco-Chuquicamata)" w:date="2025-09-15T01:38:00Z" w16du:dateUtc="2025-09-15T04:38:00Z">
        <w:r w:rsidRPr="00863342" w:rsidDel="00C76056">
          <w:rPr>
            <w:rFonts w:ascii="Arial" w:hAnsi="Arial" w:cs="Arial"/>
            <w:color w:val="000000"/>
            <w:sz w:val="24"/>
            <w:szCs w:val="24"/>
          </w:rPr>
          <w:delText xml:space="preserve"> del estanque</w:delText>
        </w:r>
      </w:del>
      <w:r w:rsidRPr="00863342">
        <w:rPr>
          <w:rFonts w:ascii="Arial" w:hAnsi="Arial" w:cs="Arial"/>
          <w:color w:val="000000"/>
          <w:sz w:val="24"/>
          <w:szCs w:val="24"/>
        </w:rPr>
        <w:t xml:space="preserve"> la línea de seguridad.</w:t>
      </w:r>
      <w:ins w:id="1441" w:author="Angelo Mondaca Vergara" w:date="2020-02-21T12:56:00Z">
        <w:r w:rsidR="00011C71">
          <w:rPr>
            <w:rFonts w:ascii="Arial" w:hAnsi="Arial" w:cs="Arial"/>
            <w:color w:val="000000"/>
            <w:sz w:val="24"/>
            <w:szCs w:val="24"/>
          </w:rPr>
          <w:t xml:space="preserve"> </w:t>
        </w:r>
      </w:ins>
    </w:p>
    <w:p w14:paraId="2C145688" w14:textId="77777777" w:rsidR="00011C71" w:rsidRDefault="00011C71" w:rsidP="00CB175E">
      <w:pPr>
        <w:autoSpaceDE w:val="0"/>
        <w:autoSpaceDN w:val="0"/>
        <w:adjustRightInd w:val="0"/>
        <w:spacing w:after="0" w:line="240" w:lineRule="auto"/>
        <w:jc w:val="both"/>
        <w:rPr>
          <w:ins w:id="1442" w:author="Angelo Mondaca Vergara" w:date="2020-02-21T12:56:00Z"/>
          <w:rFonts w:ascii="Arial" w:hAnsi="Arial" w:cs="Arial"/>
          <w:color w:val="000000"/>
          <w:sz w:val="24"/>
          <w:szCs w:val="24"/>
        </w:rPr>
      </w:pPr>
    </w:p>
    <w:p w14:paraId="234874C0" w14:textId="77777777" w:rsidR="00011C71" w:rsidRDefault="00011C71" w:rsidP="00CB175E">
      <w:pPr>
        <w:autoSpaceDE w:val="0"/>
        <w:autoSpaceDN w:val="0"/>
        <w:adjustRightInd w:val="0"/>
        <w:spacing w:after="0" w:line="240" w:lineRule="auto"/>
        <w:jc w:val="both"/>
        <w:rPr>
          <w:rFonts w:ascii="Arial" w:hAnsi="Arial" w:cs="Arial"/>
          <w:color w:val="000000"/>
          <w:sz w:val="24"/>
          <w:szCs w:val="24"/>
        </w:rPr>
      </w:pPr>
      <w:ins w:id="1443" w:author="Angelo Mondaca Vergara" w:date="2020-02-21T12:56:00Z">
        <w:r>
          <w:rPr>
            <w:rFonts w:ascii="Arial" w:hAnsi="Arial" w:cs="Arial"/>
            <w:color w:val="000000"/>
            <w:sz w:val="24"/>
            <w:szCs w:val="24"/>
          </w:rPr>
          <w:t xml:space="preserve">Es importante para cumplir con el párrafo anterior, la coordinación con los diferentes entes involucrados en el </w:t>
        </w:r>
      </w:ins>
      <w:ins w:id="1444" w:author="Angelo Mondaca Vergara" w:date="2020-02-21T12:57:00Z">
        <w:r>
          <w:rPr>
            <w:rFonts w:ascii="Arial" w:hAnsi="Arial" w:cs="Arial"/>
            <w:color w:val="000000"/>
            <w:sz w:val="24"/>
            <w:szCs w:val="24"/>
          </w:rPr>
          <w:t>eventual rescate,</w:t>
        </w:r>
      </w:ins>
      <w:ins w:id="1445" w:author="Angelo Mondaca Vergara" w:date="2020-02-21T12:58:00Z">
        <w:r>
          <w:rPr>
            <w:rFonts w:ascii="Arial" w:hAnsi="Arial" w:cs="Arial"/>
            <w:color w:val="000000"/>
            <w:sz w:val="24"/>
            <w:szCs w:val="24"/>
          </w:rPr>
          <w:t xml:space="preserve"> </w:t>
        </w:r>
      </w:ins>
      <w:ins w:id="1446" w:author="Angelo Mondaca Vergara" w:date="2020-02-21T12:57:00Z">
        <w:r>
          <w:rPr>
            <w:rFonts w:ascii="Arial" w:hAnsi="Arial" w:cs="Arial"/>
            <w:color w:val="000000"/>
            <w:sz w:val="24"/>
            <w:szCs w:val="24"/>
          </w:rPr>
          <w:t xml:space="preserve">para ello se deberán realizar reuniones de coordinación donde se detallarán los trabajos a realizar, la evaluación de los riesgos y la evaluación por parte de la unidad de rescate como por ejemplo: recursos </w:t>
        </w:r>
      </w:ins>
      <w:ins w:id="1447" w:author="Angelo Mondaca Vergara" w:date="2020-02-21T12:58:00Z">
        <w:r>
          <w:rPr>
            <w:rFonts w:ascii="Arial" w:hAnsi="Arial" w:cs="Arial"/>
            <w:color w:val="000000"/>
            <w:sz w:val="24"/>
            <w:szCs w:val="24"/>
          </w:rPr>
          <w:t>adicionales</w:t>
        </w:r>
      </w:ins>
      <w:ins w:id="1448" w:author="Angelo Mondaca Vergara" w:date="2020-02-21T12:57:00Z">
        <w:r>
          <w:rPr>
            <w:rFonts w:ascii="Arial" w:hAnsi="Arial" w:cs="Arial"/>
            <w:color w:val="000000"/>
            <w:sz w:val="24"/>
            <w:szCs w:val="24"/>
          </w:rPr>
          <w:t xml:space="preserve"> aportados por el </w:t>
        </w:r>
      </w:ins>
      <w:ins w:id="1449" w:author="Angelo Mondaca Vergara" w:date="2020-02-21T12:58:00Z">
        <w:r>
          <w:rPr>
            <w:rFonts w:ascii="Arial" w:hAnsi="Arial" w:cs="Arial"/>
            <w:color w:val="000000"/>
            <w:sz w:val="24"/>
            <w:szCs w:val="24"/>
          </w:rPr>
          <w:t>área, puntos de anclaje, sectores de estacionamientos, etc.</w:t>
        </w:r>
      </w:ins>
    </w:p>
    <w:p w14:paraId="2DB3BF52" w14:textId="77777777" w:rsidR="005F4934" w:rsidRPr="00863342" w:rsidRDefault="005F4934" w:rsidP="00CB175E">
      <w:pPr>
        <w:autoSpaceDE w:val="0"/>
        <w:autoSpaceDN w:val="0"/>
        <w:adjustRightInd w:val="0"/>
        <w:spacing w:after="0" w:line="240" w:lineRule="auto"/>
        <w:jc w:val="both"/>
        <w:rPr>
          <w:rFonts w:ascii="Arial" w:hAnsi="Arial" w:cs="Arial"/>
          <w:color w:val="000000"/>
          <w:sz w:val="24"/>
          <w:szCs w:val="24"/>
        </w:rPr>
      </w:pPr>
    </w:p>
    <w:p w14:paraId="63BF70E6" w14:textId="665E1F78"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18</w:t>
      </w:r>
      <w:ins w:id="1450" w:author="Mondaca Vergara Angelo Rodolfo (Codelco-Chuquicamata)" w:date="2025-09-15T01:38:00Z" w16du:dateUtc="2025-09-15T04:38:00Z">
        <w:r w:rsidR="00C76056">
          <w:rPr>
            <w:rFonts w:ascii="Arial" w:hAnsi="Arial" w:cs="Arial"/>
            <w:b/>
            <w:bCs/>
            <w:color w:val="000000"/>
            <w:sz w:val="24"/>
            <w:szCs w:val="24"/>
          </w:rPr>
          <w:t>5</w:t>
        </w:r>
      </w:ins>
      <w:ins w:id="1451" w:author="Angelo Mondaca Vergara" w:date="2020-02-21T16:55:00Z">
        <w:del w:id="1452" w:author="Mondaca Vergara Angelo Rodolfo (Codelco-Chuquicamata)" w:date="2025-09-15T01:38:00Z" w16du:dateUtc="2025-09-15T04:38:00Z">
          <w:r w:rsidR="009D7F22" w:rsidDel="00C76056">
            <w:rPr>
              <w:rFonts w:ascii="Arial" w:hAnsi="Arial" w:cs="Arial"/>
              <w:b/>
              <w:bCs/>
              <w:color w:val="000000"/>
              <w:sz w:val="24"/>
              <w:szCs w:val="24"/>
            </w:rPr>
            <w:delText>6</w:delText>
          </w:r>
        </w:del>
      </w:ins>
      <w:del w:id="1453" w:author="Angelo Mondaca Vergara" w:date="2020-02-21T12:58:00Z">
        <w:r w:rsidDel="00011C71">
          <w:rPr>
            <w:rFonts w:ascii="Arial" w:hAnsi="Arial" w:cs="Arial"/>
            <w:b/>
            <w:bCs/>
            <w:color w:val="000000"/>
            <w:sz w:val="24"/>
            <w:szCs w:val="24"/>
          </w:rPr>
          <w:delText>6</w:delText>
        </w:r>
      </w:del>
    </w:p>
    <w:p w14:paraId="425B05AA" w14:textId="77777777" w:rsidR="005F4934" w:rsidRPr="00863342" w:rsidRDefault="005F4934" w:rsidP="00CB175E">
      <w:pPr>
        <w:autoSpaceDE w:val="0"/>
        <w:autoSpaceDN w:val="0"/>
        <w:adjustRightInd w:val="0"/>
        <w:spacing w:after="0" w:line="240" w:lineRule="auto"/>
        <w:jc w:val="both"/>
        <w:rPr>
          <w:rFonts w:ascii="Arial" w:hAnsi="Arial" w:cs="Arial"/>
          <w:b/>
          <w:bCs/>
          <w:color w:val="000000"/>
          <w:sz w:val="24"/>
          <w:szCs w:val="24"/>
        </w:rPr>
      </w:pPr>
    </w:p>
    <w:p w14:paraId="38F529FE"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El rescatador debe mantenerse a la vista del personal ubicado en el exterior en todo momento o en constante</w:t>
      </w:r>
      <w:r w:rsidR="005F4934">
        <w:rPr>
          <w:rFonts w:ascii="Arial" w:hAnsi="Arial" w:cs="Arial"/>
          <w:color w:val="000000"/>
          <w:sz w:val="24"/>
          <w:szCs w:val="24"/>
        </w:rPr>
        <w:t xml:space="preserve"> </w:t>
      </w:r>
      <w:r w:rsidRPr="00863342">
        <w:rPr>
          <w:rFonts w:ascii="Arial" w:hAnsi="Arial" w:cs="Arial"/>
          <w:color w:val="000000"/>
          <w:sz w:val="24"/>
          <w:szCs w:val="24"/>
        </w:rPr>
        <w:t>comunicación con ellos.</w:t>
      </w:r>
    </w:p>
    <w:p w14:paraId="3058C9F2" w14:textId="77777777" w:rsidR="005F4934" w:rsidRPr="00863342" w:rsidRDefault="005F4934" w:rsidP="00CB175E">
      <w:pPr>
        <w:autoSpaceDE w:val="0"/>
        <w:autoSpaceDN w:val="0"/>
        <w:adjustRightInd w:val="0"/>
        <w:spacing w:after="0" w:line="240" w:lineRule="auto"/>
        <w:jc w:val="both"/>
        <w:rPr>
          <w:rFonts w:ascii="Arial" w:hAnsi="Arial" w:cs="Arial"/>
          <w:color w:val="000000"/>
          <w:sz w:val="24"/>
          <w:szCs w:val="24"/>
        </w:rPr>
      </w:pPr>
    </w:p>
    <w:p w14:paraId="59480621" w14:textId="443B5042"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18</w:t>
      </w:r>
      <w:ins w:id="1454" w:author="Mondaca Vergara Angelo Rodolfo (Codelco-Chuquicamata)" w:date="2025-09-15T01:38:00Z" w16du:dateUtc="2025-09-15T04:38:00Z">
        <w:r w:rsidR="00C76056">
          <w:rPr>
            <w:rFonts w:ascii="Arial" w:hAnsi="Arial" w:cs="Arial"/>
            <w:b/>
            <w:bCs/>
            <w:color w:val="000000"/>
            <w:sz w:val="24"/>
            <w:szCs w:val="24"/>
          </w:rPr>
          <w:t>6</w:t>
        </w:r>
      </w:ins>
      <w:ins w:id="1455" w:author="Angelo Mondaca Vergara" w:date="2020-02-21T16:55:00Z">
        <w:del w:id="1456" w:author="Mondaca Vergara Angelo Rodolfo (Codelco-Chuquicamata)" w:date="2025-09-15T01:38:00Z" w16du:dateUtc="2025-09-15T04:38:00Z">
          <w:r w:rsidR="009D7F22" w:rsidDel="00C76056">
            <w:rPr>
              <w:rFonts w:ascii="Arial" w:hAnsi="Arial" w:cs="Arial"/>
              <w:b/>
              <w:bCs/>
              <w:color w:val="000000"/>
              <w:sz w:val="24"/>
              <w:szCs w:val="24"/>
            </w:rPr>
            <w:delText>7</w:delText>
          </w:r>
        </w:del>
      </w:ins>
      <w:del w:id="1457" w:author="Angelo Mondaca Vergara" w:date="2020-02-21T12:59:00Z">
        <w:r w:rsidDel="00011C71">
          <w:rPr>
            <w:rFonts w:ascii="Arial" w:hAnsi="Arial" w:cs="Arial"/>
            <w:b/>
            <w:bCs/>
            <w:color w:val="000000"/>
            <w:sz w:val="24"/>
            <w:szCs w:val="24"/>
          </w:rPr>
          <w:delText>7</w:delText>
        </w:r>
      </w:del>
    </w:p>
    <w:p w14:paraId="3B200930" w14:textId="77777777" w:rsidR="005F4934" w:rsidRPr="00863342" w:rsidRDefault="005F4934" w:rsidP="00CB175E">
      <w:pPr>
        <w:autoSpaceDE w:val="0"/>
        <w:autoSpaceDN w:val="0"/>
        <w:adjustRightInd w:val="0"/>
        <w:spacing w:after="0" w:line="240" w:lineRule="auto"/>
        <w:jc w:val="both"/>
        <w:rPr>
          <w:rFonts w:ascii="Arial" w:hAnsi="Arial" w:cs="Arial"/>
          <w:b/>
          <w:bCs/>
          <w:color w:val="000000"/>
          <w:sz w:val="24"/>
          <w:szCs w:val="24"/>
        </w:rPr>
      </w:pPr>
    </w:p>
    <w:p w14:paraId="570D512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Toda soldadura o corte sobre un estanque y sus equipos accesorios que hayan contenido oxígeno y/o nitrógeno,</w:t>
      </w:r>
      <w:r w:rsidR="005F4934">
        <w:rPr>
          <w:rFonts w:ascii="Arial" w:hAnsi="Arial" w:cs="Arial"/>
          <w:color w:val="000000"/>
          <w:sz w:val="24"/>
          <w:szCs w:val="24"/>
        </w:rPr>
        <w:t xml:space="preserve"> </w:t>
      </w:r>
      <w:r w:rsidRPr="00863342">
        <w:rPr>
          <w:rFonts w:ascii="Arial" w:hAnsi="Arial" w:cs="Arial"/>
          <w:color w:val="000000"/>
          <w:sz w:val="24"/>
          <w:szCs w:val="24"/>
        </w:rPr>
        <w:t>debe ser hecho solamente cuando el estanque haya sido purgado venteado con aire cuidadosamente. En todo</w:t>
      </w:r>
      <w:r w:rsidR="005F4934">
        <w:rPr>
          <w:rFonts w:ascii="Arial" w:hAnsi="Arial" w:cs="Arial"/>
          <w:color w:val="000000"/>
          <w:sz w:val="24"/>
          <w:szCs w:val="24"/>
        </w:rPr>
        <w:t xml:space="preserve"> </w:t>
      </w:r>
      <w:r w:rsidRPr="00863342">
        <w:rPr>
          <w:rFonts w:ascii="Arial" w:hAnsi="Arial" w:cs="Arial"/>
          <w:color w:val="000000"/>
          <w:sz w:val="24"/>
          <w:szCs w:val="24"/>
        </w:rPr>
        <w:t>caso, si los trabajos de reparación se interrumpen, el interior del estanque debe ser inspeccionado antes de</w:t>
      </w:r>
      <w:r w:rsidR="005F4934">
        <w:rPr>
          <w:rFonts w:ascii="Arial" w:hAnsi="Arial" w:cs="Arial"/>
          <w:color w:val="000000"/>
          <w:sz w:val="24"/>
          <w:szCs w:val="24"/>
        </w:rPr>
        <w:t xml:space="preserve"> </w:t>
      </w:r>
      <w:r w:rsidRPr="00863342">
        <w:rPr>
          <w:rFonts w:ascii="Arial" w:hAnsi="Arial" w:cs="Arial"/>
          <w:color w:val="000000"/>
          <w:sz w:val="24"/>
          <w:szCs w:val="24"/>
        </w:rPr>
        <w:t>reiniciar tales maniobras.</w:t>
      </w:r>
    </w:p>
    <w:p w14:paraId="34F003EA" w14:textId="77777777" w:rsidR="005F4934" w:rsidRPr="00863342" w:rsidRDefault="005F4934" w:rsidP="00CB175E">
      <w:pPr>
        <w:autoSpaceDE w:val="0"/>
        <w:autoSpaceDN w:val="0"/>
        <w:adjustRightInd w:val="0"/>
        <w:spacing w:after="0" w:line="240" w:lineRule="auto"/>
        <w:jc w:val="both"/>
        <w:rPr>
          <w:rFonts w:ascii="Arial" w:hAnsi="Arial" w:cs="Arial"/>
          <w:color w:val="000000"/>
          <w:sz w:val="24"/>
          <w:szCs w:val="24"/>
        </w:rPr>
      </w:pPr>
    </w:p>
    <w:p w14:paraId="76D2F64E" w14:textId="77777777" w:rsidR="00383759" w:rsidRDefault="00383759" w:rsidP="005F4934">
      <w:pPr>
        <w:autoSpaceDE w:val="0"/>
        <w:autoSpaceDN w:val="0"/>
        <w:adjustRightInd w:val="0"/>
        <w:spacing w:after="0" w:line="240" w:lineRule="auto"/>
        <w:jc w:val="center"/>
        <w:rPr>
          <w:rFonts w:ascii="Arial" w:hAnsi="Arial" w:cs="Arial"/>
          <w:b/>
          <w:bCs/>
          <w:color w:val="000000"/>
          <w:sz w:val="24"/>
          <w:szCs w:val="24"/>
        </w:rPr>
      </w:pPr>
    </w:p>
    <w:p w14:paraId="1640076C" w14:textId="77777777" w:rsidR="00F01086" w:rsidRPr="00863342" w:rsidRDefault="00F01086" w:rsidP="005F4934">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Séptimo</w:t>
      </w:r>
    </w:p>
    <w:p w14:paraId="31698218" w14:textId="77777777" w:rsidR="00F01086" w:rsidRDefault="00F01086" w:rsidP="005F4934">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De la Distribución de Oxígeno y Nitrógeno</w:t>
      </w:r>
    </w:p>
    <w:p w14:paraId="37B08D9D" w14:textId="77777777" w:rsidR="005F4934" w:rsidRPr="00863342" w:rsidRDefault="005F4934" w:rsidP="005F4934">
      <w:pPr>
        <w:autoSpaceDE w:val="0"/>
        <w:autoSpaceDN w:val="0"/>
        <w:adjustRightInd w:val="0"/>
        <w:spacing w:after="0" w:line="240" w:lineRule="auto"/>
        <w:jc w:val="center"/>
        <w:rPr>
          <w:rFonts w:ascii="Arial" w:hAnsi="Arial" w:cs="Arial"/>
          <w:b/>
          <w:bCs/>
          <w:color w:val="000000"/>
          <w:sz w:val="24"/>
          <w:szCs w:val="24"/>
        </w:rPr>
      </w:pPr>
    </w:p>
    <w:p w14:paraId="0B359109" w14:textId="2A3D8D35"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18</w:t>
      </w:r>
      <w:ins w:id="1458" w:author="Mondaca Vergara Angelo Rodolfo (Codelco-Chuquicamata)" w:date="2025-09-15T01:38:00Z" w16du:dateUtc="2025-09-15T04:38:00Z">
        <w:r w:rsidR="00C76056">
          <w:rPr>
            <w:rFonts w:ascii="Arial" w:hAnsi="Arial" w:cs="Arial"/>
            <w:b/>
            <w:bCs/>
            <w:color w:val="000000"/>
            <w:sz w:val="24"/>
            <w:szCs w:val="24"/>
          </w:rPr>
          <w:t>7</w:t>
        </w:r>
      </w:ins>
      <w:ins w:id="1459" w:author="Angelo Mondaca Vergara" w:date="2020-02-21T16:56:00Z">
        <w:del w:id="1460" w:author="Mondaca Vergara Angelo Rodolfo (Codelco-Chuquicamata)" w:date="2025-09-15T01:38:00Z" w16du:dateUtc="2025-09-15T04:38:00Z">
          <w:r w:rsidR="009D7F22" w:rsidDel="00C76056">
            <w:rPr>
              <w:rFonts w:ascii="Arial" w:hAnsi="Arial" w:cs="Arial"/>
              <w:b/>
              <w:bCs/>
              <w:color w:val="000000"/>
              <w:sz w:val="24"/>
              <w:szCs w:val="24"/>
            </w:rPr>
            <w:delText>8</w:delText>
          </w:r>
        </w:del>
      </w:ins>
      <w:del w:id="1461" w:author="Angelo Mondaca Vergara" w:date="2020-02-21T13:00:00Z">
        <w:r w:rsidDel="00011C71">
          <w:rPr>
            <w:rFonts w:ascii="Arial" w:hAnsi="Arial" w:cs="Arial"/>
            <w:b/>
            <w:bCs/>
            <w:color w:val="000000"/>
            <w:sz w:val="24"/>
            <w:szCs w:val="24"/>
          </w:rPr>
          <w:delText>8</w:delText>
        </w:r>
      </w:del>
    </w:p>
    <w:p w14:paraId="2109C74F" w14:textId="77777777" w:rsidR="005F4934" w:rsidRPr="00863342" w:rsidRDefault="005F4934" w:rsidP="00CB175E">
      <w:pPr>
        <w:autoSpaceDE w:val="0"/>
        <w:autoSpaceDN w:val="0"/>
        <w:adjustRightInd w:val="0"/>
        <w:spacing w:after="0" w:line="240" w:lineRule="auto"/>
        <w:jc w:val="both"/>
        <w:rPr>
          <w:rFonts w:ascii="Arial" w:hAnsi="Arial" w:cs="Arial"/>
          <w:b/>
          <w:bCs/>
          <w:color w:val="000000"/>
          <w:sz w:val="24"/>
          <w:szCs w:val="24"/>
        </w:rPr>
      </w:pPr>
    </w:p>
    <w:p w14:paraId="0F2FEEA7"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Toda cañería, válvula o cualquier otro dispositivo que sea empleado para la distribución del oxígeno y/o nitrógeno</w:t>
      </w:r>
      <w:r w:rsidR="005F4934">
        <w:rPr>
          <w:rFonts w:ascii="Arial" w:hAnsi="Arial" w:cs="Arial"/>
          <w:color w:val="000000"/>
          <w:sz w:val="24"/>
          <w:szCs w:val="24"/>
        </w:rPr>
        <w:t xml:space="preserve"> </w:t>
      </w:r>
      <w:r w:rsidRPr="00863342">
        <w:rPr>
          <w:rFonts w:ascii="Arial" w:hAnsi="Arial" w:cs="Arial"/>
          <w:color w:val="000000"/>
          <w:sz w:val="24"/>
          <w:szCs w:val="24"/>
        </w:rPr>
        <w:t>a la Fundición de Concentrado, Planta de Molibdeno o estanques de almacenamiento, debe ser pintada según</w:t>
      </w:r>
      <w:r w:rsidR="005F4934">
        <w:rPr>
          <w:rFonts w:ascii="Arial" w:hAnsi="Arial" w:cs="Arial"/>
          <w:color w:val="000000"/>
          <w:sz w:val="24"/>
          <w:szCs w:val="24"/>
        </w:rPr>
        <w:t xml:space="preserve"> </w:t>
      </w:r>
      <w:r w:rsidRPr="00863342">
        <w:rPr>
          <w:rFonts w:ascii="Arial" w:hAnsi="Arial" w:cs="Arial"/>
          <w:color w:val="000000"/>
          <w:sz w:val="24"/>
          <w:szCs w:val="24"/>
        </w:rPr>
        <w:t>Norma Interna NECC 3. Considerando su inspección en forma permanente, a objeto de verificar las condiciones</w:t>
      </w:r>
    </w:p>
    <w:p w14:paraId="3CE3450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lastRenderedPageBreak/>
        <w:t>de seguridad en que se encuentran, tomando las medidas reglamentarias que amerita el caso. Además, los</w:t>
      </w:r>
      <w:r w:rsidR="005F4934">
        <w:rPr>
          <w:rFonts w:ascii="Arial" w:hAnsi="Arial" w:cs="Arial"/>
          <w:color w:val="000000"/>
          <w:sz w:val="24"/>
          <w:szCs w:val="24"/>
        </w:rPr>
        <w:t xml:space="preserve"> </w:t>
      </w:r>
      <w:r w:rsidRPr="00863342">
        <w:rPr>
          <w:rFonts w:ascii="Arial" w:hAnsi="Arial" w:cs="Arial"/>
          <w:color w:val="000000"/>
          <w:sz w:val="24"/>
          <w:szCs w:val="24"/>
        </w:rPr>
        <w:t>ductos deben estar marcados con una flecha que indique la dirección del flujo del fluido.</w:t>
      </w:r>
    </w:p>
    <w:p w14:paraId="75DCC907" w14:textId="77777777" w:rsidR="005F4934" w:rsidRPr="00863342" w:rsidRDefault="005F4934" w:rsidP="00CB175E">
      <w:pPr>
        <w:autoSpaceDE w:val="0"/>
        <w:autoSpaceDN w:val="0"/>
        <w:adjustRightInd w:val="0"/>
        <w:spacing w:after="0" w:line="240" w:lineRule="auto"/>
        <w:jc w:val="both"/>
        <w:rPr>
          <w:rFonts w:ascii="Arial" w:hAnsi="Arial" w:cs="Arial"/>
          <w:color w:val="000000"/>
          <w:sz w:val="24"/>
          <w:szCs w:val="24"/>
        </w:rPr>
      </w:pPr>
    </w:p>
    <w:p w14:paraId="3219126C" w14:textId="2DE223F0"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18</w:t>
      </w:r>
      <w:ins w:id="1462" w:author="Mondaca Vergara Angelo Rodolfo (Codelco-Chuquicamata)" w:date="2025-09-15T01:38:00Z" w16du:dateUtc="2025-09-15T04:38:00Z">
        <w:r w:rsidR="00C76056">
          <w:rPr>
            <w:rFonts w:ascii="Arial" w:hAnsi="Arial" w:cs="Arial"/>
            <w:b/>
            <w:bCs/>
            <w:color w:val="000000"/>
            <w:sz w:val="24"/>
            <w:szCs w:val="24"/>
          </w:rPr>
          <w:t>8</w:t>
        </w:r>
      </w:ins>
      <w:ins w:id="1463" w:author="Angelo Mondaca Vergara" w:date="2020-02-21T16:56:00Z">
        <w:del w:id="1464" w:author="Mondaca Vergara Angelo Rodolfo (Codelco-Chuquicamata)" w:date="2025-09-15T01:38:00Z" w16du:dateUtc="2025-09-15T04:38:00Z">
          <w:r w:rsidR="009D7F22" w:rsidDel="00C76056">
            <w:rPr>
              <w:rFonts w:ascii="Arial" w:hAnsi="Arial" w:cs="Arial"/>
              <w:b/>
              <w:bCs/>
              <w:color w:val="000000"/>
              <w:sz w:val="24"/>
              <w:szCs w:val="24"/>
            </w:rPr>
            <w:delText>9</w:delText>
          </w:r>
        </w:del>
      </w:ins>
      <w:del w:id="1465" w:author="Angelo Mondaca Vergara" w:date="2020-02-21T13:00:00Z">
        <w:r w:rsidDel="00011C71">
          <w:rPr>
            <w:rFonts w:ascii="Arial" w:hAnsi="Arial" w:cs="Arial"/>
            <w:b/>
            <w:bCs/>
            <w:color w:val="000000"/>
            <w:sz w:val="24"/>
            <w:szCs w:val="24"/>
          </w:rPr>
          <w:delText>9</w:delText>
        </w:r>
      </w:del>
    </w:p>
    <w:p w14:paraId="06E47CE6" w14:textId="77777777" w:rsidR="005F4934" w:rsidRPr="00863342" w:rsidRDefault="005F4934" w:rsidP="00CB175E">
      <w:pPr>
        <w:autoSpaceDE w:val="0"/>
        <w:autoSpaceDN w:val="0"/>
        <w:adjustRightInd w:val="0"/>
        <w:spacing w:after="0" w:line="240" w:lineRule="auto"/>
        <w:jc w:val="both"/>
        <w:rPr>
          <w:rFonts w:ascii="Arial" w:hAnsi="Arial" w:cs="Arial"/>
          <w:b/>
          <w:bCs/>
          <w:color w:val="000000"/>
          <w:sz w:val="24"/>
          <w:szCs w:val="24"/>
        </w:rPr>
      </w:pPr>
    </w:p>
    <w:p w14:paraId="069837DC"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 xml:space="preserve">Se </w:t>
      </w:r>
      <w:del w:id="1466" w:author="Angelo Mondaca Vergara" w:date="2020-02-13T15:47:00Z">
        <w:r w:rsidRPr="00863342" w:rsidDel="00955885">
          <w:rPr>
            <w:rFonts w:ascii="Arial" w:hAnsi="Arial" w:cs="Arial"/>
            <w:color w:val="000000"/>
            <w:sz w:val="24"/>
            <w:szCs w:val="24"/>
          </w:rPr>
          <w:delText>prohibe</w:delText>
        </w:r>
      </w:del>
      <w:ins w:id="1467" w:author="Angelo Mondaca Vergara" w:date="2020-02-13T15:47:00Z">
        <w:r w:rsidR="00955885">
          <w:rPr>
            <w:rFonts w:ascii="Arial" w:hAnsi="Arial" w:cs="Arial"/>
            <w:color w:val="000000"/>
            <w:sz w:val="24"/>
            <w:szCs w:val="24"/>
          </w:rPr>
          <w:t>prohíbe</w:t>
        </w:r>
      </w:ins>
      <w:r w:rsidRPr="00863342">
        <w:rPr>
          <w:rFonts w:ascii="Arial" w:hAnsi="Arial" w:cs="Arial"/>
          <w:color w:val="000000"/>
          <w:sz w:val="24"/>
          <w:szCs w:val="24"/>
        </w:rPr>
        <w:t xml:space="preserve"> el tránsito de personas y/o vehículos sobre cañerías, de no ser posible, se debe proteger la cañería en</w:t>
      </w:r>
      <w:r w:rsidR="005F4934">
        <w:rPr>
          <w:rFonts w:ascii="Arial" w:hAnsi="Arial" w:cs="Arial"/>
          <w:color w:val="000000"/>
          <w:sz w:val="24"/>
          <w:szCs w:val="24"/>
        </w:rPr>
        <w:t xml:space="preserve"> </w:t>
      </w:r>
      <w:r w:rsidRPr="00863342">
        <w:rPr>
          <w:rFonts w:ascii="Arial" w:hAnsi="Arial" w:cs="Arial"/>
          <w:color w:val="000000"/>
          <w:sz w:val="24"/>
          <w:szCs w:val="24"/>
        </w:rPr>
        <w:t xml:space="preserve">el paso de </w:t>
      </w:r>
      <w:r w:rsidR="00383759">
        <w:rPr>
          <w:rFonts w:ascii="Arial" w:hAnsi="Arial" w:cs="Arial"/>
          <w:color w:val="000000"/>
          <w:sz w:val="24"/>
          <w:szCs w:val="24"/>
        </w:rPr>
        <w:t>esta. Las cañerías deberán estar identificadas de acuerdo a la norma NECC-3</w:t>
      </w:r>
      <w:r w:rsidRPr="00863342">
        <w:rPr>
          <w:rFonts w:ascii="Arial" w:hAnsi="Arial" w:cs="Arial"/>
          <w:color w:val="000000"/>
          <w:sz w:val="24"/>
          <w:szCs w:val="24"/>
        </w:rPr>
        <w:t>.</w:t>
      </w:r>
    </w:p>
    <w:p w14:paraId="18A39E29" w14:textId="2A1943BF" w:rsidR="005F4934" w:rsidDel="00BF5430" w:rsidRDefault="005F4934" w:rsidP="00CB175E">
      <w:pPr>
        <w:autoSpaceDE w:val="0"/>
        <w:autoSpaceDN w:val="0"/>
        <w:adjustRightInd w:val="0"/>
        <w:spacing w:after="0" w:line="240" w:lineRule="auto"/>
        <w:jc w:val="both"/>
        <w:rPr>
          <w:ins w:id="1468" w:author="Angelo Mondaca Vergara" w:date="2020-02-21T14:36:00Z"/>
          <w:del w:id="1469" w:author="Mondaca Vergara Angelo Rodolfo (Codelco-Chuquicamata)" w:date="2025-09-14T05:59:00Z" w16du:dateUtc="2025-09-14T08:59:00Z"/>
          <w:rFonts w:ascii="Arial" w:hAnsi="Arial" w:cs="Arial"/>
          <w:color w:val="000000"/>
          <w:sz w:val="24"/>
          <w:szCs w:val="24"/>
        </w:rPr>
      </w:pPr>
    </w:p>
    <w:p w14:paraId="57F736F4" w14:textId="4B4C2405" w:rsidR="004D3D2D" w:rsidDel="00BF5430" w:rsidRDefault="004D3D2D" w:rsidP="00CB175E">
      <w:pPr>
        <w:autoSpaceDE w:val="0"/>
        <w:autoSpaceDN w:val="0"/>
        <w:adjustRightInd w:val="0"/>
        <w:spacing w:after="0" w:line="240" w:lineRule="auto"/>
        <w:jc w:val="both"/>
        <w:rPr>
          <w:ins w:id="1470" w:author="Angelo Mondaca Vergara" w:date="2020-02-21T14:36:00Z"/>
          <w:del w:id="1471" w:author="Mondaca Vergara Angelo Rodolfo (Codelco-Chuquicamata)" w:date="2025-09-14T05:59:00Z" w16du:dateUtc="2025-09-14T08:59:00Z"/>
          <w:rFonts w:ascii="Arial" w:hAnsi="Arial" w:cs="Arial"/>
          <w:color w:val="000000"/>
          <w:sz w:val="24"/>
          <w:szCs w:val="24"/>
        </w:rPr>
      </w:pPr>
    </w:p>
    <w:p w14:paraId="420400FD" w14:textId="77777777" w:rsidR="004D3D2D" w:rsidRPr="00863342" w:rsidRDefault="004D3D2D" w:rsidP="00CB175E">
      <w:pPr>
        <w:autoSpaceDE w:val="0"/>
        <w:autoSpaceDN w:val="0"/>
        <w:adjustRightInd w:val="0"/>
        <w:spacing w:after="0" w:line="240" w:lineRule="auto"/>
        <w:jc w:val="both"/>
        <w:rPr>
          <w:rFonts w:ascii="Arial" w:hAnsi="Arial" w:cs="Arial"/>
          <w:color w:val="000000"/>
          <w:sz w:val="24"/>
          <w:szCs w:val="24"/>
        </w:rPr>
      </w:pPr>
    </w:p>
    <w:p w14:paraId="2EA6B54A" w14:textId="63C283BE"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w:t>
      </w:r>
      <w:ins w:id="1472" w:author="Mondaca Vergara Angelo Rodolfo (Codelco-Chuquicamata)" w:date="2025-09-15T01:38:00Z" w16du:dateUtc="2025-09-15T04:38:00Z">
        <w:r w:rsidR="00C76056">
          <w:rPr>
            <w:rFonts w:ascii="Arial" w:hAnsi="Arial" w:cs="Arial"/>
            <w:b/>
            <w:bCs/>
            <w:color w:val="000000"/>
            <w:sz w:val="24"/>
            <w:szCs w:val="24"/>
          </w:rPr>
          <w:t>89</w:t>
        </w:r>
      </w:ins>
      <w:ins w:id="1473" w:author="Angelo Mondaca Vergara" w:date="2020-02-21T16:56:00Z">
        <w:del w:id="1474" w:author="Mondaca Vergara Angelo Rodolfo (Codelco-Chuquicamata)" w:date="2025-09-15T01:38:00Z" w16du:dateUtc="2025-09-15T04:38:00Z">
          <w:r w:rsidR="009D7F22" w:rsidDel="00C76056">
            <w:rPr>
              <w:rFonts w:ascii="Arial" w:hAnsi="Arial" w:cs="Arial"/>
              <w:b/>
              <w:bCs/>
              <w:color w:val="000000"/>
              <w:sz w:val="24"/>
              <w:szCs w:val="24"/>
            </w:rPr>
            <w:delText>90</w:delText>
          </w:r>
        </w:del>
      </w:ins>
      <w:del w:id="1475" w:author="Angelo Mondaca Vergara" w:date="2020-02-21T13:01:00Z">
        <w:r w:rsidDel="00011C71">
          <w:rPr>
            <w:rFonts w:ascii="Arial" w:hAnsi="Arial" w:cs="Arial"/>
            <w:b/>
            <w:bCs/>
            <w:color w:val="000000"/>
            <w:sz w:val="24"/>
            <w:szCs w:val="24"/>
          </w:rPr>
          <w:delText>90</w:delText>
        </w:r>
      </w:del>
    </w:p>
    <w:p w14:paraId="4C85A762" w14:textId="77777777" w:rsidR="005F4934" w:rsidRPr="00863342" w:rsidRDefault="005F4934" w:rsidP="00CB175E">
      <w:pPr>
        <w:autoSpaceDE w:val="0"/>
        <w:autoSpaceDN w:val="0"/>
        <w:adjustRightInd w:val="0"/>
        <w:spacing w:after="0" w:line="240" w:lineRule="auto"/>
        <w:jc w:val="both"/>
        <w:rPr>
          <w:rFonts w:ascii="Arial" w:hAnsi="Arial" w:cs="Arial"/>
          <w:b/>
          <w:bCs/>
          <w:color w:val="000000"/>
          <w:sz w:val="24"/>
          <w:szCs w:val="24"/>
        </w:rPr>
      </w:pPr>
    </w:p>
    <w:p w14:paraId="3E7329BA"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las operaciones de carga de oxígeno y/o nitrógeno, el personal debe usar en todo momento el equipo de</w:t>
      </w:r>
      <w:r w:rsidR="005F4934">
        <w:rPr>
          <w:rFonts w:ascii="Arial" w:hAnsi="Arial" w:cs="Arial"/>
          <w:color w:val="000000"/>
          <w:sz w:val="24"/>
          <w:szCs w:val="24"/>
        </w:rPr>
        <w:t xml:space="preserve"> </w:t>
      </w:r>
      <w:r w:rsidRPr="00863342">
        <w:rPr>
          <w:rFonts w:ascii="Arial" w:hAnsi="Arial" w:cs="Arial"/>
          <w:color w:val="000000"/>
          <w:sz w:val="24"/>
          <w:szCs w:val="24"/>
        </w:rPr>
        <w:t>protección personal adecuado.</w:t>
      </w:r>
    </w:p>
    <w:p w14:paraId="63149737" w14:textId="77777777" w:rsidR="005F4934" w:rsidRPr="00863342" w:rsidRDefault="005F4934" w:rsidP="00CB175E">
      <w:pPr>
        <w:autoSpaceDE w:val="0"/>
        <w:autoSpaceDN w:val="0"/>
        <w:adjustRightInd w:val="0"/>
        <w:spacing w:after="0" w:line="240" w:lineRule="auto"/>
        <w:jc w:val="both"/>
        <w:rPr>
          <w:rFonts w:ascii="Arial" w:hAnsi="Arial" w:cs="Arial"/>
          <w:color w:val="000000"/>
          <w:sz w:val="24"/>
          <w:szCs w:val="24"/>
        </w:rPr>
      </w:pPr>
    </w:p>
    <w:p w14:paraId="27FA003C" w14:textId="7B8B00C9"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19</w:t>
      </w:r>
      <w:ins w:id="1476" w:author="Mondaca Vergara Angelo Rodolfo (Codelco-Chuquicamata)" w:date="2025-09-15T01:38:00Z" w16du:dateUtc="2025-09-15T04:38:00Z">
        <w:r w:rsidR="00C76056">
          <w:rPr>
            <w:rFonts w:ascii="Arial" w:hAnsi="Arial" w:cs="Arial"/>
            <w:b/>
            <w:bCs/>
            <w:color w:val="000000"/>
            <w:sz w:val="24"/>
            <w:szCs w:val="24"/>
          </w:rPr>
          <w:t>0</w:t>
        </w:r>
      </w:ins>
      <w:ins w:id="1477" w:author="Angelo Mondaca Vergara" w:date="2020-02-21T16:56:00Z">
        <w:del w:id="1478" w:author="Mondaca Vergara Angelo Rodolfo (Codelco-Chuquicamata)" w:date="2025-09-15T01:38:00Z" w16du:dateUtc="2025-09-15T04:38:00Z">
          <w:r w:rsidR="009D7F22" w:rsidDel="00C76056">
            <w:rPr>
              <w:rFonts w:ascii="Arial" w:hAnsi="Arial" w:cs="Arial"/>
              <w:b/>
              <w:bCs/>
              <w:color w:val="000000"/>
              <w:sz w:val="24"/>
              <w:szCs w:val="24"/>
            </w:rPr>
            <w:delText>1</w:delText>
          </w:r>
        </w:del>
      </w:ins>
      <w:del w:id="1479" w:author="Angelo Mondaca Vergara" w:date="2020-02-21T13:01:00Z">
        <w:r w:rsidDel="00011C71">
          <w:rPr>
            <w:rFonts w:ascii="Arial" w:hAnsi="Arial" w:cs="Arial"/>
            <w:b/>
            <w:bCs/>
            <w:color w:val="000000"/>
            <w:sz w:val="24"/>
            <w:szCs w:val="24"/>
          </w:rPr>
          <w:delText>1</w:delText>
        </w:r>
      </w:del>
    </w:p>
    <w:p w14:paraId="3CE7BCD0" w14:textId="77777777" w:rsidR="005F4934" w:rsidRPr="00863342" w:rsidRDefault="005F4934" w:rsidP="00CB175E">
      <w:pPr>
        <w:autoSpaceDE w:val="0"/>
        <w:autoSpaceDN w:val="0"/>
        <w:adjustRightInd w:val="0"/>
        <w:spacing w:after="0" w:line="240" w:lineRule="auto"/>
        <w:jc w:val="both"/>
        <w:rPr>
          <w:rFonts w:ascii="Arial" w:hAnsi="Arial" w:cs="Arial"/>
          <w:b/>
          <w:bCs/>
          <w:color w:val="000000"/>
          <w:sz w:val="24"/>
          <w:szCs w:val="24"/>
        </w:rPr>
      </w:pPr>
    </w:p>
    <w:p w14:paraId="21434830"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Todas las instalaciones y equipos donde se transporta, almacena y maneja oxígeno, deben estar eléctricamente</w:t>
      </w:r>
      <w:r w:rsidR="005F4934">
        <w:rPr>
          <w:rFonts w:ascii="Arial" w:hAnsi="Arial" w:cs="Arial"/>
          <w:color w:val="000000"/>
          <w:sz w:val="24"/>
          <w:szCs w:val="24"/>
        </w:rPr>
        <w:t xml:space="preserve"> </w:t>
      </w:r>
      <w:r w:rsidRPr="00863342">
        <w:rPr>
          <w:rFonts w:ascii="Arial" w:hAnsi="Arial" w:cs="Arial"/>
          <w:color w:val="000000"/>
          <w:sz w:val="24"/>
          <w:szCs w:val="24"/>
        </w:rPr>
        <w:t>conectados a tierra</w:t>
      </w:r>
    </w:p>
    <w:p w14:paraId="336CC6B9" w14:textId="77777777" w:rsidR="00BF5430" w:rsidRPr="00863342" w:rsidRDefault="00BF5430" w:rsidP="00CB175E">
      <w:pPr>
        <w:autoSpaceDE w:val="0"/>
        <w:autoSpaceDN w:val="0"/>
        <w:adjustRightInd w:val="0"/>
        <w:spacing w:after="0" w:line="240" w:lineRule="auto"/>
        <w:jc w:val="both"/>
        <w:rPr>
          <w:rFonts w:ascii="Arial" w:hAnsi="Arial" w:cs="Arial"/>
          <w:color w:val="000000"/>
          <w:sz w:val="24"/>
          <w:szCs w:val="24"/>
        </w:rPr>
      </w:pPr>
    </w:p>
    <w:p w14:paraId="69CCA131" w14:textId="04ACFAEB" w:rsidR="00F01086" w:rsidRDefault="00383759"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19</w:t>
      </w:r>
      <w:ins w:id="1480" w:author="Mondaca Vergara Angelo Rodolfo (Codelco-Chuquicamata)" w:date="2025-09-15T01:39:00Z" w16du:dateUtc="2025-09-15T04:39:00Z">
        <w:r w:rsidR="00C76056">
          <w:rPr>
            <w:rFonts w:ascii="Arial" w:hAnsi="Arial" w:cs="Arial"/>
            <w:b/>
            <w:bCs/>
            <w:color w:val="000000"/>
            <w:sz w:val="24"/>
            <w:szCs w:val="24"/>
          </w:rPr>
          <w:t>1</w:t>
        </w:r>
      </w:ins>
      <w:ins w:id="1481" w:author="Angelo Mondaca Vergara" w:date="2020-02-21T16:56:00Z">
        <w:del w:id="1482" w:author="Mondaca Vergara Angelo Rodolfo (Codelco-Chuquicamata)" w:date="2025-09-15T01:39:00Z" w16du:dateUtc="2025-09-15T04:39:00Z">
          <w:r w:rsidR="009D7F22" w:rsidDel="00C76056">
            <w:rPr>
              <w:rFonts w:ascii="Arial" w:hAnsi="Arial" w:cs="Arial"/>
              <w:b/>
              <w:bCs/>
              <w:color w:val="000000"/>
              <w:sz w:val="24"/>
              <w:szCs w:val="24"/>
            </w:rPr>
            <w:delText>2</w:delText>
          </w:r>
        </w:del>
      </w:ins>
      <w:del w:id="1483" w:author="Angelo Mondaca Vergara" w:date="2020-02-21T13:01:00Z">
        <w:r w:rsidDel="00011C71">
          <w:rPr>
            <w:rFonts w:ascii="Arial" w:hAnsi="Arial" w:cs="Arial"/>
            <w:b/>
            <w:bCs/>
            <w:color w:val="000000"/>
            <w:sz w:val="24"/>
            <w:szCs w:val="24"/>
          </w:rPr>
          <w:delText>2</w:delText>
        </w:r>
      </w:del>
    </w:p>
    <w:p w14:paraId="6A50C1AB" w14:textId="77777777" w:rsidR="009E59FC" w:rsidRPr="00863342" w:rsidRDefault="009E59FC" w:rsidP="00CB175E">
      <w:pPr>
        <w:autoSpaceDE w:val="0"/>
        <w:autoSpaceDN w:val="0"/>
        <w:adjustRightInd w:val="0"/>
        <w:spacing w:after="0" w:line="240" w:lineRule="auto"/>
        <w:jc w:val="both"/>
        <w:rPr>
          <w:rFonts w:ascii="Arial" w:hAnsi="Arial" w:cs="Arial"/>
          <w:b/>
          <w:bCs/>
          <w:color w:val="000000"/>
          <w:sz w:val="24"/>
          <w:szCs w:val="24"/>
        </w:rPr>
      </w:pPr>
    </w:p>
    <w:p w14:paraId="3722BA67" w14:textId="77777777" w:rsidR="00F01086" w:rsidRDefault="00383759" w:rsidP="00CB175E">
      <w:p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En las Plantas de Oxígeno</w:t>
      </w:r>
      <w:r w:rsidR="00F01086" w:rsidRPr="00863342">
        <w:rPr>
          <w:rFonts w:ascii="Arial" w:hAnsi="Arial" w:cs="Arial"/>
          <w:color w:val="000000"/>
          <w:sz w:val="24"/>
          <w:szCs w:val="24"/>
        </w:rPr>
        <w:t xml:space="preserve"> debe haber una guía de primeros auxilios y guía de</w:t>
      </w:r>
      <w:r w:rsidR="009E59FC">
        <w:rPr>
          <w:rFonts w:ascii="Arial" w:hAnsi="Arial" w:cs="Arial"/>
          <w:color w:val="000000"/>
          <w:sz w:val="24"/>
          <w:szCs w:val="24"/>
        </w:rPr>
        <w:t xml:space="preserve"> </w:t>
      </w:r>
      <w:r w:rsidR="00F01086" w:rsidRPr="00863342">
        <w:rPr>
          <w:rFonts w:ascii="Arial" w:hAnsi="Arial" w:cs="Arial"/>
          <w:color w:val="000000"/>
          <w:sz w:val="24"/>
          <w:szCs w:val="24"/>
        </w:rPr>
        <w:t>respuesta de emergencias, que instruya y oriente exactamente sobre las medidas a tomar para atender a personas</w:t>
      </w:r>
      <w:r w:rsidR="009E59FC">
        <w:rPr>
          <w:rFonts w:ascii="Arial" w:hAnsi="Arial" w:cs="Arial"/>
          <w:color w:val="000000"/>
          <w:sz w:val="24"/>
          <w:szCs w:val="24"/>
        </w:rPr>
        <w:t xml:space="preserve"> </w:t>
      </w:r>
      <w:r w:rsidR="00F01086" w:rsidRPr="00863342">
        <w:rPr>
          <w:rFonts w:ascii="Arial" w:hAnsi="Arial" w:cs="Arial"/>
          <w:color w:val="000000"/>
          <w:sz w:val="24"/>
          <w:szCs w:val="24"/>
        </w:rPr>
        <w:t xml:space="preserve">accidentadas por </w:t>
      </w:r>
      <w:r>
        <w:rPr>
          <w:rFonts w:ascii="Arial" w:hAnsi="Arial" w:cs="Arial"/>
          <w:color w:val="000000"/>
          <w:sz w:val="24"/>
          <w:szCs w:val="24"/>
        </w:rPr>
        <w:t>oxígeno y/o nitrógeno</w:t>
      </w:r>
      <w:r w:rsidR="00F01086" w:rsidRPr="00863342">
        <w:rPr>
          <w:rFonts w:ascii="Arial" w:hAnsi="Arial" w:cs="Arial"/>
          <w:color w:val="000000"/>
          <w:sz w:val="24"/>
          <w:szCs w:val="24"/>
        </w:rPr>
        <w:t>.</w:t>
      </w:r>
    </w:p>
    <w:p w14:paraId="4A55CFDE" w14:textId="77777777" w:rsidR="009E59FC" w:rsidRPr="00863342" w:rsidRDefault="009E59FC" w:rsidP="00CB175E">
      <w:pPr>
        <w:autoSpaceDE w:val="0"/>
        <w:autoSpaceDN w:val="0"/>
        <w:adjustRightInd w:val="0"/>
        <w:spacing w:after="0" w:line="240" w:lineRule="auto"/>
        <w:jc w:val="both"/>
        <w:rPr>
          <w:rFonts w:ascii="Arial" w:hAnsi="Arial" w:cs="Arial"/>
          <w:color w:val="000000"/>
          <w:sz w:val="24"/>
          <w:szCs w:val="24"/>
        </w:rPr>
      </w:pPr>
    </w:p>
    <w:p w14:paraId="5914584E" w14:textId="77777777" w:rsidR="00383759" w:rsidRDefault="00383759" w:rsidP="009E59FC">
      <w:pPr>
        <w:autoSpaceDE w:val="0"/>
        <w:autoSpaceDN w:val="0"/>
        <w:adjustRightInd w:val="0"/>
        <w:spacing w:after="0" w:line="240" w:lineRule="auto"/>
        <w:jc w:val="center"/>
        <w:rPr>
          <w:rFonts w:ascii="Arial" w:hAnsi="Arial" w:cs="Arial"/>
          <w:b/>
          <w:bCs/>
          <w:color w:val="000000"/>
          <w:sz w:val="24"/>
          <w:szCs w:val="24"/>
        </w:rPr>
      </w:pPr>
    </w:p>
    <w:p w14:paraId="7C8C8E4F" w14:textId="77777777" w:rsidR="00F01086" w:rsidRPr="00863342" w:rsidRDefault="00F01086" w:rsidP="009E59F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Capítulo Octavo</w:t>
      </w:r>
    </w:p>
    <w:p w14:paraId="373C7512" w14:textId="77777777" w:rsidR="00F01086" w:rsidRPr="00863342" w:rsidRDefault="00F01086" w:rsidP="009E59F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Condiciones de Seguridad en la</w:t>
      </w:r>
    </w:p>
    <w:p w14:paraId="2563FD7F" w14:textId="77777777" w:rsidR="00F01086" w:rsidRPr="00863342" w:rsidRDefault="00F01086" w:rsidP="009E59F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Construcción de Estanques de Almacenamiento</w:t>
      </w:r>
    </w:p>
    <w:p w14:paraId="0800AF55" w14:textId="77777777" w:rsidR="00F01086" w:rsidRDefault="00F01086" w:rsidP="009E59FC">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de Oxígeno o Nitrógeno</w:t>
      </w:r>
    </w:p>
    <w:p w14:paraId="1D52FA37" w14:textId="77777777" w:rsidR="009E59FC" w:rsidRPr="00863342" w:rsidRDefault="009E59FC" w:rsidP="009E59FC">
      <w:pPr>
        <w:autoSpaceDE w:val="0"/>
        <w:autoSpaceDN w:val="0"/>
        <w:adjustRightInd w:val="0"/>
        <w:spacing w:after="0" w:line="240" w:lineRule="auto"/>
        <w:jc w:val="center"/>
        <w:rPr>
          <w:rFonts w:ascii="Arial" w:hAnsi="Arial" w:cs="Arial"/>
          <w:b/>
          <w:bCs/>
          <w:color w:val="000000"/>
          <w:sz w:val="24"/>
          <w:szCs w:val="24"/>
        </w:rPr>
      </w:pPr>
    </w:p>
    <w:p w14:paraId="1355DB83" w14:textId="6AD8F084" w:rsidR="00F01086" w:rsidRDefault="00AE6074"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19</w:t>
      </w:r>
      <w:ins w:id="1484" w:author="Mondaca Vergara Angelo Rodolfo (Codelco-Chuquicamata)" w:date="2025-09-15T01:39:00Z" w16du:dateUtc="2025-09-15T04:39:00Z">
        <w:r w:rsidR="00C76056">
          <w:rPr>
            <w:rFonts w:ascii="Arial" w:hAnsi="Arial" w:cs="Arial"/>
            <w:b/>
            <w:bCs/>
            <w:color w:val="000000"/>
            <w:sz w:val="24"/>
            <w:szCs w:val="24"/>
          </w:rPr>
          <w:t>2</w:t>
        </w:r>
      </w:ins>
      <w:ins w:id="1485" w:author="Angelo Mondaca Vergara" w:date="2020-02-21T16:56:00Z">
        <w:del w:id="1486" w:author="Mondaca Vergara Angelo Rodolfo (Codelco-Chuquicamata)" w:date="2025-09-15T01:39:00Z" w16du:dateUtc="2025-09-15T04:39:00Z">
          <w:r w:rsidR="009D7F22" w:rsidDel="00C76056">
            <w:rPr>
              <w:rFonts w:ascii="Arial" w:hAnsi="Arial" w:cs="Arial"/>
              <w:b/>
              <w:bCs/>
              <w:color w:val="000000"/>
              <w:sz w:val="24"/>
              <w:szCs w:val="24"/>
            </w:rPr>
            <w:delText>3</w:delText>
          </w:r>
        </w:del>
      </w:ins>
      <w:del w:id="1487" w:author="Angelo Mondaca Vergara" w:date="2020-02-21T13:01:00Z">
        <w:r w:rsidDel="00011C71">
          <w:rPr>
            <w:rFonts w:ascii="Arial" w:hAnsi="Arial" w:cs="Arial"/>
            <w:b/>
            <w:bCs/>
            <w:color w:val="000000"/>
            <w:sz w:val="24"/>
            <w:szCs w:val="24"/>
          </w:rPr>
          <w:delText>3</w:delText>
        </w:r>
      </w:del>
    </w:p>
    <w:p w14:paraId="5FD2E7A9" w14:textId="77777777" w:rsidR="009E59FC" w:rsidRPr="00863342" w:rsidRDefault="009E59FC" w:rsidP="00CB175E">
      <w:pPr>
        <w:autoSpaceDE w:val="0"/>
        <w:autoSpaceDN w:val="0"/>
        <w:adjustRightInd w:val="0"/>
        <w:spacing w:after="0" w:line="240" w:lineRule="auto"/>
        <w:jc w:val="both"/>
        <w:rPr>
          <w:rFonts w:ascii="Arial" w:hAnsi="Arial" w:cs="Arial"/>
          <w:b/>
          <w:bCs/>
          <w:color w:val="000000"/>
          <w:sz w:val="24"/>
          <w:szCs w:val="24"/>
        </w:rPr>
      </w:pPr>
    </w:p>
    <w:p w14:paraId="390E2BA4" w14:textId="77777777" w:rsidR="00F01086" w:rsidRPr="00863342"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En la construcción de estanques de almacenamiento de oxígeno o nitrógeno debe contemplarse: escaleras,</w:t>
      </w:r>
      <w:r w:rsidR="009E59FC">
        <w:rPr>
          <w:rFonts w:ascii="Arial" w:hAnsi="Arial" w:cs="Arial"/>
          <w:color w:val="000000"/>
          <w:sz w:val="24"/>
          <w:szCs w:val="24"/>
        </w:rPr>
        <w:t xml:space="preserve"> </w:t>
      </w:r>
      <w:r w:rsidRPr="00863342">
        <w:rPr>
          <w:rFonts w:ascii="Arial" w:hAnsi="Arial" w:cs="Arial"/>
          <w:color w:val="000000"/>
          <w:sz w:val="24"/>
          <w:szCs w:val="24"/>
        </w:rPr>
        <w:t>plataforma, pasillos y barandas adecuadas, si fuera necesario.</w:t>
      </w:r>
    </w:p>
    <w:p w14:paraId="6FAD05F9" w14:textId="77777777" w:rsidR="009E59FC" w:rsidRDefault="009E59FC" w:rsidP="00CB175E">
      <w:pPr>
        <w:autoSpaceDE w:val="0"/>
        <w:autoSpaceDN w:val="0"/>
        <w:adjustRightInd w:val="0"/>
        <w:spacing w:after="0" w:line="240" w:lineRule="auto"/>
        <w:jc w:val="both"/>
        <w:rPr>
          <w:rFonts w:ascii="Arial" w:hAnsi="Arial" w:cs="Arial"/>
          <w:b/>
          <w:bCs/>
          <w:color w:val="000000"/>
          <w:sz w:val="24"/>
          <w:szCs w:val="24"/>
        </w:rPr>
      </w:pPr>
    </w:p>
    <w:p w14:paraId="5BCB01AA" w14:textId="68C06D70" w:rsidR="00F01086" w:rsidRDefault="00AE6074"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19</w:t>
      </w:r>
      <w:ins w:id="1488" w:author="Mondaca Vergara Angelo Rodolfo (Codelco-Chuquicamata)" w:date="2025-09-15T01:39:00Z" w16du:dateUtc="2025-09-15T04:39:00Z">
        <w:r w:rsidR="00C76056">
          <w:rPr>
            <w:rFonts w:ascii="Arial" w:hAnsi="Arial" w:cs="Arial"/>
            <w:b/>
            <w:bCs/>
            <w:color w:val="000000"/>
            <w:sz w:val="24"/>
            <w:szCs w:val="24"/>
          </w:rPr>
          <w:t>3</w:t>
        </w:r>
      </w:ins>
      <w:ins w:id="1489" w:author="Angelo Mondaca Vergara" w:date="2020-02-21T16:56:00Z">
        <w:del w:id="1490" w:author="Mondaca Vergara Angelo Rodolfo (Codelco-Chuquicamata)" w:date="2025-09-15T01:39:00Z" w16du:dateUtc="2025-09-15T04:39:00Z">
          <w:r w:rsidR="009D7F22" w:rsidDel="00C76056">
            <w:rPr>
              <w:rFonts w:ascii="Arial" w:hAnsi="Arial" w:cs="Arial"/>
              <w:b/>
              <w:bCs/>
              <w:color w:val="000000"/>
              <w:sz w:val="24"/>
              <w:szCs w:val="24"/>
            </w:rPr>
            <w:delText>4</w:delText>
          </w:r>
        </w:del>
      </w:ins>
      <w:del w:id="1491" w:author="Angelo Mondaca Vergara" w:date="2020-02-21T13:01:00Z">
        <w:r w:rsidDel="00011C71">
          <w:rPr>
            <w:rFonts w:ascii="Arial" w:hAnsi="Arial" w:cs="Arial"/>
            <w:b/>
            <w:bCs/>
            <w:color w:val="000000"/>
            <w:sz w:val="24"/>
            <w:szCs w:val="24"/>
          </w:rPr>
          <w:delText>4</w:delText>
        </w:r>
      </w:del>
    </w:p>
    <w:p w14:paraId="160BB94B" w14:textId="77777777" w:rsidR="009E59FC" w:rsidRPr="00863342" w:rsidRDefault="009E59FC" w:rsidP="00CB175E">
      <w:pPr>
        <w:autoSpaceDE w:val="0"/>
        <w:autoSpaceDN w:val="0"/>
        <w:adjustRightInd w:val="0"/>
        <w:spacing w:after="0" w:line="240" w:lineRule="auto"/>
        <w:jc w:val="both"/>
        <w:rPr>
          <w:rFonts w:ascii="Arial" w:hAnsi="Arial" w:cs="Arial"/>
          <w:b/>
          <w:bCs/>
          <w:color w:val="000000"/>
          <w:sz w:val="24"/>
          <w:szCs w:val="24"/>
        </w:rPr>
      </w:pPr>
    </w:p>
    <w:p w14:paraId="5AD02040" w14:textId="77777777" w:rsidR="009E59FC"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estanques deben tener orificios de ventilación y orificios de rebase de tal manera, que si se llegan a</w:t>
      </w:r>
      <w:r w:rsidR="009E59FC">
        <w:rPr>
          <w:rFonts w:ascii="Arial" w:hAnsi="Arial" w:cs="Arial"/>
          <w:color w:val="000000"/>
          <w:sz w:val="24"/>
          <w:szCs w:val="24"/>
        </w:rPr>
        <w:t xml:space="preserve"> </w:t>
      </w:r>
      <w:r w:rsidRPr="00863342">
        <w:rPr>
          <w:rFonts w:ascii="Arial" w:hAnsi="Arial" w:cs="Arial"/>
          <w:color w:val="000000"/>
          <w:sz w:val="24"/>
          <w:szCs w:val="24"/>
        </w:rPr>
        <w:t>sobrecargar, el exceso de fluido se evacue a un lugar seguro, con la ventilación adecuada.</w:t>
      </w:r>
    </w:p>
    <w:p w14:paraId="7D722551" w14:textId="77777777" w:rsidR="009E59FC" w:rsidRPr="00863342" w:rsidRDefault="009E59FC" w:rsidP="00CB175E">
      <w:pPr>
        <w:autoSpaceDE w:val="0"/>
        <w:autoSpaceDN w:val="0"/>
        <w:adjustRightInd w:val="0"/>
        <w:spacing w:after="0" w:line="240" w:lineRule="auto"/>
        <w:jc w:val="both"/>
        <w:rPr>
          <w:rFonts w:ascii="Arial" w:hAnsi="Arial" w:cs="Arial"/>
          <w:color w:val="000000"/>
          <w:sz w:val="24"/>
          <w:szCs w:val="24"/>
        </w:rPr>
      </w:pPr>
    </w:p>
    <w:p w14:paraId="1F0E8E1D" w14:textId="4A660E53"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Artí</w:t>
      </w:r>
      <w:r w:rsidR="00AE6074">
        <w:rPr>
          <w:rFonts w:ascii="Arial" w:hAnsi="Arial" w:cs="Arial"/>
          <w:b/>
          <w:bCs/>
          <w:color w:val="000000"/>
          <w:sz w:val="24"/>
          <w:szCs w:val="24"/>
        </w:rPr>
        <w:t>culo 19</w:t>
      </w:r>
      <w:ins w:id="1492" w:author="Mondaca Vergara Angelo Rodolfo (Codelco-Chuquicamata)" w:date="2025-09-15T01:39:00Z" w16du:dateUtc="2025-09-15T04:39:00Z">
        <w:r w:rsidR="00C76056">
          <w:rPr>
            <w:rFonts w:ascii="Arial" w:hAnsi="Arial" w:cs="Arial"/>
            <w:b/>
            <w:bCs/>
            <w:color w:val="000000"/>
            <w:sz w:val="24"/>
            <w:szCs w:val="24"/>
          </w:rPr>
          <w:t>4</w:t>
        </w:r>
      </w:ins>
      <w:ins w:id="1493" w:author="Angelo Mondaca Vergara" w:date="2020-02-21T16:56:00Z">
        <w:del w:id="1494" w:author="Mondaca Vergara Angelo Rodolfo (Codelco-Chuquicamata)" w:date="2025-09-15T01:39:00Z" w16du:dateUtc="2025-09-15T04:39:00Z">
          <w:r w:rsidR="009D7F22" w:rsidDel="00C76056">
            <w:rPr>
              <w:rFonts w:ascii="Arial" w:hAnsi="Arial" w:cs="Arial"/>
              <w:b/>
              <w:bCs/>
              <w:color w:val="000000"/>
              <w:sz w:val="24"/>
              <w:szCs w:val="24"/>
            </w:rPr>
            <w:delText>5</w:delText>
          </w:r>
        </w:del>
      </w:ins>
      <w:del w:id="1495" w:author="Angelo Mondaca Vergara" w:date="2020-02-21T13:01:00Z">
        <w:r w:rsidR="00AE6074" w:rsidDel="00337747">
          <w:rPr>
            <w:rFonts w:ascii="Arial" w:hAnsi="Arial" w:cs="Arial"/>
            <w:b/>
            <w:bCs/>
            <w:color w:val="000000"/>
            <w:sz w:val="24"/>
            <w:szCs w:val="24"/>
          </w:rPr>
          <w:delText>5</w:delText>
        </w:r>
      </w:del>
    </w:p>
    <w:p w14:paraId="0C6EA16A" w14:textId="77777777" w:rsidR="009E59FC" w:rsidRPr="00863342" w:rsidRDefault="009E59FC" w:rsidP="00CB175E">
      <w:pPr>
        <w:autoSpaceDE w:val="0"/>
        <w:autoSpaceDN w:val="0"/>
        <w:adjustRightInd w:val="0"/>
        <w:spacing w:after="0" w:line="240" w:lineRule="auto"/>
        <w:jc w:val="both"/>
        <w:rPr>
          <w:rFonts w:ascii="Arial" w:hAnsi="Arial" w:cs="Arial"/>
          <w:b/>
          <w:bCs/>
          <w:color w:val="000000"/>
          <w:sz w:val="24"/>
          <w:szCs w:val="24"/>
        </w:rPr>
      </w:pPr>
    </w:p>
    <w:p w14:paraId="0B331FC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Deben ser ubicados en sectores abiertos y aireados.</w:t>
      </w:r>
    </w:p>
    <w:p w14:paraId="4357A91B" w14:textId="77777777" w:rsidR="009E59FC" w:rsidRDefault="009E59FC" w:rsidP="00CB175E">
      <w:pPr>
        <w:autoSpaceDE w:val="0"/>
        <w:autoSpaceDN w:val="0"/>
        <w:adjustRightInd w:val="0"/>
        <w:spacing w:after="0" w:line="240" w:lineRule="auto"/>
        <w:jc w:val="both"/>
        <w:rPr>
          <w:ins w:id="1496" w:author="Mondaca Vergara Angelo Rodolfo (Codelco-Chuquicamata)" w:date="2025-09-14T06:17:00Z" w16du:dateUtc="2025-09-14T09:17:00Z"/>
          <w:rFonts w:ascii="Arial" w:hAnsi="Arial" w:cs="Arial"/>
          <w:color w:val="000000"/>
          <w:sz w:val="24"/>
          <w:szCs w:val="24"/>
        </w:rPr>
      </w:pPr>
    </w:p>
    <w:p w14:paraId="6E4CEB34" w14:textId="77777777" w:rsidR="00F4317A" w:rsidRDefault="00F4317A" w:rsidP="00CB175E">
      <w:pPr>
        <w:autoSpaceDE w:val="0"/>
        <w:autoSpaceDN w:val="0"/>
        <w:adjustRightInd w:val="0"/>
        <w:spacing w:after="0" w:line="240" w:lineRule="auto"/>
        <w:jc w:val="both"/>
        <w:rPr>
          <w:ins w:id="1497" w:author="Angelo Mondaca Vergara" w:date="2020-02-21T13:01:00Z"/>
          <w:rFonts w:ascii="Arial" w:hAnsi="Arial" w:cs="Arial"/>
          <w:color w:val="000000"/>
          <w:sz w:val="24"/>
          <w:szCs w:val="24"/>
        </w:rPr>
      </w:pPr>
    </w:p>
    <w:p w14:paraId="14FF3C0A" w14:textId="77777777" w:rsidR="00337747" w:rsidRPr="00863342" w:rsidDel="004D3D2D" w:rsidRDefault="00337747" w:rsidP="00CB175E">
      <w:pPr>
        <w:autoSpaceDE w:val="0"/>
        <w:autoSpaceDN w:val="0"/>
        <w:adjustRightInd w:val="0"/>
        <w:spacing w:after="0" w:line="240" w:lineRule="auto"/>
        <w:jc w:val="both"/>
        <w:rPr>
          <w:del w:id="1498" w:author="Angelo Mondaca Vergara" w:date="2020-02-21T14:36:00Z"/>
          <w:rFonts w:ascii="Arial" w:hAnsi="Arial" w:cs="Arial"/>
          <w:color w:val="000000"/>
          <w:sz w:val="24"/>
          <w:szCs w:val="24"/>
        </w:rPr>
      </w:pPr>
    </w:p>
    <w:p w14:paraId="1EAF0D33" w14:textId="658DE417" w:rsidR="00F01086" w:rsidRDefault="00AE6074" w:rsidP="00CB175E">
      <w:pPr>
        <w:autoSpaceDE w:val="0"/>
        <w:autoSpaceDN w:val="0"/>
        <w:adjustRightInd w:val="0"/>
        <w:spacing w:after="0" w:line="240" w:lineRule="auto"/>
        <w:jc w:val="both"/>
        <w:rPr>
          <w:rFonts w:ascii="Arial" w:hAnsi="Arial" w:cs="Arial"/>
          <w:b/>
          <w:bCs/>
          <w:color w:val="000000"/>
          <w:sz w:val="24"/>
          <w:szCs w:val="24"/>
        </w:rPr>
      </w:pPr>
      <w:r>
        <w:rPr>
          <w:rFonts w:ascii="Arial" w:hAnsi="Arial" w:cs="Arial"/>
          <w:b/>
          <w:bCs/>
          <w:color w:val="000000"/>
          <w:sz w:val="24"/>
          <w:szCs w:val="24"/>
        </w:rPr>
        <w:t>Artículo 19</w:t>
      </w:r>
      <w:ins w:id="1499" w:author="Mondaca Vergara Angelo Rodolfo (Codelco-Chuquicamata)" w:date="2025-09-15T01:39:00Z" w16du:dateUtc="2025-09-15T04:39:00Z">
        <w:r w:rsidR="00C76056">
          <w:rPr>
            <w:rFonts w:ascii="Arial" w:hAnsi="Arial" w:cs="Arial"/>
            <w:b/>
            <w:bCs/>
            <w:color w:val="000000"/>
            <w:sz w:val="24"/>
            <w:szCs w:val="24"/>
          </w:rPr>
          <w:t>5</w:t>
        </w:r>
      </w:ins>
      <w:ins w:id="1500" w:author="Angelo Mondaca Vergara" w:date="2020-02-21T16:56:00Z">
        <w:del w:id="1501" w:author="Mondaca Vergara Angelo Rodolfo (Codelco-Chuquicamata)" w:date="2025-09-15T01:39:00Z" w16du:dateUtc="2025-09-15T04:39:00Z">
          <w:r w:rsidR="009D7F22" w:rsidDel="00C76056">
            <w:rPr>
              <w:rFonts w:ascii="Arial" w:hAnsi="Arial" w:cs="Arial"/>
              <w:b/>
              <w:bCs/>
              <w:color w:val="000000"/>
              <w:sz w:val="24"/>
              <w:szCs w:val="24"/>
            </w:rPr>
            <w:delText>6</w:delText>
          </w:r>
        </w:del>
      </w:ins>
      <w:del w:id="1502" w:author="Angelo Mondaca Vergara" w:date="2020-02-21T13:02:00Z">
        <w:r w:rsidDel="00337747">
          <w:rPr>
            <w:rFonts w:ascii="Arial" w:hAnsi="Arial" w:cs="Arial"/>
            <w:b/>
            <w:bCs/>
            <w:color w:val="000000"/>
            <w:sz w:val="24"/>
            <w:szCs w:val="24"/>
          </w:rPr>
          <w:delText>6</w:delText>
        </w:r>
      </w:del>
    </w:p>
    <w:p w14:paraId="3C9A0E88" w14:textId="77777777" w:rsidR="009E59FC" w:rsidRPr="00863342" w:rsidRDefault="009E59FC" w:rsidP="00CB175E">
      <w:pPr>
        <w:autoSpaceDE w:val="0"/>
        <w:autoSpaceDN w:val="0"/>
        <w:adjustRightInd w:val="0"/>
        <w:spacing w:after="0" w:line="240" w:lineRule="auto"/>
        <w:jc w:val="both"/>
        <w:rPr>
          <w:rFonts w:ascii="Arial" w:hAnsi="Arial" w:cs="Arial"/>
          <w:b/>
          <w:bCs/>
          <w:color w:val="000000"/>
          <w:sz w:val="24"/>
          <w:szCs w:val="24"/>
        </w:rPr>
      </w:pPr>
    </w:p>
    <w:p w14:paraId="7D2C494D" w14:textId="77777777" w:rsidR="00F01086" w:rsidRDefault="00F01086" w:rsidP="00CB175E">
      <w:pPr>
        <w:autoSpaceDE w:val="0"/>
        <w:autoSpaceDN w:val="0"/>
        <w:adjustRightInd w:val="0"/>
        <w:spacing w:after="0" w:line="240" w:lineRule="auto"/>
        <w:jc w:val="both"/>
        <w:rPr>
          <w:rFonts w:ascii="Arial" w:hAnsi="Arial" w:cs="Arial"/>
          <w:color w:val="000000"/>
          <w:sz w:val="24"/>
          <w:szCs w:val="24"/>
        </w:rPr>
      </w:pPr>
      <w:r w:rsidRPr="00863342">
        <w:rPr>
          <w:rFonts w:ascii="Arial" w:hAnsi="Arial" w:cs="Arial"/>
          <w:color w:val="000000"/>
          <w:sz w:val="24"/>
          <w:szCs w:val="24"/>
        </w:rPr>
        <w:t>Los equipos y accesorios eléctricos deben ser de un tipo a prueba de líquidos corrosivos. Todos los cables deben</w:t>
      </w:r>
      <w:r w:rsidR="009E59FC">
        <w:rPr>
          <w:rFonts w:ascii="Arial" w:hAnsi="Arial" w:cs="Arial"/>
          <w:color w:val="000000"/>
          <w:sz w:val="24"/>
          <w:szCs w:val="24"/>
        </w:rPr>
        <w:t xml:space="preserve"> </w:t>
      </w:r>
      <w:r w:rsidRPr="00863342">
        <w:rPr>
          <w:rFonts w:ascii="Arial" w:hAnsi="Arial" w:cs="Arial"/>
          <w:color w:val="000000"/>
          <w:sz w:val="24"/>
          <w:szCs w:val="24"/>
        </w:rPr>
        <w:t>estar dentro de cañerías de metal rígido a prueba de líquidos corrosivos. Los equipos eléctricos que se usan, tales</w:t>
      </w:r>
      <w:r w:rsidR="009E59FC">
        <w:rPr>
          <w:rFonts w:ascii="Arial" w:hAnsi="Arial" w:cs="Arial"/>
          <w:color w:val="000000"/>
          <w:sz w:val="24"/>
          <w:szCs w:val="24"/>
        </w:rPr>
        <w:t xml:space="preserve"> </w:t>
      </w:r>
      <w:r w:rsidRPr="00863342">
        <w:rPr>
          <w:rFonts w:ascii="Arial" w:hAnsi="Arial" w:cs="Arial"/>
          <w:color w:val="000000"/>
          <w:sz w:val="24"/>
          <w:szCs w:val="24"/>
        </w:rPr>
        <w:t>como controles de nivel, controles de flujo, controles de bomba, alarmas, etc., deben ser en lo posible, de bajo</w:t>
      </w:r>
      <w:r w:rsidR="009E59FC">
        <w:rPr>
          <w:rFonts w:ascii="Arial" w:hAnsi="Arial" w:cs="Arial"/>
          <w:color w:val="000000"/>
          <w:sz w:val="24"/>
          <w:szCs w:val="24"/>
        </w:rPr>
        <w:t xml:space="preserve"> </w:t>
      </w:r>
      <w:r w:rsidRPr="00863342">
        <w:rPr>
          <w:rFonts w:ascii="Arial" w:hAnsi="Arial" w:cs="Arial"/>
          <w:color w:val="000000"/>
          <w:sz w:val="24"/>
          <w:szCs w:val="24"/>
        </w:rPr>
        <w:t>voltaje, de modo tal que no produzcan chispas.</w:t>
      </w:r>
    </w:p>
    <w:p w14:paraId="2704FD45" w14:textId="77777777" w:rsidR="00AE6074" w:rsidRPr="00863342" w:rsidRDefault="00AE6074" w:rsidP="00CB175E">
      <w:pPr>
        <w:autoSpaceDE w:val="0"/>
        <w:autoSpaceDN w:val="0"/>
        <w:adjustRightInd w:val="0"/>
        <w:spacing w:after="0" w:line="240" w:lineRule="auto"/>
        <w:jc w:val="both"/>
        <w:rPr>
          <w:rFonts w:ascii="Arial" w:hAnsi="Arial" w:cs="Arial"/>
          <w:color w:val="000000"/>
          <w:sz w:val="24"/>
          <w:szCs w:val="24"/>
        </w:rPr>
      </w:pPr>
    </w:p>
    <w:p w14:paraId="057501EF" w14:textId="0519FBC7" w:rsidR="00F01086" w:rsidDel="00BF5430" w:rsidRDefault="00F01086" w:rsidP="00CB175E">
      <w:pPr>
        <w:autoSpaceDE w:val="0"/>
        <w:autoSpaceDN w:val="0"/>
        <w:adjustRightInd w:val="0"/>
        <w:spacing w:after="0" w:line="240" w:lineRule="auto"/>
        <w:jc w:val="both"/>
        <w:rPr>
          <w:del w:id="1503" w:author="Mondaca Vergara Angelo Rodolfo (Codelco-Chuquicamata)" w:date="2025-09-14T06:00:00Z" w16du:dateUtc="2025-09-14T09:00:00Z"/>
          <w:rFonts w:ascii="Arial" w:hAnsi="Arial" w:cs="Arial"/>
          <w:color w:val="000000"/>
          <w:sz w:val="24"/>
          <w:szCs w:val="24"/>
        </w:rPr>
      </w:pPr>
      <w:r w:rsidRPr="00863342">
        <w:rPr>
          <w:rFonts w:ascii="Arial" w:hAnsi="Arial" w:cs="Arial"/>
          <w:color w:val="000000"/>
          <w:sz w:val="24"/>
          <w:szCs w:val="24"/>
        </w:rPr>
        <w:t>Los interruptores de comando deben ser ubicados a distancia conveniente de las bombas u otra maquinaria, con</w:t>
      </w:r>
      <w:r w:rsidR="009E59FC">
        <w:rPr>
          <w:rFonts w:ascii="Arial" w:hAnsi="Arial" w:cs="Arial"/>
          <w:color w:val="000000"/>
          <w:sz w:val="24"/>
          <w:szCs w:val="24"/>
        </w:rPr>
        <w:t xml:space="preserve"> </w:t>
      </w:r>
      <w:r w:rsidRPr="00863342">
        <w:rPr>
          <w:rFonts w:ascii="Arial" w:hAnsi="Arial" w:cs="Arial"/>
          <w:color w:val="000000"/>
          <w:sz w:val="24"/>
          <w:szCs w:val="24"/>
        </w:rPr>
        <w:t>visión óptica sobre ella, evitando, además, proyecciones del fluido sobre el operador en caso de rotura o fallas.</w:t>
      </w:r>
    </w:p>
    <w:p w14:paraId="74D7D456" w14:textId="77777777" w:rsidR="009E59FC" w:rsidDel="00BF5430" w:rsidRDefault="009E59FC" w:rsidP="00E24022">
      <w:pPr>
        <w:autoSpaceDE w:val="0"/>
        <w:autoSpaceDN w:val="0"/>
        <w:adjustRightInd w:val="0"/>
        <w:spacing w:after="0" w:line="240" w:lineRule="auto"/>
        <w:jc w:val="center"/>
        <w:rPr>
          <w:del w:id="1504" w:author="Angelo Mondaca Vergara" w:date="2020-02-21T14:36:00Z"/>
          <w:rFonts w:ascii="Arial" w:hAnsi="Arial" w:cs="Arial"/>
          <w:color w:val="000000"/>
          <w:sz w:val="24"/>
          <w:szCs w:val="24"/>
        </w:rPr>
      </w:pPr>
    </w:p>
    <w:p w14:paraId="3EF5B0E4" w14:textId="77777777" w:rsidR="00BF5430" w:rsidRDefault="00BF5430" w:rsidP="00BF5430">
      <w:pPr>
        <w:autoSpaceDE w:val="0"/>
        <w:autoSpaceDN w:val="0"/>
        <w:adjustRightInd w:val="0"/>
        <w:spacing w:after="0" w:line="240" w:lineRule="auto"/>
        <w:jc w:val="both"/>
        <w:rPr>
          <w:ins w:id="1505" w:author="Mondaca Vergara Angelo Rodolfo (Codelco-Chuquicamata)" w:date="2025-09-14T06:00:00Z" w16du:dateUtc="2025-09-14T09:00:00Z"/>
          <w:rFonts w:ascii="Arial" w:hAnsi="Arial" w:cs="Arial"/>
          <w:color w:val="000000"/>
          <w:sz w:val="24"/>
          <w:szCs w:val="24"/>
        </w:rPr>
      </w:pPr>
    </w:p>
    <w:p w14:paraId="66E01E64" w14:textId="77777777" w:rsidR="00BF5430" w:rsidRDefault="00BF5430" w:rsidP="00BF5430">
      <w:pPr>
        <w:autoSpaceDE w:val="0"/>
        <w:autoSpaceDN w:val="0"/>
        <w:adjustRightInd w:val="0"/>
        <w:spacing w:after="0" w:line="240" w:lineRule="auto"/>
        <w:jc w:val="both"/>
        <w:rPr>
          <w:ins w:id="1506" w:author="Mondaca Vergara Angelo Rodolfo (Codelco-Chuquicamata)" w:date="2025-09-14T06:00:00Z" w16du:dateUtc="2025-09-14T09:00:00Z"/>
          <w:rFonts w:ascii="Arial" w:hAnsi="Arial" w:cs="Arial"/>
          <w:color w:val="000000"/>
          <w:sz w:val="24"/>
          <w:szCs w:val="24"/>
        </w:rPr>
      </w:pPr>
    </w:p>
    <w:p w14:paraId="3963AA35" w14:textId="77777777" w:rsidR="00BF5430" w:rsidRDefault="00BF5430" w:rsidP="00BF5430">
      <w:pPr>
        <w:autoSpaceDE w:val="0"/>
        <w:autoSpaceDN w:val="0"/>
        <w:adjustRightInd w:val="0"/>
        <w:spacing w:after="0" w:line="240" w:lineRule="auto"/>
        <w:jc w:val="both"/>
        <w:rPr>
          <w:ins w:id="1507" w:author="Mondaca Vergara Angelo Rodolfo (Codelco-Chuquicamata)" w:date="2025-09-14T06:00:00Z" w16du:dateUtc="2025-09-14T09:00:00Z"/>
          <w:rFonts w:ascii="Arial" w:hAnsi="Arial" w:cs="Arial"/>
          <w:color w:val="000000"/>
          <w:sz w:val="24"/>
          <w:szCs w:val="24"/>
        </w:rPr>
      </w:pPr>
    </w:p>
    <w:p w14:paraId="6B301A8C" w14:textId="77777777" w:rsidR="00BF5430" w:rsidRDefault="00BF5430" w:rsidP="00BF5430">
      <w:pPr>
        <w:autoSpaceDE w:val="0"/>
        <w:autoSpaceDN w:val="0"/>
        <w:adjustRightInd w:val="0"/>
        <w:spacing w:after="0" w:line="240" w:lineRule="auto"/>
        <w:jc w:val="both"/>
        <w:rPr>
          <w:ins w:id="1508" w:author="Mondaca Vergara Angelo Rodolfo (Codelco-Chuquicamata)" w:date="2025-09-14T06:00:00Z" w16du:dateUtc="2025-09-14T09:00:00Z"/>
          <w:rFonts w:ascii="Arial" w:hAnsi="Arial" w:cs="Arial"/>
          <w:color w:val="000000"/>
          <w:sz w:val="24"/>
          <w:szCs w:val="24"/>
        </w:rPr>
      </w:pPr>
    </w:p>
    <w:p w14:paraId="6F95ED62" w14:textId="77777777" w:rsidR="00BF5430" w:rsidRDefault="00BF5430" w:rsidP="00BF5430">
      <w:pPr>
        <w:autoSpaceDE w:val="0"/>
        <w:autoSpaceDN w:val="0"/>
        <w:adjustRightInd w:val="0"/>
        <w:spacing w:after="0" w:line="240" w:lineRule="auto"/>
        <w:jc w:val="both"/>
        <w:rPr>
          <w:ins w:id="1509" w:author="Mondaca Vergara Angelo Rodolfo (Codelco-Chuquicamata)" w:date="2025-09-14T06:00:00Z" w16du:dateUtc="2025-09-14T09:00:00Z"/>
          <w:rFonts w:ascii="Arial" w:hAnsi="Arial" w:cs="Arial"/>
          <w:color w:val="000000"/>
          <w:sz w:val="24"/>
          <w:szCs w:val="24"/>
        </w:rPr>
      </w:pPr>
    </w:p>
    <w:p w14:paraId="20A8E4BA" w14:textId="77777777" w:rsidR="00BF5430" w:rsidRDefault="00BF5430" w:rsidP="00BF5430">
      <w:pPr>
        <w:autoSpaceDE w:val="0"/>
        <w:autoSpaceDN w:val="0"/>
        <w:adjustRightInd w:val="0"/>
        <w:spacing w:after="0" w:line="240" w:lineRule="auto"/>
        <w:jc w:val="both"/>
        <w:rPr>
          <w:ins w:id="1510" w:author="Mondaca Vergara Angelo Rodolfo (Codelco-Chuquicamata)" w:date="2025-09-14T06:00:00Z" w16du:dateUtc="2025-09-14T09:00:00Z"/>
          <w:rFonts w:ascii="Arial" w:hAnsi="Arial" w:cs="Arial"/>
          <w:color w:val="000000"/>
          <w:sz w:val="24"/>
          <w:szCs w:val="24"/>
        </w:rPr>
      </w:pPr>
    </w:p>
    <w:p w14:paraId="54CB50AF" w14:textId="77777777" w:rsidR="00BF5430" w:rsidRDefault="00BF5430" w:rsidP="00BF5430">
      <w:pPr>
        <w:autoSpaceDE w:val="0"/>
        <w:autoSpaceDN w:val="0"/>
        <w:adjustRightInd w:val="0"/>
        <w:spacing w:after="0" w:line="240" w:lineRule="auto"/>
        <w:jc w:val="both"/>
        <w:rPr>
          <w:ins w:id="1511" w:author="Mondaca Vergara Angelo Rodolfo (Codelco-Chuquicamata)" w:date="2025-09-14T06:17:00Z" w16du:dateUtc="2025-09-14T09:17:00Z"/>
          <w:rFonts w:ascii="Arial" w:hAnsi="Arial" w:cs="Arial"/>
          <w:color w:val="000000"/>
          <w:sz w:val="24"/>
          <w:szCs w:val="24"/>
        </w:rPr>
      </w:pPr>
    </w:p>
    <w:p w14:paraId="67F262BC" w14:textId="77777777" w:rsidR="00F4317A" w:rsidRDefault="00F4317A" w:rsidP="00BF5430">
      <w:pPr>
        <w:autoSpaceDE w:val="0"/>
        <w:autoSpaceDN w:val="0"/>
        <w:adjustRightInd w:val="0"/>
        <w:spacing w:after="0" w:line="240" w:lineRule="auto"/>
        <w:jc w:val="both"/>
        <w:rPr>
          <w:ins w:id="1512" w:author="Mondaca Vergara Angelo Rodolfo (Codelco-Chuquicamata)" w:date="2025-09-14T06:17:00Z" w16du:dateUtc="2025-09-14T09:17:00Z"/>
          <w:rFonts w:ascii="Arial" w:hAnsi="Arial" w:cs="Arial"/>
          <w:color w:val="000000"/>
          <w:sz w:val="24"/>
          <w:szCs w:val="24"/>
        </w:rPr>
      </w:pPr>
    </w:p>
    <w:p w14:paraId="6DA81AEA" w14:textId="77777777" w:rsidR="00F4317A" w:rsidRDefault="00F4317A" w:rsidP="00BF5430">
      <w:pPr>
        <w:autoSpaceDE w:val="0"/>
        <w:autoSpaceDN w:val="0"/>
        <w:adjustRightInd w:val="0"/>
        <w:spacing w:after="0" w:line="240" w:lineRule="auto"/>
        <w:jc w:val="both"/>
        <w:rPr>
          <w:ins w:id="1513" w:author="Mondaca Vergara Angelo Rodolfo (Codelco-Chuquicamata)" w:date="2025-09-14T06:17:00Z" w16du:dateUtc="2025-09-14T09:17:00Z"/>
          <w:rFonts w:ascii="Arial" w:hAnsi="Arial" w:cs="Arial"/>
          <w:color w:val="000000"/>
          <w:sz w:val="24"/>
          <w:szCs w:val="24"/>
        </w:rPr>
      </w:pPr>
    </w:p>
    <w:p w14:paraId="33C773D6" w14:textId="77777777" w:rsidR="00F4317A" w:rsidRDefault="00F4317A" w:rsidP="00BF5430">
      <w:pPr>
        <w:autoSpaceDE w:val="0"/>
        <w:autoSpaceDN w:val="0"/>
        <w:adjustRightInd w:val="0"/>
        <w:spacing w:after="0" w:line="240" w:lineRule="auto"/>
        <w:jc w:val="both"/>
        <w:rPr>
          <w:ins w:id="1514" w:author="Mondaca Vergara Angelo Rodolfo (Codelco-Chuquicamata)" w:date="2025-09-14T06:17:00Z" w16du:dateUtc="2025-09-14T09:17:00Z"/>
          <w:rFonts w:ascii="Arial" w:hAnsi="Arial" w:cs="Arial"/>
          <w:color w:val="000000"/>
          <w:sz w:val="24"/>
          <w:szCs w:val="24"/>
        </w:rPr>
      </w:pPr>
    </w:p>
    <w:p w14:paraId="5966B4D8" w14:textId="77777777" w:rsidR="00F4317A" w:rsidRDefault="00F4317A" w:rsidP="00BF5430">
      <w:pPr>
        <w:autoSpaceDE w:val="0"/>
        <w:autoSpaceDN w:val="0"/>
        <w:adjustRightInd w:val="0"/>
        <w:spacing w:after="0" w:line="240" w:lineRule="auto"/>
        <w:jc w:val="both"/>
        <w:rPr>
          <w:ins w:id="1515" w:author="Mondaca Vergara Angelo Rodolfo (Codelco-Chuquicamata)" w:date="2025-09-14T06:17:00Z" w16du:dateUtc="2025-09-14T09:17:00Z"/>
          <w:rFonts w:ascii="Arial" w:hAnsi="Arial" w:cs="Arial"/>
          <w:color w:val="000000"/>
          <w:sz w:val="24"/>
          <w:szCs w:val="24"/>
        </w:rPr>
      </w:pPr>
    </w:p>
    <w:p w14:paraId="0262E89B" w14:textId="77777777" w:rsidR="00F4317A" w:rsidRDefault="00F4317A" w:rsidP="00BF5430">
      <w:pPr>
        <w:autoSpaceDE w:val="0"/>
        <w:autoSpaceDN w:val="0"/>
        <w:adjustRightInd w:val="0"/>
        <w:spacing w:after="0" w:line="240" w:lineRule="auto"/>
        <w:jc w:val="both"/>
        <w:rPr>
          <w:ins w:id="1516" w:author="Mondaca Vergara Angelo Rodolfo (Codelco-Chuquicamata)" w:date="2025-09-14T06:17:00Z" w16du:dateUtc="2025-09-14T09:17:00Z"/>
          <w:rFonts w:ascii="Arial" w:hAnsi="Arial" w:cs="Arial"/>
          <w:color w:val="000000"/>
          <w:sz w:val="24"/>
          <w:szCs w:val="24"/>
        </w:rPr>
      </w:pPr>
    </w:p>
    <w:p w14:paraId="4A8F8399" w14:textId="77777777" w:rsidR="00F4317A" w:rsidRDefault="00F4317A" w:rsidP="00BF5430">
      <w:pPr>
        <w:autoSpaceDE w:val="0"/>
        <w:autoSpaceDN w:val="0"/>
        <w:adjustRightInd w:val="0"/>
        <w:spacing w:after="0" w:line="240" w:lineRule="auto"/>
        <w:jc w:val="both"/>
        <w:rPr>
          <w:ins w:id="1517" w:author="Mondaca Vergara Angelo Rodolfo (Codelco-Chuquicamata)" w:date="2025-09-14T06:17:00Z" w16du:dateUtc="2025-09-14T09:17:00Z"/>
          <w:rFonts w:ascii="Arial" w:hAnsi="Arial" w:cs="Arial"/>
          <w:color w:val="000000"/>
          <w:sz w:val="24"/>
          <w:szCs w:val="24"/>
        </w:rPr>
      </w:pPr>
    </w:p>
    <w:p w14:paraId="0158EEEE" w14:textId="77777777" w:rsidR="00F4317A" w:rsidRDefault="00F4317A" w:rsidP="00BF5430">
      <w:pPr>
        <w:autoSpaceDE w:val="0"/>
        <w:autoSpaceDN w:val="0"/>
        <w:adjustRightInd w:val="0"/>
        <w:spacing w:after="0" w:line="240" w:lineRule="auto"/>
        <w:jc w:val="both"/>
        <w:rPr>
          <w:ins w:id="1518" w:author="Mondaca Vergara Angelo Rodolfo (Codelco-Chuquicamata)" w:date="2025-09-14T06:17:00Z" w16du:dateUtc="2025-09-14T09:17:00Z"/>
          <w:rFonts w:ascii="Arial" w:hAnsi="Arial" w:cs="Arial"/>
          <w:color w:val="000000"/>
          <w:sz w:val="24"/>
          <w:szCs w:val="24"/>
        </w:rPr>
      </w:pPr>
    </w:p>
    <w:p w14:paraId="70140723" w14:textId="77777777" w:rsidR="00F4317A" w:rsidRDefault="00F4317A" w:rsidP="00BF5430">
      <w:pPr>
        <w:autoSpaceDE w:val="0"/>
        <w:autoSpaceDN w:val="0"/>
        <w:adjustRightInd w:val="0"/>
        <w:spacing w:after="0" w:line="240" w:lineRule="auto"/>
        <w:jc w:val="both"/>
        <w:rPr>
          <w:ins w:id="1519" w:author="Mondaca Vergara Angelo Rodolfo (Codelco-Chuquicamata)" w:date="2025-09-14T06:17:00Z" w16du:dateUtc="2025-09-14T09:17:00Z"/>
          <w:rFonts w:ascii="Arial" w:hAnsi="Arial" w:cs="Arial"/>
          <w:color w:val="000000"/>
          <w:sz w:val="24"/>
          <w:szCs w:val="24"/>
        </w:rPr>
      </w:pPr>
    </w:p>
    <w:p w14:paraId="25BE4728" w14:textId="77777777" w:rsidR="00F4317A" w:rsidRDefault="00F4317A" w:rsidP="00BF5430">
      <w:pPr>
        <w:autoSpaceDE w:val="0"/>
        <w:autoSpaceDN w:val="0"/>
        <w:adjustRightInd w:val="0"/>
        <w:spacing w:after="0" w:line="240" w:lineRule="auto"/>
        <w:jc w:val="both"/>
        <w:rPr>
          <w:ins w:id="1520" w:author="Mondaca Vergara Angelo Rodolfo (Codelco-Chuquicamata)" w:date="2025-09-14T06:17:00Z" w16du:dateUtc="2025-09-14T09:17:00Z"/>
          <w:rFonts w:ascii="Arial" w:hAnsi="Arial" w:cs="Arial"/>
          <w:color w:val="000000"/>
          <w:sz w:val="24"/>
          <w:szCs w:val="24"/>
        </w:rPr>
      </w:pPr>
    </w:p>
    <w:p w14:paraId="4D9021D6" w14:textId="77777777" w:rsidR="00F4317A" w:rsidRDefault="00F4317A" w:rsidP="00BF5430">
      <w:pPr>
        <w:autoSpaceDE w:val="0"/>
        <w:autoSpaceDN w:val="0"/>
        <w:adjustRightInd w:val="0"/>
        <w:spacing w:after="0" w:line="240" w:lineRule="auto"/>
        <w:jc w:val="both"/>
        <w:rPr>
          <w:ins w:id="1521" w:author="Mondaca Vergara Angelo Rodolfo (Codelco-Chuquicamata)" w:date="2025-09-14T06:17:00Z" w16du:dateUtc="2025-09-14T09:17:00Z"/>
          <w:rFonts w:ascii="Arial" w:hAnsi="Arial" w:cs="Arial"/>
          <w:color w:val="000000"/>
          <w:sz w:val="24"/>
          <w:szCs w:val="24"/>
        </w:rPr>
      </w:pPr>
    </w:p>
    <w:p w14:paraId="14FCB55C" w14:textId="77777777" w:rsidR="00F4317A" w:rsidRDefault="00F4317A" w:rsidP="00BF5430">
      <w:pPr>
        <w:autoSpaceDE w:val="0"/>
        <w:autoSpaceDN w:val="0"/>
        <w:adjustRightInd w:val="0"/>
        <w:spacing w:after="0" w:line="240" w:lineRule="auto"/>
        <w:jc w:val="both"/>
        <w:rPr>
          <w:ins w:id="1522" w:author="Mondaca Vergara Angelo Rodolfo (Codelco-Chuquicamata)" w:date="2025-09-14T06:17:00Z" w16du:dateUtc="2025-09-14T09:17:00Z"/>
          <w:rFonts w:ascii="Arial" w:hAnsi="Arial" w:cs="Arial"/>
          <w:color w:val="000000"/>
          <w:sz w:val="24"/>
          <w:szCs w:val="24"/>
        </w:rPr>
      </w:pPr>
    </w:p>
    <w:p w14:paraId="7D3264D4" w14:textId="77777777" w:rsidR="00F4317A" w:rsidRDefault="00F4317A" w:rsidP="00BF5430">
      <w:pPr>
        <w:autoSpaceDE w:val="0"/>
        <w:autoSpaceDN w:val="0"/>
        <w:adjustRightInd w:val="0"/>
        <w:spacing w:after="0" w:line="240" w:lineRule="auto"/>
        <w:jc w:val="both"/>
        <w:rPr>
          <w:ins w:id="1523" w:author="Mondaca Vergara Angelo Rodolfo (Codelco-Chuquicamata)" w:date="2025-09-14T06:17:00Z" w16du:dateUtc="2025-09-14T09:17:00Z"/>
          <w:rFonts w:ascii="Arial" w:hAnsi="Arial" w:cs="Arial"/>
          <w:color w:val="000000"/>
          <w:sz w:val="24"/>
          <w:szCs w:val="24"/>
        </w:rPr>
      </w:pPr>
    </w:p>
    <w:p w14:paraId="3D9C1844" w14:textId="77777777" w:rsidR="00F4317A" w:rsidRDefault="00F4317A" w:rsidP="00BF5430">
      <w:pPr>
        <w:autoSpaceDE w:val="0"/>
        <w:autoSpaceDN w:val="0"/>
        <w:adjustRightInd w:val="0"/>
        <w:spacing w:after="0" w:line="240" w:lineRule="auto"/>
        <w:jc w:val="both"/>
        <w:rPr>
          <w:ins w:id="1524" w:author="Mondaca Vergara Angelo Rodolfo (Codelco-Chuquicamata)" w:date="2025-09-14T06:17:00Z" w16du:dateUtc="2025-09-14T09:17:00Z"/>
          <w:rFonts w:ascii="Arial" w:hAnsi="Arial" w:cs="Arial"/>
          <w:color w:val="000000"/>
          <w:sz w:val="24"/>
          <w:szCs w:val="24"/>
        </w:rPr>
      </w:pPr>
    </w:p>
    <w:p w14:paraId="2641717D" w14:textId="77777777" w:rsidR="00F4317A" w:rsidRDefault="00F4317A" w:rsidP="00BF5430">
      <w:pPr>
        <w:autoSpaceDE w:val="0"/>
        <w:autoSpaceDN w:val="0"/>
        <w:adjustRightInd w:val="0"/>
        <w:spacing w:after="0" w:line="240" w:lineRule="auto"/>
        <w:jc w:val="both"/>
        <w:rPr>
          <w:ins w:id="1525" w:author="Mondaca Vergara Angelo Rodolfo (Codelco-Chuquicamata)" w:date="2025-09-14T06:17:00Z" w16du:dateUtc="2025-09-14T09:17:00Z"/>
          <w:rFonts w:ascii="Arial" w:hAnsi="Arial" w:cs="Arial"/>
          <w:color w:val="000000"/>
          <w:sz w:val="24"/>
          <w:szCs w:val="24"/>
        </w:rPr>
      </w:pPr>
    </w:p>
    <w:p w14:paraId="1C65A9FC" w14:textId="77777777" w:rsidR="00F4317A" w:rsidRDefault="00F4317A" w:rsidP="00BF5430">
      <w:pPr>
        <w:autoSpaceDE w:val="0"/>
        <w:autoSpaceDN w:val="0"/>
        <w:adjustRightInd w:val="0"/>
        <w:spacing w:after="0" w:line="240" w:lineRule="auto"/>
        <w:jc w:val="both"/>
        <w:rPr>
          <w:ins w:id="1526" w:author="Mondaca Vergara Angelo Rodolfo (Codelco-Chuquicamata)" w:date="2025-09-14T06:17:00Z" w16du:dateUtc="2025-09-14T09:17:00Z"/>
          <w:rFonts w:ascii="Arial" w:hAnsi="Arial" w:cs="Arial"/>
          <w:color w:val="000000"/>
          <w:sz w:val="24"/>
          <w:szCs w:val="24"/>
        </w:rPr>
      </w:pPr>
    </w:p>
    <w:p w14:paraId="6EFC11CD" w14:textId="77777777" w:rsidR="00F4317A" w:rsidRDefault="00F4317A" w:rsidP="00BF5430">
      <w:pPr>
        <w:autoSpaceDE w:val="0"/>
        <w:autoSpaceDN w:val="0"/>
        <w:adjustRightInd w:val="0"/>
        <w:spacing w:after="0" w:line="240" w:lineRule="auto"/>
        <w:jc w:val="both"/>
        <w:rPr>
          <w:ins w:id="1527" w:author="Mondaca Vergara Angelo Rodolfo (Codelco-Chuquicamata)" w:date="2025-09-14T06:17:00Z" w16du:dateUtc="2025-09-14T09:17:00Z"/>
          <w:rFonts w:ascii="Arial" w:hAnsi="Arial" w:cs="Arial"/>
          <w:color w:val="000000"/>
          <w:sz w:val="24"/>
          <w:szCs w:val="24"/>
        </w:rPr>
      </w:pPr>
    </w:p>
    <w:p w14:paraId="0215061F" w14:textId="77777777" w:rsidR="00F4317A" w:rsidRDefault="00F4317A" w:rsidP="00BF5430">
      <w:pPr>
        <w:autoSpaceDE w:val="0"/>
        <w:autoSpaceDN w:val="0"/>
        <w:adjustRightInd w:val="0"/>
        <w:spacing w:after="0" w:line="240" w:lineRule="auto"/>
        <w:jc w:val="both"/>
        <w:rPr>
          <w:ins w:id="1528" w:author="Mondaca Vergara Angelo Rodolfo (Codelco-Chuquicamata)" w:date="2025-09-14T06:17:00Z" w16du:dateUtc="2025-09-14T09:17:00Z"/>
          <w:rFonts w:ascii="Arial" w:hAnsi="Arial" w:cs="Arial"/>
          <w:color w:val="000000"/>
          <w:sz w:val="24"/>
          <w:szCs w:val="24"/>
        </w:rPr>
      </w:pPr>
    </w:p>
    <w:p w14:paraId="4BD6A54C" w14:textId="77777777" w:rsidR="00F4317A" w:rsidRDefault="00F4317A" w:rsidP="00BF5430">
      <w:pPr>
        <w:autoSpaceDE w:val="0"/>
        <w:autoSpaceDN w:val="0"/>
        <w:adjustRightInd w:val="0"/>
        <w:spacing w:after="0" w:line="240" w:lineRule="auto"/>
        <w:jc w:val="both"/>
        <w:rPr>
          <w:ins w:id="1529" w:author="Mondaca Vergara Angelo Rodolfo (Codelco-Chuquicamata)" w:date="2025-09-14T06:17:00Z" w16du:dateUtc="2025-09-14T09:17:00Z"/>
          <w:rFonts w:ascii="Arial" w:hAnsi="Arial" w:cs="Arial"/>
          <w:color w:val="000000"/>
          <w:sz w:val="24"/>
          <w:szCs w:val="24"/>
        </w:rPr>
      </w:pPr>
    </w:p>
    <w:p w14:paraId="38E24870" w14:textId="77777777" w:rsidR="00F4317A" w:rsidRDefault="00F4317A" w:rsidP="00BF5430">
      <w:pPr>
        <w:autoSpaceDE w:val="0"/>
        <w:autoSpaceDN w:val="0"/>
        <w:adjustRightInd w:val="0"/>
        <w:spacing w:after="0" w:line="240" w:lineRule="auto"/>
        <w:jc w:val="both"/>
        <w:rPr>
          <w:ins w:id="1530" w:author="Mondaca Vergara Angelo Rodolfo (Codelco-Chuquicamata)" w:date="2025-09-14T06:17:00Z" w16du:dateUtc="2025-09-14T09:17:00Z"/>
          <w:rFonts w:ascii="Arial" w:hAnsi="Arial" w:cs="Arial"/>
          <w:color w:val="000000"/>
          <w:sz w:val="24"/>
          <w:szCs w:val="24"/>
        </w:rPr>
      </w:pPr>
    </w:p>
    <w:p w14:paraId="569CA98B" w14:textId="77777777" w:rsidR="00F4317A" w:rsidRDefault="00F4317A" w:rsidP="00BF5430">
      <w:pPr>
        <w:autoSpaceDE w:val="0"/>
        <w:autoSpaceDN w:val="0"/>
        <w:adjustRightInd w:val="0"/>
        <w:spacing w:after="0" w:line="240" w:lineRule="auto"/>
        <w:jc w:val="both"/>
        <w:rPr>
          <w:ins w:id="1531" w:author="Mondaca Vergara Angelo Rodolfo (Codelco-Chuquicamata)" w:date="2025-09-14T06:17:00Z" w16du:dateUtc="2025-09-14T09:17:00Z"/>
          <w:rFonts w:ascii="Arial" w:hAnsi="Arial" w:cs="Arial"/>
          <w:color w:val="000000"/>
          <w:sz w:val="24"/>
          <w:szCs w:val="24"/>
        </w:rPr>
      </w:pPr>
    </w:p>
    <w:p w14:paraId="4166D966" w14:textId="77777777" w:rsidR="00F4317A" w:rsidRDefault="00F4317A" w:rsidP="00BF5430">
      <w:pPr>
        <w:autoSpaceDE w:val="0"/>
        <w:autoSpaceDN w:val="0"/>
        <w:adjustRightInd w:val="0"/>
        <w:spacing w:after="0" w:line="240" w:lineRule="auto"/>
        <w:jc w:val="both"/>
        <w:rPr>
          <w:ins w:id="1532" w:author="Mondaca Vergara Angelo Rodolfo (Codelco-Chuquicamata)" w:date="2025-09-14T06:17:00Z" w16du:dateUtc="2025-09-14T09:17:00Z"/>
          <w:rFonts w:ascii="Arial" w:hAnsi="Arial" w:cs="Arial"/>
          <w:color w:val="000000"/>
          <w:sz w:val="24"/>
          <w:szCs w:val="24"/>
        </w:rPr>
      </w:pPr>
    </w:p>
    <w:p w14:paraId="04E83273" w14:textId="77777777" w:rsidR="00F4317A" w:rsidRDefault="00F4317A" w:rsidP="00BF5430">
      <w:pPr>
        <w:autoSpaceDE w:val="0"/>
        <w:autoSpaceDN w:val="0"/>
        <w:adjustRightInd w:val="0"/>
        <w:spacing w:after="0" w:line="240" w:lineRule="auto"/>
        <w:jc w:val="both"/>
        <w:rPr>
          <w:ins w:id="1533" w:author="Mondaca Vergara Angelo Rodolfo (Codelco-Chuquicamata)" w:date="2025-09-14T06:17:00Z" w16du:dateUtc="2025-09-14T09:17:00Z"/>
          <w:rFonts w:ascii="Arial" w:hAnsi="Arial" w:cs="Arial"/>
          <w:color w:val="000000"/>
          <w:sz w:val="24"/>
          <w:szCs w:val="24"/>
        </w:rPr>
      </w:pPr>
    </w:p>
    <w:p w14:paraId="1639C731" w14:textId="77777777" w:rsidR="00F4317A" w:rsidRDefault="00F4317A" w:rsidP="00BF5430">
      <w:pPr>
        <w:autoSpaceDE w:val="0"/>
        <w:autoSpaceDN w:val="0"/>
        <w:adjustRightInd w:val="0"/>
        <w:spacing w:after="0" w:line="240" w:lineRule="auto"/>
        <w:jc w:val="both"/>
        <w:rPr>
          <w:ins w:id="1534" w:author="Mondaca Vergara Angelo Rodolfo (Codelco-Chuquicamata)" w:date="2025-09-14T06:17:00Z" w16du:dateUtc="2025-09-14T09:17:00Z"/>
          <w:rFonts w:ascii="Arial" w:hAnsi="Arial" w:cs="Arial"/>
          <w:color w:val="000000"/>
          <w:sz w:val="24"/>
          <w:szCs w:val="24"/>
        </w:rPr>
      </w:pPr>
    </w:p>
    <w:p w14:paraId="1EF40F96" w14:textId="77777777" w:rsidR="00F4317A" w:rsidRDefault="00F4317A" w:rsidP="00BF5430">
      <w:pPr>
        <w:autoSpaceDE w:val="0"/>
        <w:autoSpaceDN w:val="0"/>
        <w:adjustRightInd w:val="0"/>
        <w:spacing w:after="0" w:line="240" w:lineRule="auto"/>
        <w:jc w:val="both"/>
        <w:rPr>
          <w:ins w:id="1535" w:author="Mondaca Vergara Angelo Rodolfo (Codelco-Chuquicamata)" w:date="2025-09-14T06:17:00Z" w16du:dateUtc="2025-09-14T09:17:00Z"/>
          <w:rFonts w:ascii="Arial" w:hAnsi="Arial" w:cs="Arial"/>
          <w:color w:val="000000"/>
          <w:sz w:val="24"/>
          <w:szCs w:val="24"/>
        </w:rPr>
      </w:pPr>
    </w:p>
    <w:p w14:paraId="2C757F61" w14:textId="77777777" w:rsidR="00F4317A" w:rsidRDefault="00F4317A" w:rsidP="00BF5430">
      <w:pPr>
        <w:autoSpaceDE w:val="0"/>
        <w:autoSpaceDN w:val="0"/>
        <w:adjustRightInd w:val="0"/>
        <w:spacing w:after="0" w:line="240" w:lineRule="auto"/>
        <w:jc w:val="both"/>
        <w:rPr>
          <w:ins w:id="1536" w:author="Mondaca Vergara Angelo Rodolfo (Codelco-Chuquicamata)" w:date="2025-09-14T06:17:00Z" w16du:dateUtc="2025-09-14T09:17:00Z"/>
          <w:rFonts w:ascii="Arial" w:hAnsi="Arial" w:cs="Arial"/>
          <w:color w:val="000000"/>
          <w:sz w:val="24"/>
          <w:szCs w:val="24"/>
        </w:rPr>
      </w:pPr>
    </w:p>
    <w:p w14:paraId="10C7001C" w14:textId="77777777" w:rsidR="00F4317A" w:rsidRDefault="00F4317A" w:rsidP="00BF5430">
      <w:pPr>
        <w:autoSpaceDE w:val="0"/>
        <w:autoSpaceDN w:val="0"/>
        <w:adjustRightInd w:val="0"/>
        <w:spacing w:after="0" w:line="240" w:lineRule="auto"/>
        <w:jc w:val="both"/>
        <w:rPr>
          <w:ins w:id="1537" w:author="Mondaca Vergara Angelo Rodolfo (Codelco-Chuquicamata)" w:date="2025-09-14T06:17:00Z" w16du:dateUtc="2025-09-14T09:17:00Z"/>
          <w:rFonts w:ascii="Arial" w:hAnsi="Arial" w:cs="Arial"/>
          <w:color w:val="000000"/>
          <w:sz w:val="24"/>
          <w:szCs w:val="24"/>
        </w:rPr>
      </w:pPr>
    </w:p>
    <w:p w14:paraId="2CA3C19F" w14:textId="77777777" w:rsidR="00F4317A" w:rsidRDefault="00F4317A" w:rsidP="00BF5430">
      <w:pPr>
        <w:autoSpaceDE w:val="0"/>
        <w:autoSpaceDN w:val="0"/>
        <w:adjustRightInd w:val="0"/>
        <w:spacing w:after="0" w:line="240" w:lineRule="auto"/>
        <w:jc w:val="both"/>
        <w:rPr>
          <w:ins w:id="1538" w:author="Mondaca Vergara Angelo Rodolfo (Codelco-Chuquicamata)" w:date="2025-09-14T06:00:00Z" w16du:dateUtc="2025-09-14T09:00:00Z"/>
          <w:rFonts w:ascii="Arial" w:hAnsi="Arial" w:cs="Arial"/>
          <w:color w:val="000000"/>
          <w:sz w:val="24"/>
          <w:szCs w:val="24"/>
        </w:rPr>
      </w:pPr>
    </w:p>
    <w:p w14:paraId="293AE8DC" w14:textId="77777777" w:rsidR="00BF5430" w:rsidRDefault="00BF5430" w:rsidP="00BF5430">
      <w:pPr>
        <w:autoSpaceDE w:val="0"/>
        <w:autoSpaceDN w:val="0"/>
        <w:adjustRightInd w:val="0"/>
        <w:spacing w:after="0" w:line="240" w:lineRule="auto"/>
        <w:jc w:val="both"/>
        <w:rPr>
          <w:ins w:id="1539" w:author="Mondaca Vergara Angelo Rodolfo (Codelco-Chuquicamata)" w:date="2025-09-14T06:00:00Z" w16du:dateUtc="2025-09-14T09:00:00Z"/>
          <w:rFonts w:ascii="Arial" w:hAnsi="Arial" w:cs="Arial"/>
          <w:color w:val="000000"/>
          <w:sz w:val="24"/>
          <w:szCs w:val="24"/>
        </w:rPr>
      </w:pPr>
    </w:p>
    <w:p w14:paraId="781DAE84" w14:textId="77777777" w:rsidR="00BF5430" w:rsidRDefault="00BF5430" w:rsidP="00BF5430">
      <w:pPr>
        <w:autoSpaceDE w:val="0"/>
        <w:autoSpaceDN w:val="0"/>
        <w:adjustRightInd w:val="0"/>
        <w:spacing w:after="0" w:line="240" w:lineRule="auto"/>
        <w:jc w:val="both"/>
        <w:rPr>
          <w:ins w:id="1540" w:author="Mondaca Vergara Angelo Rodolfo (Codelco-Chuquicamata)" w:date="2025-09-14T06:00:00Z" w16du:dateUtc="2025-09-14T09:00:00Z"/>
          <w:rFonts w:ascii="Arial" w:hAnsi="Arial" w:cs="Arial"/>
          <w:color w:val="000000"/>
          <w:sz w:val="24"/>
          <w:szCs w:val="24"/>
        </w:rPr>
      </w:pPr>
    </w:p>
    <w:p w14:paraId="7A25EDC3" w14:textId="77777777" w:rsidR="00BF5430" w:rsidRDefault="00BF5430" w:rsidP="00BF5430">
      <w:pPr>
        <w:autoSpaceDE w:val="0"/>
        <w:autoSpaceDN w:val="0"/>
        <w:adjustRightInd w:val="0"/>
        <w:spacing w:after="0" w:line="240" w:lineRule="auto"/>
        <w:jc w:val="both"/>
        <w:rPr>
          <w:ins w:id="1541" w:author="Mondaca Vergara Angelo Rodolfo (Codelco-Chuquicamata)" w:date="2025-09-14T06:00:00Z" w16du:dateUtc="2025-09-14T09:00:00Z"/>
          <w:rFonts w:ascii="Arial" w:hAnsi="Arial" w:cs="Arial"/>
          <w:color w:val="000000"/>
          <w:sz w:val="24"/>
          <w:szCs w:val="24"/>
        </w:rPr>
      </w:pPr>
    </w:p>
    <w:p w14:paraId="4F319F19" w14:textId="77777777" w:rsidR="00BF5430" w:rsidRPr="00863342" w:rsidRDefault="00BF5430" w:rsidP="00BF5430">
      <w:pPr>
        <w:autoSpaceDE w:val="0"/>
        <w:autoSpaceDN w:val="0"/>
        <w:adjustRightInd w:val="0"/>
        <w:spacing w:after="0" w:line="240" w:lineRule="auto"/>
        <w:jc w:val="both"/>
        <w:rPr>
          <w:ins w:id="1542" w:author="Mondaca Vergara Angelo Rodolfo (Codelco-Chuquicamata)" w:date="2025-09-14T06:00:00Z" w16du:dateUtc="2025-09-14T09:00:00Z"/>
          <w:rFonts w:ascii="Arial" w:hAnsi="Arial" w:cs="Arial"/>
          <w:color w:val="000000"/>
          <w:sz w:val="24"/>
          <w:szCs w:val="24"/>
        </w:rPr>
      </w:pPr>
    </w:p>
    <w:p w14:paraId="16F9CF05" w14:textId="77777777" w:rsidR="009E59FC" w:rsidDel="004D3D2D" w:rsidRDefault="009E59FC" w:rsidP="00CB175E">
      <w:pPr>
        <w:autoSpaceDE w:val="0"/>
        <w:autoSpaceDN w:val="0"/>
        <w:adjustRightInd w:val="0"/>
        <w:spacing w:after="0" w:line="240" w:lineRule="auto"/>
        <w:jc w:val="both"/>
        <w:rPr>
          <w:del w:id="1543" w:author="Angelo Mondaca Vergara" w:date="2020-02-21T14:36:00Z"/>
          <w:rFonts w:ascii="Arial" w:hAnsi="Arial" w:cs="Arial"/>
          <w:b/>
          <w:bCs/>
          <w:color w:val="000000"/>
          <w:sz w:val="24"/>
          <w:szCs w:val="24"/>
        </w:rPr>
      </w:pPr>
    </w:p>
    <w:p w14:paraId="0887BC53" w14:textId="77777777" w:rsidR="00AE6074" w:rsidDel="004D3D2D" w:rsidRDefault="00AE6074" w:rsidP="00CB175E">
      <w:pPr>
        <w:autoSpaceDE w:val="0"/>
        <w:autoSpaceDN w:val="0"/>
        <w:adjustRightInd w:val="0"/>
        <w:spacing w:after="0" w:line="240" w:lineRule="auto"/>
        <w:jc w:val="both"/>
        <w:rPr>
          <w:del w:id="1544" w:author="Angelo Mondaca Vergara" w:date="2020-02-21T14:36:00Z"/>
          <w:rFonts w:ascii="Arial" w:hAnsi="Arial" w:cs="Arial"/>
          <w:b/>
          <w:bCs/>
          <w:color w:val="000000"/>
          <w:sz w:val="24"/>
          <w:szCs w:val="24"/>
        </w:rPr>
      </w:pPr>
    </w:p>
    <w:p w14:paraId="5A5076E5" w14:textId="77777777" w:rsidR="00AE6074" w:rsidDel="004D3D2D" w:rsidRDefault="00AE6074" w:rsidP="00CB175E">
      <w:pPr>
        <w:autoSpaceDE w:val="0"/>
        <w:autoSpaceDN w:val="0"/>
        <w:adjustRightInd w:val="0"/>
        <w:spacing w:after="0" w:line="240" w:lineRule="auto"/>
        <w:jc w:val="both"/>
        <w:rPr>
          <w:del w:id="1545" w:author="Angelo Mondaca Vergara" w:date="2020-02-21T14:36:00Z"/>
          <w:rFonts w:ascii="Arial" w:hAnsi="Arial" w:cs="Arial"/>
          <w:b/>
          <w:bCs/>
          <w:color w:val="000000"/>
          <w:sz w:val="24"/>
          <w:szCs w:val="24"/>
        </w:rPr>
      </w:pPr>
    </w:p>
    <w:p w14:paraId="5BEE189D" w14:textId="77777777" w:rsidR="00AE6074" w:rsidDel="004D3D2D" w:rsidRDefault="00AE6074" w:rsidP="00CB175E">
      <w:pPr>
        <w:autoSpaceDE w:val="0"/>
        <w:autoSpaceDN w:val="0"/>
        <w:adjustRightInd w:val="0"/>
        <w:spacing w:after="0" w:line="240" w:lineRule="auto"/>
        <w:jc w:val="both"/>
        <w:rPr>
          <w:del w:id="1546" w:author="Angelo Mondaca Vergara" w:date="2020-02-21T14:36:00Z"/>
          <w:rFonts w:ascii="Arial" w:hAnsi="Arial" w:cs="Arial"/>
          <w:b/>
          <w:bCs/>
          <w:color w:val="000000"/>
          <w:sz w:val="24"/>
          <w:szCs w:val="24"/>
        </w:rPr>
      </w:pPr>
    </w:p>
    <w:p w14:paraId="58332EAD" w14:textId="77777777" w:rsidR="00AE6074" w:rsidDel="004D3D2D" w:rsidRDefault="00AE6074" w:rsidP="00CB175E">
      <w:pPr>
        <w:autoSpaceDE w:val="0"/>
        <w:autoSpaceDN w:val="0"/>
        <w:adjustRightInd w:val="0"/>
        <w:spacing w:after="0" w:line="240" w:lineRule="auto"/>
        <w:jc w:val="both"/>
        <w:rPr>
          <w:del w:id="1547" w:author="Angelo Mondaca Vergara" w:date="2020-02-21T14:36:00Z"/>
          <w:rFonts w:ascii="Arial" w:hAnsi="Arial" w:cs="Arial"/>
          <w:b/>
          <w:bCs/>
          <w:color w:val="000000"/>
          <w:sz w:val="24"/>
          <w:szCs w:val="24"/>
        </w:rPr>
      </w:pPr>
    </w:p>
    <w:p w14:paraId="3E92956A" w14:textId="77777777" w:rsidR="00AE6074" w:rsidDel="004D3D2D" w:rsidRDefault="00AE6074" w:rsidP="00CB175E">
      <w:pPr>
        <w:autoSpaceDE w:val="0"/>
        <w:autoSpaceDN w:val="0"/>
        <w:adjustRightInd w:val="0"/>
        <w:spacing w:after="0" w:line="240" w:lineRule="auto"/>
        <w:jc w:val="both"/>
        <w:rPr>
          <w:del w:id="1548" w:author="Angelo Mondaca Vergara" w:date="2020-02-21T14:36:00Z"/>
          <w:rFonts w:ascii="Arial" w:hAnsi="Arial" w:cs="Arial"/>
          <w:b/>
          <w:bCs/>
          <w:color w:val="000000"/>
          <w:sz w:val="24"/>
          <w:szCs w:val="24"/>
        </w:rPr>
      </w:pPr>
    </w:p>
    <w:p w14:paraId="187AD2EF" w14:textId="77777777" w:rsidR="00AE6074" w:rsidDel="004D3D2D" w:rsidRDefault="00AE6074" w:rsidP="00CB175E">
      <w:pPr>
        <w:autoSpaceDE w:val="0"/>
        <w:autoSpaceDN w:val="0"/>
        <w:adjustRightInd w:val="0"/>
        <w:spacing w:after="0" w:line="240" w:lineRule="auto"/>
        <w:jc w:val="both"/>
        <w:rPr>
          <w:del w:id="1549" w:author="Angelo Mondaca Vergara" w:date="2020-02-21T14:36:00Z"/>
          <w:rFonts w:ascii="Arial" w:hAnsi="Arial" w:cs="Arial"/>
          <w:b/>
          <w:bCs/>
          <w:color w:val="000000"/>
          <w:sz w:val="24"/>
          <w:szCs w:val="24"/>
        </w:rPr>
      </w:pPr>
    </w:p>
    <w:p w14:paraId="3AFAE2FB" w14:textId="77777777" w:rsidR="00AE6074" w:rsidDel="004D3D2D" w:rsidRDefault="00AE6074" w:rsidP="00CB175E">
      <w:pPr>
        <w:autoSpaceDE w:val="0"/>
        <w:autoSpaceDN w:val="0"/>
        <w:adjustRightInd w:val="0"/>
        <w:spacing w:after="0" w:line="240" w:lineRule="auto"/>
        <w:jc w:val="both"/>
        <w:rPr>
          <w:del w:id="1550" w:author="Angelo Mondaca Vergara" w:date="2020-02-21T14:36:00Z"/>
          <w:rFonts w:ascii="Arial" w:hAnsi="Arial" w:cs="Arial"/>
          <w:b/>
          <w:bCs/>
          <w:color w:val="000000"/>
          <w:sz w:val="24"/>
          <w:szCs w:val="24"/>
        </w:rPr>
      </w:pPr>
    </w:p>
    <w:p w14:paraId="45E28DF3" w14:textId="77777777" w:rsidR="00AE6074" w:rsidDel="004D3D2D" w:rsidRDefault="00AE6074" w:rsidP="00CB175E">
      <w:pPr>
        <w:autoSpaceDE w:val="0"/>
        <w:autoSpaceDN w:val="0"/>
        <w:adjustRightInd w:val="0"/>
        <w:spacing w:after="0" w:line="240" w:lineRule="auto"/>
        <w:jc w:val="both"/>
        <w:rPr>
          <w:del w:id="1551" w:author="Angelo Mondaca Vergara" w:date="2020-02-21T14:36:00Z"/>
          <w:rFonts w:ascii="Arial" w:hAnsi="Arial" w:cs="Arial"/>
          <w:b/>
          <w:bCs/>
          <w:color w:val="000000"/>
          <w:sz w:val="24"/>
          <w:szCs w:val="24"/>
        </w:rPr>
      </w:pPr>
    </w:p>
    <w:p w14:paraId="1F6C8A28" w14:textId="77777777" w:rsidR="00AE6074" w:rsidDel="004D3D2D" w:rsidRDefault="00AE6074" w:rsidP="00CB175E">
      <w:pPr>
        <w:autoSpaceDE w:val="0"/>
        <w:autoSpaceDN w:val="0"/>
        <w:adjustRightInd w:val="0"/>
        <w:spacing w:after="0" w:line="240" w:lineRule="auto"/>
        <w:jc w:val="both"/>
        <w:rPr>
          <w:del w:id="1552" w:author="Angelo Mondaca Vergara" w:date="2020-02-21T14:36:00Z"/>
          <w:rFonts w:ascii="Arial" w:hAnsi="Arial" w:cs="Arial"/>
          <w:b/>
          <w:bCs/>
          <w:color w:val="000000"/>
          <w:sz w:val="24"/>
          <w:szCs w:val="24"/>
        </w:rPr>
      </w:pPr>
    </w:p>
    <w:p w14:paraId="21FCE312" w14:textId="77777777" w:rsidR="00AE6074" w:rsidDel="004D3D2D" w:rsidRDefault="00AE6074" w:rsidP="00CB175E">
      <w:pPr>
        <w:autoSpaceDE w:val="0"/>
        <w:autoSpaceDN w:val="0"/>
        <w:adjustRightInd w:val="0"/>
        <w:spacing w:after="0" w:line="240" w:lineRule="auto"/>
        <w:jc w:val="both"/>
        <w:rPr>
          <w:del w:id="1553" w:author="Angelo Mondaca Vergara" w:date="2020-02-21T14:36:00Z"/>
          <w:rFonts w:ascii="Arial" w:hAnsi="Arial" w:cs="Arial"/>
          <w:b/>
          <w:bCs/>
          <w:color w:val="000000"/>
          <w:sz w:val="24"/>
          <w:szCs w:val="24"/>
        </w:rPr>
      </w:pPr>
    </w:p>
    <w:p w14:paraId="7D9FE867" w14:textId="77777777" w:rsidR="00AE6074" w:rsidDel="004D3D2D" w:rsidRDefault="00AE6074" w:rsidP="00CB175E">
      <w:pPr>
        <w:autoSpaceDE w:val="0"/>
        <w:autoSpaceDN w:val="0"/>
        <w:adjustRightInd w:val="0"/>
        <w:spacing w:after="0" w:line="240" w:lineRule="auto"/>
        <w:jc w:val="both"/>
        <w:rPr>
          <w:del w:id="1554" w:author="Angelo Mondaca Vergara" w:date="2020-02-21T14:36:00Z"/>
          <w:rFonts w:ascii="Arial" w:hAnsi="Arial" w:cs="Arial"/>
          <w:b/>
          <w:bCs/>
          <w:color w:val="000000"/>
          <w:sz w:val="24"/>
          <w:szCs w:val="24"/>
        </w:rPr>
      </w:pPr>
    </w:p>
    <w:p w14:paraId="7AA3A077" w14:textId="77777777" w:rsidR="00AE6074" w:rsidDel="004D3D2D" w:rsidRDefault="00AE6074" w:rsidP="00CB175E">
      <w:pPr>
        <w:autoSpaceDE w:val="0"/>
        <w:autoSpaceDN w:val="0"/>
        <w:adjustRightInd w:val="0"/>
        <w:spacing w:after="0" w:line="240" w:lineRule="auto"/>
        <w:jc w:val="both"/>
        <w:rPr>
          <w:del w:id="1555" w:author="Angelo Mondaca Vergara" w:date="2020-02-21T14:36:00Z"/>
          <w:rFonts w:ascii="Arial" w:hAnsi="Arial" w:cs="Arial"/>
          <w:b/>
          <w:bCs/>
          <w:color w:val="000000"/>
          <w:sz w:val="24"/>
          <w:szCs w:val="24"/>
        </w:rPr>
      </w:pPr>
    </w:p>
    <w:p w14:paraId="724FE88B" w14:textId="77777777" w:rsidR="00AE6074" w:rsidDel="004D3D2D" w:rsidRDefault="00AE6074" w:rsidP="00CB175E">
      <w:pPr>
        <w:autoSpaceDE w:val="0"/>
        <w:autoSpaceDN w:val="0"/>
        <w:adjustRightInd w:val="0"/>
        <w:spacing w:after="0" w:line="240" w:lineRule="auto"/>
        <w:jc w:val="both"/>
        <w:rPr>
          <w:del w:id="1556" w:author="Angelo Mondaca Vergara" w:date="2020-02-21T14:36:00Z"/>
          <w:rFonts w:ascii="Arial" w:hAnsi="Arial" w:cs="Arial"/>
          <w:b/>
          <w:bCs/>
          <w:color w:val="000000"/>
          <w:sz w:val="24"/>
          <w:szCs w:val="24"/>
        </w:rPr>
      </w:pPr>
    </w:p>
    <w:p w14:paraId="7E990B50" w14:textId="77777777" w:rsidR="00AE6074" w:rsidDel="004D3D2D" w:rsidRDefault="00AE6074" w:rsidP="00CB175E">
      <w:pPr>
        <w:autoSpaceDE w:val="0"/>
        <w:autoSpaceDN w:val="0"/>
        <w:adjustRightInd w:val="0"/>
        <w:spacing w:after="0" w:line="240" w:lineRule="auto"/>
        <w:jc w:val="both"/>
        <w:rPr>
          <w:del w:id="1557" w:author="Angelo Mondaca Vergara" w:date="2020-02-21T14:36:00Z"/>
          <w:rFonts w:ascii="Arial" w:hAnsi="Arial" w:cs="Arial"/>
          <w:b/>
          <w:bCs/>
          <w:color w:val="000000"/>
          <w:sz w:val="24"/>
          <w:szCs w:val="24"/>
        </w:rPr>
      </w:pPr>
    </w:p>
    <w:p w14:paraId="5053EEC7" w14:textId="77777777" w:rsidR="00AE6074" w:rsidDel="004D3D2D" w:rsidRDefault="00AE6074" w:rsidP="00CB175E">
      <w:pPr>
        <w:autoSpaceDE w:val="0"/>
        <w:autoSpaceDN w:val="0"/>
        <w:adjustRightInd w:val="0"/>
        <w:spacing w:after="0" w:line="240" w:lineRule="auto"/>
        <w:jc w:val="both"/>
        <w:rPr>
          <w:del w:id="1558" w:author="Angelo Mondaca Vergara" w:date="2020-02-21T14:36:00Z"/>
          <w:rFonts w:ascii="Arial" w:hAnsi="Arial" w:cs="Arial"/>
          <w:b/>
          <w:bCs/>
          <w:color w:val="000000"/>
          <w:sz w:val="24"/>
          <w:szCs w:val="24"/>
        </w:rPr>
      </w:pPr>
    </w:p>
    <w:p w14:paraId="3EFC25BB" w14:textId="77777777" w:rsidR="00AE6074" w:rsidDel="004D3D2D" w:rsidRDefault="00AE6074" w:rsidP="00CB175E">
      <w:pPr>
        <w:autoSpaceDE w:val="0"/>
        <w:autoSpaceDN w:val="0"/>
        <w:adjustRightInd w:val="0"/>
        <w:spacing w:after="0" w:line="240" w:lineRule="auto"/>
        <w:jc w:val="both"/>
        <w:rPr>
          <w:del w:id="1559" w:author="Angelo Mondaca Vergara" w:date="2020-02-21T14:36:00Z"/>
          <w:rFonts w:ascii="Arial" w:hAnsi="Arial" w:cs="Arial"/>
          <w:b/>
          <w:bCs/>
          <w:color w:val="000000"/>
          <w:sz w:val="24"/>
          <w:szCs w:val="24"/>
        </w:rPr>
      </w:pPr>
    </w:p>
    <w:p w14:paraId="6A403DD0" w14:textId="77777777" w:rsidR="00AE6074" w:rsidDel="004D3D2D" w:rsidRDefault="00AE6074" w:rsidP="00CB175E">
      <w:pPr>
        <w:autoSpaceDE w:val="0"/>
        <w:autoSpaceDN w:val="0"/>
        <w:adjustRightInd w:val="0"/>
        <w:spacing w:after="0" w:line="240" w:lineRule="auto"/>
        <w:jc w:val="both"/>
        <w:rPr>
          <w:del w:id="1560" w:author="Angelo Mondaca Vergara" w:date="2020-02-21T14:36:00Z"/>
          <w:rFonts w:ascii="Arial" w:hAnsi="Arial" w:cs="Arial"/>
          <w:b/>
          <w:bCs/>
          <w:color w:val="000000"/>
          <w:sz w:val="24"/>
          <w:szCs w:val="24"/>
        </w:rPr>
      </w:pPr>
    </w:p>
    <w:p w14:paraId="3D904E52" w14:textId="77777777" w:rsidR="00AE6074" w:rsidDel="004D3D2D" w:rsidRDefault="00AE6074" w:rsidP="00CB175E">
      <w:pPr>
        <w:autoSpaceDE w:val="0"/>
        <w:autoSpaceDN w:val="0"/>
        <w:adjustRightInd w:val="0"/>
        <w:spacing w:after="0" w:line="240" w:lineRule="auto"/>
        <w:jc w:val="both"/>
        <w:rPr>
          <w:del w:id="1561" w:author="Angelo Mondaca Vergara" w:date="2020-02-21T14:36:00Z"/>
          <w:rFonts w:ascii="Arial" w:hAnsi="Arial" w:cs="Arial"/>
          <w:b/>
          <w:bCs/>
          <w:color w:val="000000"/>
          <w:sz w:val="24"/>
          <w:szCs w:val="24"/>
        </w:rPr>
      </w:pPr>
    </w:p>
    <w:p w14:paraId="64197FFF" w14:textId="77777777" w:rsidR="00AE6074" w:rsidDel="004D3D2D" w:rsidRDefault="00AE6074" w:rsidP="00CB175E">
      <w:pPr>
        <w:autoSpaceDE w:val="0"/>
        <w:autoSpaceDN w:val="0"/>
        <w:adjustRightInd w:val="0"/>
        <w:spacing w:after="0" w:line="240" w:lineRule="auto"/>
        <w:jc w:val="both"/>
        <w:rPr>
          <w:del w:id="1562" w:author="Angelo Mondaca Vergara" w:date="2020-02-21T14:36:00Z"/>
          <w:rFonts w:ascii="Arial" w:hAnsi="Arial" w:cs="Arial"/>
          <w:b/>
          <w:bCs/>
          <w:color w:val="000000"/>
          <w:sz w:val="24"/>
          <w:szCs w:val="24"/>
        </w:rPr>
      </w:pPr>
    </w:p>
    <w:p w14:paraId="41503C2B" w14:textId="77777777" w:rsidR="00AE6074" w:rsidDel="004D3D2D" w:rsidRDefault="00AE6074" w:rsidP="00CB175E">
      <w:pPr>
        <w:autoSpaceDE w:val="0"/>
        <w:autoSpaceDN w:val="0"/>
        <w:adjustRightInd w:val="0"/>
        <w:spacing w:after="0" w:line="240" w:lineRule="auto"/>
        <w:jc w:val="both"/>
        <w:rPr>
          <w:del w:id="1563" w:author="Angelo Mondaca Vergara" w:date="2020-02-21T14:36:00Z"/>
          <w:rFonts w:ascii="Arial" w:hAnsi="Arial" w:cs="Arial"/>
          <w:b/>
          <w:bCs/>
          <w:color w:val="000000"/>
          <w:sz w:val="24"/>
          <w:szCs w:val="24"/>
        </w:rPr>
      </w:pPr>
    </w:p>
    <w:p w14:paraId="3E2111FE" w14:textId="77777777" w:rsidR="00AE6074" w:rsidDel="004D3D2D" w:rsidRDefault="00AE6074" w:rsidP="00CB175E">
      <w:pPr>
        <w:autoSpaceDE w:val="0"/>
        <w:autoSpaceDN w:val="0"/>
        <w:adjustRightInd w:val="0"/>
        <w:spacing w:after="0" w:line="240" w:lineRule="auto"/>
        <w:jc w:val="both"/>
        <w:rPr>
          <w:del w:id="1564" w:author="Angelo Mondaca Vergara" w:date="2020-02-21T14:36:00Z"/>
          <w:rFonts w:ascii="Arial" w:hAnsi="Arial" w:cs="Arial"/>
          <w:b/>
          <w:bCs/>
          <w:color w:val="000000"/>
          <w:sz w:val="24"/>
          <w:szCs w:val="24"/>
        </w:rPr>
      </w:pPr>
    </w:p>
    <w:p w14:paraId="15BC04FC" w14:textId="77777777" w:rsidR="00AE6074" w:rsidDel="004D3D2D" w:rsidRDefault="00AE6074" w:rsidP="00CB175E">
      <w:pPr>
        <w:autoSpaceDE w:val="0"/>
        <w:autoSpaceDN w:val="0"/>
        <w:adjustRightInd w:val="0"/>
        <w:spacing w:after="0" w:line="240" w:lineRule="auto"/>
        <w:jc w:val="both"/>
        <w:rPr>
          <w:del w:id="1565" w:author="Angelo Mondaca Vergara" w:date="2020-02-21T14:36:00Z"/>
          <w:rFonts w:ascii="Arial" w:hAnsi="Arial" w:cs="Arial"/>
          <w:b/>
          <w:bCs/>
          <w:color w:val="000000"/>
          <w:sz w:val="24"/>
          <w:szCs w:val="24"/>
        </w:rPr>
      </w:pPr>
    </w:p>
    <w:p w14:paraId="6917E480" w14:textId="77777777" w:rsidR="00AE6074" w:rsidDel="004D3D2D" w:rsidRDefault="00AE6074" w:rsidP="00CB175E">
      <w:pPr>
        <w:autoSpaceDE w:val="0"/>
        <w:autoSpaceDN w:val="0"/>
        <w:adjustRightInd w:val="0"/>
        <w:spacing w:after="0" w:line="240" w:lineRule="auto"/>
        <w:jc w:val="both"/>
        <w:rPr>
          <w:del w:id="1566" w:author="Angelo Mondaca Vergara" w:date="2020-02-21T14:36:00Z"/>
          <w:rFonts w:ascii="Arial" w:hAnsi="Arial" w:cs="Arial"/>
          <w:b/>
          <w:bCs/>
          <w:color w:val="000000"/>
          <w:sz w:val="24"/>
          <w:szCs w:val="24"/>
        </w:rPr>
      </w:pPr>
    </w:p>
    <w:p w14:paraId="54A6021A" w14:textId="77777777" w:rsidR="00AE6074" w:rsidDel="004D3D2D" w:rsidRDefault="00AE6074" w:rsidP="00CB175E">
      <w:pPr>
        <w:autoSpaceDE w:val="0"/>
        <w:autoSpaceDN w:val="0"/>
        <w:adjustRightInd w:val="0"/>
        <w:spacing w:after="0" w:line="240" w:lineRule="auto"/>
        <w:jc w:val="both"/>
        <w:rPr>
          <w:del w:id="1567" w:author="Angelo Mondaca Vergara" w:date="2020-02-21T14:36:00Z"/>
          <w:rFonts w:ascii="Arial" w:hAnsi="Arial" w:cs="Arial"/>
          <w:b/>
          <w:bCs/>
          <w:color w:val="000000"/>
          <w:sz w:val="24"/>
          <w:szCs w:val="24"/>
        </w:rPr>
      </w:pPr>
    </w:p>
    <w:p w14:paraId="7FAB8618" w14:textId="77777777" w:rsidR="00AE6074" w:rsidDel="004D3D2D" w:rsidRDefault="00AE6074" w:rsidP="00CB175E">
      <w:pPr>
        <w:autoSpaceDE w:val="0"/>
        <w:autoSpaceDN w:val="0"/>
        <w:adjustRightInd w:val="0"/>
        <w:spacing w:after="0" w:line="240" w:lineRule="auto"/>
        <w:jc w:val="both"/>
        <w:rPr>
          <w:del w:id="1568" w:author="Angelo Mondaca Vergara" w:date="2020-02-21T14:36:00Z"/>
          <w:rFonts w:ascii="Arial" w:hAnsi="Arial" w:cs="Arial"/>
          <w:b/>
          <w:bCs/>
          <w:color w:val="000000"/>
          <w:sz w:val="24"/>
          <w:szCs w:val="24"/>
        </w:rPr>
      </w:pPr>
    </w:p>
    <w:p w14:paraId="72444113" w14:textId="77777777" w:rsidR="00AE6074" w:rsidDel="004D3D2D" w:rsidRDefault="00AE6074" w:rsidP="00CB175E">
      <w:pPr>
        <w:autoSpaceDE w:val="0"/>
        <w:autoSpaceDN w:val="0"/>
        <w:adjustRightInd w:val="0"/>
        <w:spacing w:after="0" w:line="240" w:lineRule="auto"/>
        <w:jc w:val="both"/>
        <w:rPr>
          <w:del w:id="1569" w:author="Angelo Mondaca Vergara" w:date="2020-02-21T14:36:00Z"/>
          <w:rFonts w:ascii="Arial" w:hAnsi="Arial" w:cs="Arial"/>
          <w:b/>
          <w:bCs/>
          <w:color w:val="000000"/>
          <w:sz w:val="24"/>
          <w:szCs w:val="24"/>
        </w:rPr>
      </w:pPr>
    </w:p>
    <w:p w14:paraId="3F816792" w14:textId="77777777" w:rsidR="00AE6074" w:rsidDel="004D3D2D" w:rsidRDefault="00AE6074" w:rsidP="00CB175E">
      <w:pPr>
        <w:autoSpaceDE w:val="0"/>
        <w:autoSpaceDN w:val="0"/>
        <w:adjustRightInd w:val="0"/>
        <w:spacing w:after="0" w:line="240" w:lineRule="auto"/>
        <w:jc w:val="both"/>
        <w:rPr>
          <w:del w:id="1570" w:author="Angelo Mondaca Vergara" w:date="2020-02-21T14:36:00Z"/>
          <w:rFonts w:ascii="Arial" w:hAnsi="Arial" w:cs="Arial"/>
          <w:b/>
          <w:bCs/>
          <w:color w:val="000000"/>
          <w:sz w:val="24"/>
          <w:szCs w:val="24"/>
        </w:rPr>
      </w:pPr>
    </w:p>
    <w:p w14:paraId="626F14A5" w14:textId="77777777" w:rsidR="00AE6074" w:rsidDel="004D3D2D" w:rsidRDefault="00AE6074" w:rsidP="00CB175E">
      <w:pPr>
        <w:autoSpaceDE w:val="0"/>
        <w:autoSpaceDN w:val="0"/>
        <w:adjustRightInd w:val="0"/>
        <w:spacing w:after="0" w:line="240" w:lineRule="auto"/>
        <w:jc w:val="both"/>
        <w:rPr>
          <w:del w:id="1571" w:author="Angelo Mondaca Vergara" w:date="2020-02-21T14:36:00Z"/>
          <w:rFonts w:ascii="Arial" w:hAnsi="Arial" w:cs="Arial"/>
          <w:b/>
          <w:bCs/>
          <w:color w:val="000000"/>
          <w:sz w:val="24"/>
          <w:szCs w:val="24"/>
        </w:rPr>
      </w:pPr>
    </w:p>
    <w:p w14:paraId="5A77D827" w14:textId="77777777" w:rsidR="00AE6074" w:rsidDel="004D3D2D" w:rsidRDefault="00AE6074" w:rsidP="00CB175E">
      <w:pPr>
        <w:autoSpaceDE w:val="0"/>
        <w:autoSpaceDN w:val="0"/>
        <w:adjustRightInd w:val="0"/>
        <w:spacing w:after="0" w:line="240" w:lineRule="auto"/>
        <w:jc w:val="both"/>
        <w:rPr>
          <w:del w:id="1572" w:author="Angelo Mondaca Vergara" w:date="2020-02-21T14:36:00Z"/>
          <w:rFonts w:ascii="Arial" w:hAnsi="Arial" w:cs="Arial"/>
          <w:b/>
          <w:bCs/>
          <w:color w:val="000000"/>
          <w:sz w:val="24"/>
          <w:szCs w:val="24"/>
        </w:rPr>
      </w:pPr>
    </w:p>
    <w:p w14:paraId="42AC44AE" w14:textId="77777777" w:rsidR="00AE6074" w:rsidDel="004D3D2D" w:rsidRDefault="00AE6074" w:rsidP="00CB175E">
      <w:pPr>
        <w:autoSpaceDE w:val="0"/>
        <w:autoSpaceDN w:val="0"/>
        <w:adjustRightInd w:val="0"/>
        <w:spacing w:after="0" w:line="240" w:lineRule="auto"/>
        <w:jc w:val="both"/>
        <w:rPr>
          <w:del w:id="1573" w:author="Angelo Mondaca Vergara" w:date="2020-02-21T14:36:00Z"/>
          <w:rFonts w:ascii="Arial" w:hAnsi="Arial" w:cs="Arial"/>
          <w:b/>
          <w:bCs/>
          <w:color w:val="000000"/>
          <w:sz w:val="24"/>
          <w:szCs w:val="24"/>
        </w:rPr>
      </w:pPr>
    </w:p>
    <w:p w14:paraId="65D3B25B" w14:textId="77777777" w:rsidR="00AE6074" w:rsidDel="004D3D2D" w:rsidRDefault="00AE6074" w:rsidP="00CB175E">
      <w:pPr>
        <w:autoSpaceDE w:val="0"/>
        <w:autoSpaceDN w:val="0"/>
        <w:adjustRightInd w:val="0"/>
        <w:spacing w:after="0" w:line="240" w:lineRule="auto"/>
        <w:jc w:val="both"/>
        <w:rPr>
          <w:del w:id="1574" w:author="Angelo Mondaca Vergara" w:date="2020-02-21T14:36:00Z"/>
          <w:rFonts w:ascii="Arial" w:hAnsi="Arial" w:cs="Arial"/>
          <w:b/>
          <w:bCs/>
          <w:color w:val="000000"/>
          <w:sz w:val="24"/>
          <w:szCs w:val="24"/>
        </w:rPr>
      </w:pPr>
    </w:p>
    <w:p w14:paraId="056E4386" w14:textId="77777777" w:rsidR="00337747" w:rsidDel="004D3D2D" w:rsidRDefault="00337747" w:rsidP="00CB175E">
      <w:pPr>
        <w:autoSpaceDE w:val="0"/>
        <w:autoSpaceDN w:val="0"/>
        <w:adjustRightInd w:val="0"/>
        <w:spacing w:after="0" w:line="240" w:lineRule="auto"/>
        <w:jc w:val="both"/>
        <w:rPr>
          <w:del w:id="1575" w:author="Angelo Mondaca Vergara" w:date="2020-02-21T14:36:00Z"/>
          <w:rFonts w:ascii="Arial" w:hAnsi="Arial" w:cs="Arial"/>
          <w:b/>
          <w:bCs/>
          <w:color w:val="000000"/>
          <w:sz w:val="24"/>
          <w:szCs w:val="24"/>
        </w:rPr>
      </w:pPr>
    </w:p>
    <w:p w14:paraId="722125D2" w14:textId="77777777" w:rsidR="00AE6074" w:rsidDel="004D3D2D" w:rsidRDefault="00AE6074" w:rsidP="00CB175E">
      <w:pPr>
        <w:autoSpaceDE w:val="0"/>
        <w:autoSpaceDN w:val="0"/>
        <w:adjustRightInd w:val="0"/>
        <w:spacing w:after="0" w:line="240" w:lineRule="auto"/>
        <w:jc w:val="both"/>
        <w:rPr>
          <w:del w:id="1576" w:author="Angelo Mondaca Vergara" w:date="2020-02-21T14:36:00Z"/>
          <w:rFonts w:ascii="Arial" w:hAnsi="Arial" w:cs="Arial"/>
          <w:b/>
          <w:bCs/>
          <w:color w:val="000000"/>
          <w:sz w:val="24"/>
          <w:szCs w:val="24"/>
        </w:rPr>
      </w:pPr>
    </w:p>
    <w:p w14:paraId="7CB4E7B1" w14:textId="77777777" w:rsidR="00AE6074" w:rsidDel="004D3D2D" w:rsidRDefault="00AE6074" w:rsidP="00CB175E">
      <w:pPr>
        <w:autoSpaceDE w:val="0"/>
        <w:autoSpaceDN w:val="0"/>
        <w:adjustRightInd w:val="0"/>
        <w:spacing w:after="0" w:line="240" w:lineRule="auto"/>
        <w:jc w:val="both"/>
        <w:rPr>
          <w:del w:id="1577" w:author="Angelo Mondaca Vergara" w:date="2020-02-21T14:36:00Z"/>
          <w:rFonts w:ascii="Arial" w:hAnsi="Arial" w:cs="Arial"/>
          <w:b/>
          <w:bCs/>
          <w:color w:val="000000"/>
          <w:sz w:val="24"/>
          <w:szCs w:val="24"/>
        </w:rPr>
      </w:pPr>
    </w:p>
    <w:p w14:paraId="43295BA0" w14:textId="77777777" w:rsidR="00F01086" w:rsidRDefault="00F01086" w:rsidP="00E24022">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t>CERTIFICADO</w:t>
      </w:r>
    </w:p>
    <w:p w14:paraId="24ACD960"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161BFFF5"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4B3729CD"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1E4B8879" w14:textId="77777777" w:rsidR="00E24022" w:rsidRPr="0086334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52BF4C1E" w14:textId="77777777" w:rsidR="00F01086" w:rsidRPr="00863342"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 xml:space="preserve">Certifico que recibí de parte de </w:t>
      </w:r>
      <w:r w:rsidR="00513E5C">
        <w:rPr>
          <w:rFonts w:ascii="Arial" w:hAnsi="Arial" w:cs="Arial"/>
          <w:b/>
          <w:bCs/>
          <w:color w:val="000000"/>
          <w:sz w:val="24"/>
          <w:szCs w:val="24"/>
        </w:rPr>
        <w:t xml:space="preserve">CODELCO </w:t>
      </w:r>
      <w:del w:id="1578" w:author="Angelo Mondaca Vergara" w:date="2020-02-10T15:27:00Z">
        <w:r w:rsidR="00513E5C" w:rsidDel="00A45BAE">
          <w:rPr>
            <w:rFonts w:ascii="Arial" w:hAnsi="Arial" w:cs="Arial"/>
            <w:b/>
            <w:bCs/>
            <w:color w:val="000000"/>
            <w:sz w:val="24"/>
            <w:szCs w:val="24"/>
          </w:rPr>
          <w:delText>Norte</w:delText>
        </w:r>
      </w:del>
      <w:ins w:id="1579" w:author="Angelo Mondaca Vergara" w:date="2020-02-10T15:27:00Z">
        <w:r w:rsidR="00A45BAE">
          <w:rPr>
            <w:rFonts w:ascii="Arial" w:hAnsi="Arial" w:cs="Arial"/>
            <w:b/>
            <w:bCs/>
            <w:color w:val="000000"/>
            <w:sz w:val="24"/>
            <w:szCs w:val="24"/>
          </w:rPr>
          <w:t>Chuquicamata</w:t>
        </w:r>
      </w:ins>
      <w:r w:rsidRPr="00863342">
        <w:rPr>
          <w:rFonts w:ascii="Arial" w:hAnsi="Arial" w:cs="Arial"/>
          <w:b/>
          <w:bCs/>
          <w:color w:val="000000"/>
          <w:sz w:val="24"/>
          <w:szCs w:val="24"/>
        </w:rPr>
        <w:t>, División Chuquicamata, el</w:t>
      </w:r>
    </w:p>
    <w:p w14:paraId="0FD803A7" w14:textId="77777777" w:rsidR="00F01086" w:rsidRPr="00863342"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Reglamento Interno Específico de Minería R-026 - Medidas de Seguridad en</w:t>
      </w:r>
    </w:p>
    <w:p w14:paraId="6D10CE9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Plantas de Oxígeno.</w:t>
      </w:r>
    </w:p>
    <w:p w14:paraId="38D28E83"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00B203A5" w14:textId="77777777" w:rsidR="00F01086" w:rsidRPr="00863342"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Prometo leer y aprender el contenido de este Reglamento, comprometiéndome</w:t>
      </w:r>
    </w:p>
    <w:p w14:paraId="4842926E"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 respetar las disposiciones involucradas en mis labores diarias.</w:t>
      </w:r>
    </w:p>
    <w:p w14:paraId="3CF8565C"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1E15E8E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Nombre : ..........................................................................................................</w:t>
      </w:r>
    </w:p>
    <w:p w14:paraId="4994CBD2"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6C5C1253"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Cargo : ..........................................................................................................</w:t>
      </w:r>
    </w:p>
    <w:p w14:paraId="2337EE98"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33C8FB2F" w14:textId="5FF9ED98" w:rsidR="00F01086" w:rsidRDefault="00F01086" w:rsidP="00CB175E">
      <w:pPr>
        <w:autoSpaceDE w:val="0"/>
        <w:autoSpaceDN w:val="0"/>
        <w:adjustRightInd w:val="0"/>
        <w:spacing w:after="0" w:line="240" w:lineRule="auto"/>
        <w:jc w:val="both"/>
        <w:rPr>
          <w:rFonts w:ascii="Arial" w:hAnsi="Arial" w:cs="Arial"/>
          <w:b/>
          <w:bCs/>
          <w:color w:val="000000"/>
          <w:sz w:val="24"/>
          <w:szCs w:val="24"/>
        </w:rPr>
      </w:pPr>
      <w:del w:id="1580" w:author="Mondaca Vergara Angelo Rodolfo (Codelco-Chuquicamata)" w:date="2025-09-15T01:39:00Z" w16du:dateUtc="2025-09-15T04:39:00Z">
        <w:r w:rsidRPr="00863342" w:rsidDel="00065F9F">
          <w:rPr>
            <w:rFonts w:ascii="Arial" w:hAnsi="Arial" w:cs="Arial"/>
            <w:b/>
            <w:bCs/>
            <w:color w:val="000000"/>
            <w:sz w:val="24"/>
            <w:szCs w:val="24"/>
          </w:rPr>
          <w:delText>Area</w:delText>
        </w:r>
      </w:del>
      <w:ins w:id="1581" w:author="Mondaca Vergara Angelo Rodolfo (Codelco-Chuquicamata)" w:date="2025-09-15T01:39:00Z" w16du:dateUtc="2025-09-15T04:39:00Z">
        <w:r w:rsidR="00065F9F" w:rsidRPr="00863342">
          <w:rPr>
            <w:rFonts w:ascii="Arial" w:hAnsi="Arial" w:cs="Arial"/>
            <w:b/>
            <w:bCs/>
            <w:color w:val="000000"/>
            <w:sz w:val="24"/>
            <w:szCs w:val="24"/>
          </w:rPr>
          <w:t>Área</w:t>
        </w:r>
      </w:ins>
      <w:r w:rsidRPr="00863342">
        <w:rPr>
          <w:rFonts w:ascii="Arial" w:hAnsi="Arial" w:cs="Arial"/>
          <w:b/>
          <w:bCs/>
          <w:color w:val="000000"/>
          <w:sz w:val="24"/>
          <w:szCs w:val="24"/>
        </w:rPr>
        <w:t xml:space="preserve"> de Trabajo: ...................................................................................................</w:t>
      </w:r>
    </w:p>
    <w:p w14:paraId="40591C3B"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359CDB53"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Archivo : .........................................</w:t>
      </w:r>
    </w:p>
    <w:p w14:paraId="5D96DB76"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7F6E35AD"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R.U.T. : .........................................</w:t>
      </w:r>
    </w:p>
    <w:p w14:paraId="420E18B2"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31D63F67"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Firma : .........................................</w:t>
      </w:r>
    </w:p>
    <w:p w14:paraId="034B2AFD"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75BCD3D8"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Fecha : .........................................</w:t>
      </w:r>
    </w:p>
    <w:p w14:paraId="6817FE8E"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7B8D6C84"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Entregado por: .....................................................................................................</w:t>
      </w:r>
    </w:p>
    <w:p w14:paraId="7B890979"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533D5B2C"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Cargo : ..........................................................................................................</w:t>
      </w:r>
    </w:p>
    <w:p w14:paraId="73DF7655"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5ECB826E"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Fecha : .........................................</w:t>
      </w:r>
    </w:p>
    <w:p w14:paraId="40579100"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7A627B12" w14:textId="77777777" w:rsidR="00F01086"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Firma : .........................................</w:t>
      </w:r>
    </w:p>
    <w:p w14:paraId="2F186C15"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56F735EC"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64DC85D5"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7B073A2E"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5F4FF5F0"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199AE283"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65F08BC3"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582E9F51"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0FA2BA59"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70D3AC97" w14:textId="77777777" w:rsidR="00E24022" w:rsidDel="00337747" w:rsidRDefault="00E24022" w:rsidP="00CB175E">
      <w:pPr>
        <w:autoSpaceDE w:val="0"/>
        <w:autoSpaceDN w:val="0"/>
        <w:adjustRightInd w:val="0"/>
        <w:spacing w:after="0" w:line="240" w:lineRule="auto"/>
        <w:jc w:val="both"/>
        <w:rPr>
          <w:del w:id="1582" w:author="Angelo Mondaca Vergara" w:date="2020-02-21T13:02:00Z"/>
          <w:rFonts w:ascii="Arial" w:hAnsi="Arial" w:cs="Arial"/>
          <w:b/>
          <w:bCs/>
          <w:color w:val="000000"/>
          <w:sz w:val="24"/>
          <w:szCs w:val="24"/>
        </w:rPr>
      </w:pPr>
    </w:p>
    <w:p w14:paraId="039108E8"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6E0F5D0F"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5E71EBCD" w14:textId="77777777" w:rsidR="00E24022" w:rsidRDefault="00E24022" w:rsidP="00CB175E">
      <w:pPr>
        <w:autoSpaceDE w:val="0"/>
        <w:autoSpaceDN w:val="0"/>
        <w:adjustRightInd w:val="0"/>
        <w:spacing w:after="0" w:line="240" w:lineRule="auto"/>
        <w:jc w:val="both"/>
        <w:rPr>
          <w:rFonts w:ascii="Arial" w:hAnsi="Arial" w:cs="Arial"/>
          <w:b/>
          <w:bCs/>
          <w:color w:val="000000"/>
          <w:sz w:val="24"/>
          <w:szCs w:val="24"/>
        </w:rPr>
      </w:pPr>
    </w:p>
    <w:p w14:paraId="53701247" w14:textId="77777777" w:rsidR="00E24022" w:rsidRPr="00863342" w:rsidRDefault="00E24022" w:rsidP="00CB175E">
      <w:pPr>
        <w:autoSpaceDE w:val="0"/>
        <w:autoSpaceDN w:val="0"/>
        <w:adjustRightInd w:val="0"/>
        <w:spacing w:after="0" w:line="240" w:lineRule="auto"/>
        <w:jc w:val="both"/>
        <w:rPr>
          <w:rFonts w:ascii="Arial" w:hAnsi="Arial" w:cs="Arial"/>
          <w:b/>
          <w:bCs/>
          <w:color w:val="000000"/>
          <w:sz w:val="24"/>
          <w:szCs w:val="24"/>
        </w:rPr>
      </w:pPr>
    </w:p>
    <w:p w14:paraId="0D7A22D6" w14:textId="77777777" w:rsidR="00F01086" w:rsidRPr="00863342" w:rsidRDefault="00F01086" w:rsidP="00CB175E">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Copia para Trabajador.</w:t>
      </w:r>
    </w:p>
    <w:p w14:paraId="21971495"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3BFD4B61"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7F41AB5D"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15581AE7"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700CDD2B"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388D9EE0"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2C14D2B7"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35E47A11"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192BB1E0"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3C538DBB"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6C7110FA"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48A5430D"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070A29DC"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2BF4921F"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609687C0"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09E2BE73"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5AB0F241"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514A9575" w14:textId="77777777" w:rsidR="00E24022" w:rsidRDefault="00E24022" w:rsidP="00E24022">
      <w:pPr>
        <w:autoSpaceDE w:val="0"/>
        <w:autoSpaceDN w:val="0"/>
        <w:adjustRightInd w:val="0"/>
        <w:spacing w:after="0" w:line="240" w:lineRule="auto"/>
        <w:jc w:val="center"/>
        <w:rPr>
          <w:rFonts w:ascii="Arial" w:hAnsi="Arial" w:cs="Arial"/>
          <w:color w:val="000000"/>
          <w:sz w:val="24"/>
          <w:szCs w:val="24"/>
        </w:rPr>
      </w:pPr>
    </w:p>
    <w:p w14:paraId="35548E49" w14:textId="77777777" w:rsidR="00F01086" w:rsidRPr="00863342" w:rsidRDefault="00F01086" w:rsidP="00E24022">
      <w:pPr>
        <w:autoSpaceDE w:val="0"/>
        <w:autoSpaceDN w:val="0"/>
        <w:adjustRightInd w:val="0"/>
        <w:spacing w:after="0" w:line="240" w:lineRule="auto"/>
        <w:jc w:val="center"/>
        <w:rPr>
          <w:rFonts w:ascii="Arial" w:hAnsi="Arial" w:cs="Arial"/>
          <w:color w:val="000000"/>
          <w:sz w:val="24"/>
          <w:szCs w:val="24"/>
        </w:rPr>
      </w:pPr>
      <w:r w:rsidRPr="00863342">
        <w:rPr>
          <w:rFonts w:ascii="Arial" w:hAnsi="Arial" w:cs="Arial"/>
          <w:color w:val="000000"/>
          <w:sz w:val="24"/>
          <w:szCs w:val="24"/>
        </w:rPr>
        <w:t>PAGINA EN BLANCO</w:t>
      </w:r>
    </w:p>
    <w:p w14:paraId="07E345C3"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34F80901"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2A7E49ED"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49E6C56A"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353055D1"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1A58F265"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6157BA65"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7D96AD3F"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1881540F"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348274D4"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0BC8B765"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2E305105"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0EA0F08E"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4F3932DB"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6060C908"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7C0D3110"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21202801"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69AB6522"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6F53C116"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7B234CDE"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1448E5CD"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4BA49468"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03DE36B2"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7EE50721"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334F6D3B"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091E4E2C"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6AA9AA60"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09FA0E27"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58FDA983"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165CDB09"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r w:rsidRPr="00863342">
        <w:rPr>
          <w:rFonts w:ascii="Arial" w:hAnsi="Arial" w:cs="Arial"/>
          <w:b/>
          <w:bCs/>
          <w:color w:val="000000"/>
          <w:sz w:val="24"/>
          <w:szCs w:val="24"/>
        </w:rPr>
        <w:lastRenderedPageBreak/>
        <w:t>CERTIFICADO</w:t>
      </w:r>
    </w:p>
    <w:p w14:paraId="034BB6F3"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0AB6311E"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0A86FF28" w14:textId="77777777" w:rsidR="00E2402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77F74EED" w14:textId="77777777" w:rsidR="00E24022" w:rsidRPr="00863342" w:rsidRDefault="00E24022" w:rsidP="00E24022">
      <w:pPr>
        <w:autoSpaceDE w:val="0"/>
        <w:autoSpaceDN w:val="0"/>
        <w:adjustRightInd w:val="0"/>
        <w:spacing w:after="0" w:line="240" w:lineRule="auto"/>
        <w:jc w:val="center"/>
        <w:rPr>
          <w:rFonts w:ascii="Arial" w:hAnsi="Arial" w:cs="Arial"/>
          <w:b/>
          <w:bCs/>
          <w:color w:val="000000"/>
          <w:sz w:val="24"/>
          <w:szCs w:val="24"/>
        </w:rPr>
      </w:pPr>
    </w:p>
    <w:p w14:paraId="659BCDE3"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 xml:space="preserve">Certifico que recibí de parte de </w:t>
      </w:r>
      <w:r w:rsidR="00513E5C">
        <w:rPr>
          <w:rFonts w:ascii="Arial" w:hAnsi="Arial" w:cs="Arial"/>
          <w:b/>
          <w:bCs/>
          <w:color w:val="000000"/>
          <w:sz w:val="24"/>
          <w:szCs w:val="24"/>
        </w:rPr>
        <w:t xml:space="preserve">CODELCO </w:t>
      </w:r>
      <w:del w:id="1583" w:author="Angelo Mondaca Vergara" w:date="2020-02-10T15:27:00Z">
        <w:r w:rsidR="00513E5C" w:rsidDel="00A45BAE">
          <w:rPr>
            <w:rFonts w:ascii="Arial" w:hAnsi="Arial" w:cs="Arial"/>
            <w:b/>
            <w:bCs/>
            <w:color w:val="000000"/>
            <w:sz w:val="24"/>
            <w:szCs w:val="24"/>
          </w:rPr>
          <w:delText>Norte</w:delText>
        </w:r>
      </w:del>
      <w:ins w:id="1584" w:author="Angelo Mondaca Vergara" w:date="2020-02-10T15:27:00Z">
        <w:r w:rsidR="00A45BAE">
          <w:rPr>
            <w:rFonts w:ascii="Arial" w:hAnsi="Arial" w:cs="Arial"/>
            <w:b/>
            <w:bCs/>
            <w:color w:val="000000"/>
            <w:sz w:val="24"/>
            <w:szCs w:val="24"/>
          </w:rPr>
          <w:t>Chuquicamata</w:t>
        </w:r>
      </w:ins>
      <w:r w:rsidRPr="00863342">
        <w:rPr>
          <w:rFonts w:ascii="Arial" w:hAnsi="Arial" w:cs="Arial"/>
          <w:b/>
          <w:bCs/>
          <w:color w:val="000000"/>
          <w:sz w:val="24"/>
          <w:szCs w:val="24"/>
        </w:rPr>
        <w:t>, División Chuquicamata, el</w:t>
      </w:r>
    </w:p>
    <w:p w14:paraId="25367713"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Reglamento Interno Específico de Minería R-026 - Medidas de Seguridad en</w:t>
      </w:r>
    </w:p>
    <w:p w14:paraId="3582E62D"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Plantas de Oxígeno.</w:t>
      </w:r>
    </w:p>
    <w:p w14:paraId="79C510C1"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1820B619"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Prometo leer y aprender el contenido de este Reglamento, comprometiéndome</w:t>
      </w:r>
    </w:p>
    <w:p w14:paraId="39F6ABD5"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 respetar las disposiciones involucradas en mis labores diarias.</w:t>
      </w:r>
    </w:p>
    <w:p w14:paraId="472AE08C"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52F5305A"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Nombre : ..........................................................................................................</w:t>
      </w:r>
    </w:p>
    <w:p w14:paraId="234CD034"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54DC16C2"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Cargo : ..........................................................................................................</w:t>
      </w:r>
    </w:p>
    <w:p w14:paraId="1A61EF57"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3A278E6F" w14:textId="26595697" w:rsidR="00E24022" w:rsidRDefault="00E24022" w:rsidP="00E24022">
      <w:pPr>
        <w:autoSpaceDE w:val="0"/>
        <w:autoSpaceDN w:val="0"/>
        <w:adjustRightInd w:val="0"/>
        <w:spacing w:after="0" w:line="240" w:lineRule="auto"/>
        <w:jc w:val="both"/>
        <w:rPr>
          <w:rFonts w:ascii="Arial" w:hAnsi="Arial" w:cs="Arial"/>
          <w:b/>
          <w:bCs/>
          <w:color w:val="000000"/>
          <w:sz w:val="24"/>
          <w:szCs w:val="24"/>
        </w:rPr>
      </w:pPr>
      <w:del w:id="1585" w:author="Mondaca Vergara Angelo Rodolfo (Codelco-Chuquicamata)" w:date="2025-09-15T01:39:00Z" w16du:dateUtc="2025-09-15T04:39:00Z">
        <w:r w:rsidRPr="00863342" w:rsidDel="00065F9F">
          <w:rPr>
            <w:rFonts w:ascii="Arial" w:hAnsi="Arial" w:cs="Arial"/>
            <w:b/>
            <w:bCs/>
            <w:color w:val="000000"/>
            <w:sz w:val="24"/>
            <w:szCs w:val="24"/>
          </w:rPr>
          <w:delText>Area</w:delText>
        </w:r>
      </w:del>
      <w:ins w:id="1586" w:author="Mondaca Vergara Angelo Rodolfo (Codelco-Chuquicamata)" w:date="2025-09-15T01:39:00Z" w16du:dateUtc="2025-09-15T04:39:00Z">
        <w:r w:rsidR="00065F9F" w:rsidRPr="00863342">
          <w:rPr>
            <w:rFonts w:ascii="Arial" w:hAnsi="Arial" w:cs="Arial"/>
            <w:b/>
            <w:bCs/>
            <w:color w:val="000000"/>
            <w:sz w:val="24"/>
            <w:szCs w:val="24"/>
          </w:rPr>
          <w:t>Área</w:t>
        </w:r>
      </w:ins>
      <w:r w:rsidRPr="00863342">
        <w:rPr>
          <w:rFonts w:ascii="Arial" w:hAnsi="Arial" w:cs="Arial"/>
          <w:b/>
          <w:bCs/>
          <w:color w:val="000000"/>
          <w:sz w:val="24"/>
          <w:szCs w:val="24"/>
        </w:rPr>
        <w:t xml:space="preserve"> de Trabajo: ...................................................................................................</w:t>
      </w:r>
    </w:p>
    <w:p w14:paraId="1A900A26"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22E214C5"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Archivo : .........................................</w:t>
      </w:r>
    </w:p>
    <w:p w14:paraId="56438F8C"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78E6E0B9"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R.U.T. : .........................................</w:t>
      </w:r>
    </w:p>
    <w:p w14:paraId="4C480481"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01E1A6E7"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Firma : .........................................</w:t>
      </w:r>
    </w:p>
    <w:p w14:paraId="48CC9DD2"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6CCF5A14"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Fecha : .........................................</w:t>
      </w:r>
    </w:p>
    <w:p w14:paraId="69BFAB79"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792224AF"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Entregado por: .....................................................................................................</w:t>
      </w:r>
    </w:p>
    <w:p w14:paraId="2DE644B6"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75E6CCC3"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Cargo : ..........................................................................................................</w:t>
      </w:r>
    </w:p>
    <w:p w14:paraId="324A3C18"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64F023E2"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Fecha : .........................................</w:t>
      </w:r>
    </w:p>
    <w:p w14:paraId="6B9D73A9"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126AFD14"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r w:rsidRPr="00863342">
        <w:rPr>
          <w:rFonts w:ascii="Arial" w:hAnsi="Arial" w:cs="Arial"/>
          <w:b/>
          <w:bCs/>
          <w:color w:val="000000"/>
          <w:sz w:val="24"/>
          <w:szCs w:val="24"/>
        </w:rPr>
        <w:t>Firma : .........................................</w:t>
      </w:r>
    </w:p>
    <w:p w14:paraId="2D7BA449"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7B5A4AF3"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51FA4297"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08D96D81"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184AAEC1"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041EE122"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2FAF7F9D"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7ABF6E97"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1D029EC7" w14:textId="77777777" w:rsidR="00E24022" w:rsidDel="00337747" w:rsidRDefault="00E24022" w:rsidP="00E24022">
      <w:pPr>
        <w:autoSpaceDE w:val="0"/>
        <w:autoSpaceDN w:val="0"/>
        <w:adjustRightInd w:val="0"/>
        <w:spacing w:after="0" w:line="240" w:lineRule="auto"/>
        <w:jc w:val="both"/>
        <w:rPr>
          <w:del w:id="1587" w:author="Angelo Mondaca Vergara" w:date="2020-02-21T13:02:00Z"/>
          <w:rFonts w:ascii="Arial" w:hAnsi="Arial" w:cs="Arial"/>
          <w:b/>
          <w:bCs/>
          <w:color w:val="000000"/>
          <w:sz w:val="24"/>
          <w:szCs w:val="24"/>
        </w:rPr>
      </w:pPr>
    </w:p>
    <w:p w14:paraId="0891FEF4" w14:textId="77777777" w:rsidR="00E24022" w:rsidDel="00337747" w:rsidRDefault="00E24022" w:rsidP="00E24022">
      <w:pPr>
        <w:autoSpaceDE w:val="0"/>
        <w:autoSpaceDN w:val="0"/>
        <w:adjustRightInd w:val="0"/>
        <w:spacing w:after="0" w:line="240" w:lineRule="auto"/>
        <w:jc w:val="both"/>
        <w:rPr>
          <w:del w:id="1588" w:author="Angelo Mondaca Vergara" w:date="2020-02-21T13:02:00Z"/>
          <w:rFonts w:ascii="Arial" w:hAnsi="Arial" w:cs="Arial"/>
          <w:b/>
          <w:bCs/>
          <w:color w:val="000000"/>
          <w:sz w:val="24"/>
          <w:szCs w:val="24"/>
        </w:rPr>
      </w:pPr>
    </w:p>
    <w:p w14:paraId="63EE9521"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52DBFF8F"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5CE7F25B" w14:textId="77777777" w:rsidR="00E24022" w:rsidRDefault="00E24022" w:rsidP="00E24022">
      <w:pPr>
        <w:autoSpaceDE w:val="0"/>
        <w:autoSpaceDN w:val="0"/>
        <w:adjustRightInd w:val="0"/>
        <w:spacing w:after="0" w:line="240" w:lineRule="auto"/>
        <w:jc w:val="both"/>
        <w:rPr>
          <w:rFonts w:ascii="Arial" w:hAnsi="Arial" w:cs="Arial"/>
          <w:b/>
          <w:bCs/>
          <w:color w:val="000000"/>
          <w:sz w:val="24"/>
          <w:szCs w:val="24"/>
        </w:rPr>
      </w:pPr>
    </w:p>
    <w:p w14:paraId="49496BFE" w14:textId="77777777" w:rsidR="00E24022" w:rsidRPr="00863342" w:rsidRDefault="00E24022" w:rsidP="00E24022">
      <w:pPr>
        <w:autoSpaceDE w:val="0"/>
        <w:autoSpaceDN w:val="0"/>
        <w:adjustRightInd w:val="0"/>
        <w:spacing w:after="0" w:line="240" w:lineRule="auto"/>
        <w:jc w:val="both"/>
        <w:rPr>
          <w:rFonts w:ascii="Arial" w:hAnsi="Arial" w:cs="Arial"/>
          <w:b/>
          <w:bCs/>
          <w:color w:val="000000"/>
          <w:sz w:val="24"/>
          <w:szCs w:val="24"/>
        </w:rPr>
      </w:pPr>
    </w:p>
    <w:p w14:paraId="20C0CE6F" w14:textId="77777777" w:rsidR="002300EC" w:rsidRPr="00863342" w:rsidRDefault="00F01086" w:rsidP="00CB175E">
      <w:pPr>
        <w:jc w:val="both"/>
        <w:rPr>
          <w:rFonts w:ascii="Arial" w:hAnsi="Arial" w:cs="Arial"/>
          <w:sz w:val="24"/>
          <w:szCs w:val="24"/>
        </w:rPr>
      </w:pPr>
      <w:r w:rsidRPr="00863342">
        <w:rPr>
          <w:rFonts w:ascii="Arial" w:hAnsi="Arial" w:cs="Arial"/>
          <w:b/>
          <w:bCs/>
          <w:color w:val="000000"/>
          <w:sz w:val="24"/>
          <w:szCs w:val="24"/>
        </w:rPr>
        <w:t>Copia para Carpeta de Antecedentes del Trabajador.</w:t>
      </w:r>
    </w:p>
    <w:sectPr w:rsidR="002300EC" w:rsidRPr="00863342" w:rsidSect="00CD3414">
      <w:headerReference w:type="default" r:id="rId8"/>
      <w:footerReference w:type="default" r:id="rId9"/>
      <w:headerReference w:type="first" r:id="rId10"/>
      <w:pgSz w:w="12240" w:h="15840"/>
      <w:pgMar w:top="1418"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05870" w14:textId="77777777" w:rsidR="00853CFB" w:rsidRDefault="00853CFB" w:rsidP="00F01086">
      <w:pPr>
        <w:spacing w:after="0" w:line="240" w:lineRule="auto"/>
      </w:pPr>
      <w:r>
        <w:separator/>
      </w:r>
    </w:p>
  </w:endnote>
  <w:endnote w:type="continuationSeparator" w:id="0">
    <w:p w14:paraId="1FC15F5E" w14:textId="77777777" w:rsidR="00853CFB" w:rsidRDefault="00853CFB" w:rsidP="00F0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0D27" w14:textId="77777777" w:rsidR="00B32A71" w:rsidRDefault="00B32A71" w:rsidP="00CD3414">
    <w:pPr>
      <w:pStyle w:val="Piedepgina"/>
      <w:jc w:val="right"/>
    </w:pPr>
    <w:r>
      <w:t xml:space="preserve">Página </w:t>
    </w:r>
    <w:r>
      <w:fldChar w:fldCharType="begin"/>
    </w:r>
    <w:r>
      <w:instrText xml:space="preserve"> PAGE  \* Arabic  \* MERGEFORMAT </w:instrText>
    </w:r>
    <w:r>
      <w:fldChar w:fldCharType="separate"/>
    </w:r>
    <w:r w:rsidR="00D740F5">
      <w:rPr>
        <w:noProof/>
      </w:rPr>
      <w:t>12</w:t>
    </w:r>
    <w:r>
      <w:fldChar w:fldCharType="end"/>
    </w:r>
    <w:r>
      <w:t xml:space="preserve"> de </w:t>
    </w:r>
    <w:fldSimple w:instr=" NUMPAGES   \* MERGEFORMAT ">
      <w:r w:rsidR="00D740F5">
        <w:rPr>
          <w:noProof/>
        </w:rPr>
        <w:t>48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00B60" w14:textId="77777777" w:rsidR="00853CFB" w:rsidRDefault="00853CFB" w:rsidP="00F01086">
      <w:pPr>
        <w:spacing w:after="0" w:line="240" w:lineRule="auto"/>
      </w:pPr>
      <w:r>
        <w:separator/>
      </w:r>
    </w:p>
  </w:footnote>
  <w:footnote w:type="continuationSeparator" w:id="0">
    <w:p w14:paraId="7F42EF6C" w14:textId="77777777" w:rsidR="00853CFB" w:rsidRDefault="00853CFB" w:rsidP="00F01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2" w:type="dxa"/>
      <w:tblInd w:w="675" w:type="dxa"/>
      <w:tblBorders>
        <w:insideH w:val="none" w:sz="0" w:space="0" w:color="auto"/>
        <w:insideV w:val="none" w:sz="0" w:space="0" w:color="auto"/>
      </w:tblBorders>
      <w:tblLook w:val="04A0" w:firstRow="1" w:lastRow="0" w:firstColumn="1" w:lastColumn="0" w:noHBand="0" w:noVBand="1"/>
    </w:tblPr>
    <w:tblGrid>
      <w:gridCol w:w="9072"/>
    </w:tblGrid>
    <w:tr w:rsidR="00B32A71" w14:paraId="16CC1FFB" w14:textId="77777777" w:rsidTr="00832385">
      <w:trPr>
        <w:trHeight w:val="460"/>
      </w:trPr>
      <w:tc>
        <w:tcPr>
          <w:tcW w:w="9072" w:type="dxa"/>
          <w:vAlign w:val="bottom"/>
        </w:tcPr>
        <w:p w14:paraId="2CCEDB9F" w14:textId="77777777" w:rsidR="00B32A71" w:rsidRPr="00832385" w:rsidRDefault="00B32A71" w:rsidP="00832385">
          <w:pPr>
            <w:pStyle w:val="Encabezado"/>
            <w:jc w:val="right"/>
            <w:rPr>
              <w:b/>
            </w:rPr>
          </w:pPr>
          <w:r>
            <w:rPr>
              <w:b/>
              <w:noProof/>
              <w:sz w:val="28"/>
              <w:lang w:eastAsia="es-CL"/>
            </w:rPr>
            <mc:AlternateContent>
              <mc:Choice Requires="wps">
                <w:drawing>
                  <wp:anchor distT="0" distB="0" distL="114300" distR="114300" simplePos="0" relativeHeight="251659264" behindDoc="0" locked="0" layoutInCell="1" allowOverlap="1" wp14:anchorId="275983D1" wp14:editId="3022C371">
                    <wp:simplePos x="0" y="0"/>
                    <wp:positionH relativeFrom="column">
                      <wp:posOffset>-581660</wp:posOffset>
                    </wp:positionH>
                    <wp:positionV relativeFrom="paragraph">
                      <wp:posOffset>-104140</wp:posOffset>
                    </wp:positionV>
                    <wp:extent cx="2305050" cy="485775"/>
                    <wp:effectExtent l="0" t="0" r="19050" b="28575"/>
                    <wp:wrapNone/>
                    <wp:docPr id="3" name="3 Datos"/>
                    <wp:cNvGraphicFramePr/>
                    <a:graphic xmlns:a="http://schemas.openxmlformats.org/drawingml/2006/main">
                      <a:graphicData uri="http://schemas.microsoft.com/office/word/2010/wordprocessingShape">
                        <wps:wsp>
                          <wps:cNvSpPr/>
                          <wps:spPr>
                            <a:xfrm>
                              <a:off x="0" y="0"/>
                              <a:ext cx="2305050" cy="48577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9FE5C8" w14:textId="77777777" w:rsidR="00B32A71" w:rsidRPr="00832385" w:rsidRDefault="00B32A71" w:rsidP="00832385">
                                <w:pPr>
                                  <w:jc w:val="center"/>
                                  <w:rPr>
                                    <w:b/>
                                    <w:sz w:val="44"/>
                                  </w:rPr>
                                </w:pPr>
                                <w:r w:rsidRPr="00832385">
                                  <w:rPr>
                                    <w:b/>
                                    <w:sz w:val="44"/>
                                  </w:rPr>
                                  <w:t>R-026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5983D1" id="_x0000_t111" coordsize="21600,21600" o:spt="111" path="m4321,l21600,,17204,21600,,21600xe">
                    <v:stroke joinstyle="miter"/>
                    <v:path gradientshapeok="t" o:connecttype="custom" o:connectlocs="12961,0;10800,0;2161,10800;8602,21600;10800,21600;19402,10800" textboxrect="4321,0,17204,21600"/>
                  </v:shapetype>
                  <v:shape id="3 Datos" o:spid="_x0000_s1026" type="#_x0000_t111" style="position:absolute;left:0;text-align:left;margin-left:-45.8pt;margin-top:-8.2pt;width:181.5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" fillcolor="#4f81bd [3204]" strokecolor="#243f60 [1604]" strokeweight="2pt">
                    <v:textbox>
                      <w:txbxContent>
                        <w:p w14:paraId="4F9FE5C8" w14:textId="77777777" w:rsidR="00B32A71" w:rsidRPr="00832385" w:rsidRDefault="00B32A71" w:rsidP="00832385">
                          <w:pPr>
                            <w:jc w:val="center"/>
                            <w:rPr>
                              <w:b/>
                              <w:sz w:val="44"/>
                            </w:rPr>
                          </w:pPr>
                          <w:r w:rsidRPr="00832385">
                            <w:rPr>
                              <w:b/>
                              <w:sz w:val="44"/>
                            </w:rPr>
                            <w:t>R-026</w:t>
                          </w:r>
                        </w:p>
                      </w:txbxContent>
                    </v:textbox>
                  </v:shape>
                </w:pict>
              </mc:Fallback>
            </mc:AlternateContent>
          </w:r>
          <w:r>
            <w:rPr>
              <w:b/>
              <w:sz w:val="28"/>
            </w:rPr>
            <w:t xml:space="preserve">    </w:t>
          </w:r>
          <w:r w:rsidRPr="00832385">
            <w:rPr>
              <w:b/>
              <w:sz w:val="28"/>
            </w:rPr>
            <w:t>MEDIDAS DE SEGURIDAD EN PLANTAS DE OXÍGENO</w:t>
          </w:r>
        </w:p>
      </w:tc>
    </w:tr>
  </w:tbl>
  <w:p w14:paraId="2FF3A305" w14:textId="77777777" w:rsidR="00B32A71" w:rsidRDefault="00B32A7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5151" w14:textId="77777777" w:rsidR="00B32A71" w:rsidRDefault="00B32A71" w:rsidP="00832385">
    <w:pPr>
      <w:pStyle w:val="Encabezado"/>
      <w:tabs>
        <w:tab w:val="clear" w:pos="4419"/>
        <w:tab w:val="clear" w:pos="8838"/>
        <w:tab w:val="left" w:pos="1685"/>
      </w:tabs>
    </w:pPr>
    <w:r>
      <w:tab/>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4"/>
      <w:gridCol w:w="6710"/>
    </w:tblGrid>
    <w:tr w:rsidR="00B32A71" w14:paraId="7489EA81" w14:textId="77777777" w:rsidTr="002300EC">
      <w:tc>
        <w:tcPr>
          <w:tcW w:w="2268" w:type="dxa"/>
        </w:tcPr>
        <w:p w14:paraId="620D5848" w14:textId="77777777" w:rsidR="00B32A71" w:rsidRDefault="00B32A71" w:rsidP="002300EC">
          <w:pPr>
            <w:pStyle w:val="Encabezado"/>
          </w:pPr>
          <w:r>
            <w:object w:dxaOrig="6390" w:dyaOrig="4575" w14:anchorId="40B08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73.5pt">
                <v:imagedata r:id="rId1" o:title=""/>
              </v:shape>
              <o:OLEObject Type="Embed" ProgID="PBrush" ShapeID="_x0000_i1025" DrawAspect="Content" ObjectID="_1819406237" r:id="rId2"/>
            </w:object>
          </w:r>
        </w:p>
      </w:tc>
      <w:tc>
        <w:tcPr>
          <w:tcW w:w="6710" w:type="dxa"/>
          <w:vAlign w:val="bottom"/>
        </w:tcPr>
        <w:p w14:paraId="3500A36A" w14:textId="77777777" w:rsidR="00B32A71" w:rsidRPr="00832385" w:rsidRDefault="00B32A71" w:rsidP="002300EC">
          <w:pPr>
            <w:pStyle w:val="Encabezado"/>
            <w:jc w:val="right"/>
            <w:rPr>
              <w:b/>
            </w:rPr>
          </w:pPr>
        </w:p>
      </w:tc>
    </w:tr>
  </w:tbl>
  <w:p w14:paraId="69F63E43" w14:textId="77777777" w:rsidR="00B32A71" w:rsidRDefault="00B32A71" w:rsidP="00832385">
    <w:pPr>
      <w:pStyle w:val="Encabezado"/>
      <w:tabs>
        <w:tab w:val="clear" w:pos="4419"/>
        <w:tab w:val="clear" w:pos="8838"/>
        <w:tab w:val="left" w:pos="168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A57"/>
    <w:multiLevelType w:val="hybridMultilevel"/>
    <w:tmpl w:val="6DF2366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2547A7B"/>
    <w:multiLevelType w:val="hybridMultilevel"/>
    <w:tmpl w:val="69D22B5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36E548C"/>
    <w:multiLevelType w:val="hybridMultilevel"/>
    <w:tmpl w:val="9DB47E76"/>
    <w:lvl w:ilvl="0" w:tplc="991C71C2">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A54951"/>
    <w:multiLevelType w:val="hybridMultilevel"/>
    <w:tmpl w:val="DEAABA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5E3810"/>
    <w:multiLevelType w:val="hybridMultilevel"/>
    <w:tmpl w:val="90FCA59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7F5AE6"/>
    <w:multiLevelType w:val="hybridMultilevel"/>
    <w:tmpl w:val="E58AA28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F5777F4"/>
    <w:multiLevelType w:val="hybridMultilevel"/>
    <w:tmpl w:val="59601CDC"/>
    <w:lvl w:ilvl="0" w:tplc="991C71C2">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1EE6781"/>
    <w:multiLevelType w:val="hybridMultilevel"/>
    <w:tmpl w:val="D2AC8B54"/>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7DF4320"/>
    <w:multiLevelType w:val="hybridMultilevel"/>
    <w:tmpl w:val="D2AC8B54"/>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916791E"/>
    <w:multiLevelType w:val="hybridMultilevel"/>
    <w:tmpl w:val="6DF2366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9A71B5E"/>
    <w:multiLevelType w:val="hybridMultilevel"/>
    <w:tmpl w:val="35544BD2"/>
    <w:lvl w:ilvl="0" w:tplc="991C71C2">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BCC74C0"/>
    <w:multiLevelType w:val="hybridMultilevel"/>
    <w:tmpl w:val="872E969E"/>
    <w:lvl w:ilvl="0" w:tplc="991C71C2">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FB85A00"/>
    <w:multiLevelType w:val="hybridMultilevel"/>
    <w:tmpl w:val="1AAC781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0C70D05"/>
    <w:multiLevelType w:val="hybridMultilevel"/>
    <w:tmpl w:val="3F1EC34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2133F2F"/>
    <w:multiLevelType w:val="hybridMultilevel"/>
    <w:tmpl w:val="67DCE74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45D1454"/>
    <w:multiLevelType w:val="hybridMultilevel"/>
    <w:tmpl w:val="20DCE5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1A52009"/>
    <w:multiLevelType w:val="multilevel"/>
    <w:tmpl w:val="38661C5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454D4B94"/>
    <w:multiLevelType w:val="multilevel"/>
    <w:tmpl w:val="25EC2B3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68113B5"/>
    <w:multiLevelType w:val="multilevel"/>
    <w:tmpl w:val="DEAABAF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50F1761D"/>
    <w:multiLevelType w:val="hybridMultilevel"/>
    <w:tmpl w:val="FF6ECB0C"/>
    <w:lvl w:ilvl="0" w:tplc="340A0017">
      <w:start w:val="1"/>
      <w:numFmt w:val="lowerLetter"/>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12B24BE"/>
    <w:multiLevelType w:val="hybridMultilevel"/>
    <w:tmpl w:val="FA28835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70532E0"/>
    <w:multiLevelType w:val="hybridMultilevel"/>
    <w:tmpl w:val="B93EF05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A397365"/>
    <w:multiLevelType w:val="hybridMultilevel"/>
    <w:tmpl w:val="9634C27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C644058"/>
    <w:multiLevelType w:val="hybridMultilevel"/>
    <w:tmpl w:val="6ED20066"/>
    <w:lvl w:ilvl="0" w:tplc="991C71C2">
      <w:start w:val="7"/>
      <w:numFmt w:val="bullet"/>
      <w:lvlText w:val="•"/>
      <w:lvlJc w:val="left"/>
      <w:pPr>
        <w:ind w:left="720" w:hanging="360"/>
      </w:pPr>
      <w:rPr>
        <w:rFonts w:ascii="Arial" w:eastAsiaTheme="minorHAnsi" w:hAnsi="Arial" w:cs="Arial" w:hint="default"/>
      </w:rPr>
    </w:lvl>
    <w:lvl w:ilvl="1" w:tplc="C21400BA">
      <w:start w:val="7"/>
      <w:numFmt w:val="bullet"/>
      <w:lvlText w:val="–"/>
      <w:lvlJc w:val="left"/>
      <w:pPr>
        <w:ind w:left="1440" w:hanging="360"/>
      </w:pPr>
      <w:rPr>
        <w:rFonts w:ascii="Arial" w:eastAsiaTheme="minorHAns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D95679B"/>
    <w:multiLevelType w:val="hybridMultilevel"/>
    <w:tmpl w:val="8C2630D8"/>
    <w:lvl w:ilvl="0" w:tplc="991C71C2">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22E3F2D"/>
    <w:multiLevelType w:val="multilevel"/>
    <w:tmpl w:val="E74273B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68A55797"/>
    <w:multiLevelType w:val="multilevel"/>
    <w:tmpl w:val="25EC2B3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9425400"/>
    <w:multiLevelType w:val="hybridMultilevel"/>
    <w:tmpl w:val="F7980BE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A102B86"/>
    <w:multiLevelType w:val="hybridMultilevel"/>
    <w:tmpl w:val="E74273B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72DF2745"/>
    <w:multiLevelType w:val="hybridMultilevel"/>
    <w:tmpl w:val="6E36A980"/>
    <w:lvl w:ilvl="0" w:tplc="991C71C2">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87D3896"/>
    <w:multiLevelType w:val="hybridMultilevel"/>
    <w:tmpl w:val="38661C5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63199833">
    <w:abstractNumId w:val="21"/>
  </w:num>
  <w:num w:numId="2" w16cid:durableId="385373178">
    <w:abstractNumId w:val="8"/>
  </w:num>
  <w:num w:numId="3" w16cid:durableId="1428648956">
    <w:abstractNumId w:val="20"/>
  </w:num>
  <w:num w:numId="4" w16cid:durableId="561529520">
    <w:abstractNumId w:val="7"/>
  </w:num>
  <w:num w:numId="5" w16cid:durableId="1706246579">
    <w:abstractNumId w:val="14"/>
  </w:num>
  <w:num w:numId="6" w16cid:durableId="1655791443">
    <w:abstractNumId w:val="27"/>
  </w:num>
  <w:num w:numId="7" w16cid:durableId="1307473362">
    <w:abstractNumId w:val="15"/>
  </w:num>
  <w:num w:numId="8" w16cid:durableId="2085564541">
    <w:abstractNumId w:val="24"/>
  </w:num>
  <w:num w:numId="9" w16cid:durableId="936641965">
    <w:abstractNumId w:val="10"/>
  </w:num>
  <w:num w:numId="10" w16cid:durableId="1276213220">
    <w:abstractNumId w:val="23"/>
  </w:num>
  <w:num w:numId="11" w16cid:durableId="241718640">
    <w:abstractNumId w:val="29"/>
  </w:num>
  <w:num w:numId="12" w16cid:durableId="1365641070">
    <w:abstractNumId w:val="2"/>
  </w:num>
  <w:num w:numId="13" w16cid:durableId="194202329">
    <w:abstractNumId w:val="11"/>
  </w:num>
  <w:num w:numId="14" w16cid:durableId="1430345645">
    <w:abstractNumId w:val="6"/>
  </w:num>
  <w:num w:numId="15" w16cid:durableId="1469392912">
    <w:abstractNumId w:val="12"/>
  </w:num>
  <w:num w:numId="16" w16cid:durableId="1346860265">
    <w:abstractNumId w:val="1"/>
  </w:num>
  <w:num w:numId="17" w16cid:durableId="266043314">
    <w:abstractNumId w:val="13"/>
  </w:num>
  <w:num w:numId="18" w16cid:durableId="578904907">
    <w:abstractNumId w:val="9"/>
  </w:num>
  <w:num w:numId="19" w16cid:durableId="620918884">
    <w:abstractNumId w:val="0"/>
  </w:num>
  <w:num w:numId="20" w16cid:durableId="251477469">
    <w:abstractNumId w:val="4"/>
  </w:num>
  <w:num w:numId="21" w16cid:durableId="1330980623">
    <w:abstractNumId w:val="22"/>
  </w:num>
  <w:num w:numId="22" w16cid:durableId="525825271">
    <w:abstractNumId w:val="17"/>
  </w:num>
  <w:num w:numId="23" w16cid:durableId="1536692499">
    <w:abstractNumId w:val="19"/>
  </w:num>
  <w:num w:numId="24" w16cid:durableId="1993366850">
    <w:abstractNumId w:val="26"/>
  </w:num>
  <w:num w:numId="25" w16cid:durableId="797067671">
    <w:abstractNumId w:val="3"/>
  </w:num>
  <w:num w:numId="26" w16cid:durableId="1688366933">
    <w:abstractNumId w:val="18"/>
  </w:num>
  <w:num w:numId="27" w16cid:durableId="1586299582">
    <w:abstractNumId w:val="28"/>
  </w:num>
  <w:num w:numId="28" w16cid:durableId="412513470">
    <w:abstractNumId w:val="25"/>
  </w:num>
  <w:num w:numId="29" w16cid:durableId="209388710">
    <w:abstractNumId w:val="30"/>
  </w:num>
  <w:num w:numId="30" w16cid:durableId="1975913511">
    <w:abstractNumId w:val="16"/>
  </w:num>
  <w:num w:numId="31" w16cid:durableId="177643880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daca Vergara Angelo Rodolfo (Codelco-Chuquicamata)">
    <w15:presenceInfo w15:providerId="AD" w15:userId="S::AMond006@codelco.cl::34407cb7-e8af-49cb-979a-37c18dc80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086"/>
    <w:rsid w:val="00011C71"/>
    <w:rsid w:val="00021BF4"/>
    <w:rsid w:val="00041F0F"/>
    <w:rsid w:val="00057B59"/>
    <w:rsid w:val="00062F96"/>
    <w:rsid w:val="00065F9F"/>
    <w:rsid w:val="000B2E25"/>
    <w:rsid w:val="00157813"/>
    <w:rsid w:val="00161D31"/>
    <w:rsid w:val="00166B18"/>
    <w:rsid w:val="0017263C"/>
    <w:rsid w:val="00172817"/>
    <w:rsid w:val="00176E8A"/>
    <w:rsid w:val="0018506D"/>
    <w:rsid w:val="00203540"/>
    <w:rsid w:val="00226C8F"/>
    <w:rsid w:val="002300EC"/>
    <w:rsid w:val="00237CB5"/>
    <w:rsid w:val="00240EA4"/>
    <w:rsid w:val="0025377C"/>
    <w:rsid w:val="0026209B"/>
    <w:rsid w:val="00266AEC"/>
    <w:rsid w:val="00277938"/>
    <w:rsid w:val="00287B47"/>
    <w:rsid w:val="002C11E7"/>
    <w:rsid w:val="00305CFB"/>
    <w:rsid w:val="00334A2D"/>
    <w:rsid w:val="00334D9D"/>
    <w:rsid w:val="00337747"/>
    <w:rsid w:val="003452C0"/>
    <w:rsid w:val="00351C0C"/>
    <w:rsid w:val="00357471"/>
    <w:rsid w:val="00383759"/>
    <w:rsid w:val="003879DE"/>
    <w:rsid w:val="00393F55"/>
    <w:rsid w:val="003C488F"/>
    <w:rsid w:val="003F377E"/>
    <w:rsid w:val="004065AE"/>
    <w:rsid w:val="00462FDC"/>
    <w:rsid w:val="00471B90"/>
    <w:rsid w:val="004A4DC3"/>
    <w:rsid w:val="004B146A"/>
    <w:rsid w:val="004B1C31"/>
    <w:rsid w:val="004C1F42"/>
    <w:rsid w:val="004D3D2D"/>
    <w:rsid w:val="004E1ECC"/>
    <w:rsid w:val="004E2E31"/>
    <w:rsid w:val="00511F5B"/>
    <w:rsid w:val="00512CB3"/>
    <w:rsid w:val="00513E5C"/>
    <w:rsid w:val="00590477"/>
    <w:rsid w:val="00591819"/>
    <w:rsid w:val="005B32C1"/>
    <w:rsid w:val="005E1DA6"/>
    <w:rsid w:val="005E53DE"/>
    <w:rsid w:val="005F4934"/>
    <w:rsid w:val="00613744"/>
    <w:rsid w:val="00624107"/>
    <w:rsid w:val="00626097"/>
    <w:rsid w:val="00685C02"/>
    <w:rsid w:val="006C1C4C"/>
    <w:rsid w:val="006D0746"/>
    <w:rsid w:val="006D2BDA"/>
    <w:rsid w:val="006E025C"/>
    <w:rsid w:val="00740675"/>
    <w:rsid w:val="00741F88"/>
    <w:rsid w:val="007471DB"/>
    <w:rsid w:val="0074729E"/>
    <w:rsid w:val="007A0260"/>
    <w:rsid w:val="007C36B8"/>
    <w:rsid w:val="007F5D45"/>
    <w:rsid w:val="008008C9"/>
    <w:rsid w:val="008228AC"/>
    <w:rsid w:val="00832385"/>
    <w:rsid w:val="008324C9"/>
    <w:rsid w:val="00853CFB"/>
    <w:rsid w:val="008540E1"/>
    <w:rsid w:val="00863342"/>
    <w:rsid w:val="00864DB5"/>
    <w:rsid w:val="00883A94"/>
    <w:rsid w:val="008B3BDD"/>
    <w:rsid w:val="008F2975"/>
    <w:rsid w:val="008F67FE"/>
    <w:rsid w:val="008F7396"/>
    <w:rsid w:val="00947DC3"/>
    <w:rsid w:val="00955885"/>
    <w:rsid w:val="00956AA7"/>
    <w:rsid w:val="009659D1"/>
    <w:rsid w:val="0098299C"/>
    <w:rsid w:val="0099692E"/>
    <w:rsid w:val="009C135E"/>
    <w:rsid w:val="009D4931"/>
    <w:rsid w:val="009D52D9"/>
    <w:rsid w:val="009D7F22"/>
    <w:rsid w:val="009E22C2"/>
    <w:rsid w:val="009E59FC"/>
    <w:rsid w:val="00A308D5"/>
    <w:rsid w:val="00A44797"/>
    <w:rsid w:val="00A45BAE"/>
    <w:rsid w:val="00A56F17"/>
    <w:rsid w:val="00A67FAA"/>
    <w:rsid w:val="00AA1E8D"/>
    <w:rsid w:val="00AA3A9F"/>
    <w:rsid w:val="00AD09C0"/>
    <w:rsid w:val="00AD2F51"/>
    <w:rsid w:val="00AE572A"/>
    <w:rsid w:val="00AE6074"/>
    <w:rsid w:val="00AF66B0"/>
    <w:rsid w:val="00B168BE"/>
    <w:rsid w:val="00B24476"/>
    <w:rsid w:val="00B2476C"/>
    <w:rsid w:val="00B32A71"/>
    <w:rsid w:val="00B55AF3"/>
    <w:rsid w:val="00B846F5"/>
    <w:rsid w:val="00B90614"/>
    <w:rsid w:val="00BE4983"/>
    <w:rsid w:val="00BF5430"/>
    <w:rsid w:val="00C00362"/>
    <w:rsid w:val="00C26EFC"/>
    <w:rsid w:val="00C42F72"/>
    <w:rsid w:val="00C47534"/>
    <w:rsid w:val="00C73E2C"/>
    <w:rsid w:val="00C76056"/>
    <w:rsid w:val="00C94439"/>
    <w:rsid w:val="00CA484A"/>
    <w:rsid w:val="00CB175E"/>
    <w:rsid w:val="00CB550F"/>
    <w:rsid w:val="00CD0342"/>
    <w:rsid w:val="00CD2390"/>
    <w:rsid w:val="00CD3414"/>
    <w:rsid w:val="00CD422C"/>
    <w:rsid w:val="00D260C2"/>
    <w:rsid w:val="00D3776E"/>
    <w:rsid w:val="00D740F5"/>
    <w:rsid w:val="00DB397C"/>
    <w:rsid w:val="00DF11F3"/>
    <w:rsid w:val="00E020F0"/>
    <w:rsid w:val="00E24022"/>
    <w:rsid w:val="00E31AB0"/>
    <w:rsid w:val="00E71D37"/>
    <w:rsid w:val="00E81B6D"/>
    <w:rsid w:val="00E9102D"/>
    <w:rsid w:val="00EA7250"/>
    <w:rsid w:val="00F004FE"/>
    <w:rsid w:val="00F01086"/>
    <w:rsid w:val="00F12821"/>
    <w:rsid w:val="00F160AE"/>
    <w:rsid w:val="00F264AD"/>
    <w:rsid w:val="00F342B6"/>
    <w:rsid w:val="00F34DE3"/>
    <w:rsid w:val="00F4317A"/>
    <w:rsid w:val="00F46087"/>
    <w:rsid w:val="00F46853"/>
    <w:rsid w:val="00F80A0A"/>
    <w:rsid w:val="00F83FC3"/>
    <w:rsid w:val="00F8569E"/>
    <w:rsid w:val="00FA17AD"/>
    <w:rsid w:val="00FA7BC1"/>
    <w:rsid w:val="00FC083D"/>
    <w:rsid w:val="00FD5C65"/>
    <w:rsid w:val="00FF09D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4B5DF"/>
  <w15:docId w15:val="{6AED7B78-E372-48E1-BC49-9451C42F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010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1086"/>
  </w:style>
  <w:style w:type="paragraph" w:styleId="Piedepgina">
    <w:name w:val="footer"/>
    <w:basedOn w:val="Normal"/>
    <w:link w:val="PiedepginaCar"/>
    <w:uiPriority w:val="99"/>
    <w:unhideWhenUsed/>
    <w:rsid w:val="00F010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1086"/>
  </w:style>
  <w:style w:type="paragraph" w:styleId="Textodeglobo">
    <w:name w:val="Balloon Text"/>
    <w:basedOn w:val="Normal"/>
    <w:link w:val="TextodegloboCar"/>
    <w:uiPriority w:val="99"/>
    <w:semiHidden/>
    <w:unhideWhenUsed/>
    <w:rsid w:val="00F0108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01086"/>
    <w:rPr>
      <w:rFonts w:ascii="Tahoma" w:hAnsi="Tahoma" w:cs="Tahoma"/>
      <w:sz w:val="16"/>
      <w:szCs w:val="16"/>
    </w:rPr>
  </w:style>
  <w:style w:type="table" w:styleId="Tablaconcuadrcula">
    <w:name w:val="Table Grid"/>
    <w:basedOn w:val="Tablanormal"/>
    <w:uiPriority w:val="59"/>
    <w:rsid w:val="00F01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13E5C"/>
    <w:pPr>
      <w:ind w:left="720"/>
      <w:contextualSpacing/>
    </w:pPr>
  </w:style>
  <w:style w:type="paragraph" w:styleId="Revisin">
    <w:name w:val="Revision"/>
    <w:hidden/>
    <w:uiPriority w:val="99"/>
    <w:semiHidden/>
    <w:rsid w:val="00157813"/>
    <w:pPr>
      <w:spacing w:after="0" w:line="240" w:lineRule="auto"/>
    </w:pPr>
  </w:style>
  <w:style w:type="character" w:styleId="Refdecomentario">
    <w:name w:val="annotation reference"/>
    <w:basedOn w:val="Fuentedeprrafopredeter"/>
    <w:uiPriority w:val="99"/>
    <w:semiHidden/>
    <w:unhideWhenUsed/>
    <w:rsid w:val="00FD5C65"/>
    <w:rPr>
      <w:sz w:val="16"/>
      <w:szCs w:val="16"/>
    </w:rPr>
  </w:style>
  <w:style w:type="paragraph" w:styleId="Textocomentario">
    <w:name w:val="annotation text"/>
    <w:basedOn w:val="Normal"/>
    <w:link w:val="TextocomentarioCar"/>
    <w:uiPriority w:val="99"/>
    <w:semiHidden/>
    <w:unhideWhenUsed/>
    <w:rsid w:val="00FD5C6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D5C65"/>
    <w:rPr>
      <w:sz w:val="20"/>
      <w:szCs w:val="20"/>
    </w:rPr>
  </w:style>
  <w:style w:type="paragraph" w:styleId="Asuntodelcomentario">
    <w:name w:val="annotation subject"/>
    <w:basedOn w:val="Textocomentario"/>
    <w:next w:val="Textocomentario"/>
    <w:link w:val="AsuntodelcomentarioCar"/>
    <w:uiPriority w:val="99"/>
    <w:semiHidden/>
    <w:unhideWhenUsed/>
    <w:rsid w:val="00FD5C65"/>
    <w:rPr>
      <w:b/>
      <w:bCs/>
    </w:rPr>
  </w:style>
  <w:style w:type="character" w:customStyle="1" w:styleId="AsuntodelcomentarioCar">
    <w:name w:val="Asunto del comentario Car"/>
    <w:basedOn w:val="TextocomentarioCar"/>
    <w:link w:val="Asuntodelcomentario"/>
    <w:uiPriority w:val="99"/>
    <w:semiHidden/>
    <w:rsid w:val="00FD5C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FEE96-8A19-4E0D-A792-C73A14804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49</Pages>
  <Words>12205</Words>
  <Characters>67129</Characters>
  <Application>Microsoft Office Word</Application>
  <DocSecurity>0</DocSecurity>
  <Lines>559</Lines>
  <Paragraphs>158</Paragraphs>
  <ScaleCrop>false</ScaleCrop>
  <HeadingPairs>
    <vt:vector size="2" baseType="variant">
      <vt:variant>
        <vt:lpstr>Título</vt:lpstr>
      </vt:variant>
      <vt:variant>
        <vt:i4>1</vt:i4>
      </vt:variant>
    </vt:vector>
  </HeadingPairs>
  <TitlesOfParts>
    <vt:vector size="1" baseType="lpstr">
      <vt:lpstr/>
    </vt:vector>
  </TitlesOfParts>
  <Company>Codelco</Company>
  <LinksUpToDate>false</LinksUpToDate>
  <CharactersWithSpaces>79176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AMond006@codelco.cl</dc:creator>
  <cp:lastModifiedBy>Mondaca Vergara Angelo Rodolfo (Codelco-Chuquicamata)</cp:lastModifiedBy>
  <cp:revision>12</cp:revision>
  <cp:lastPrinted>2020-02-25T10:34:00Z</cp:lastPrinted>
  <dcterms:created xsi:type="dcterms:W3CDTF">2025-09-14T08:58:00Z</dcterms:created>
  <dcterms:modified xsi:type="dcterms:W3CDTF">2025-09-15T04:51:00Z</dcterms:modified>
</cp:coreProperties>
</file>